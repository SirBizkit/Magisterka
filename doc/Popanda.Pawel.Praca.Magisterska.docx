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w:t>
      </w:r>
      <w:proofErr w:type="spellStart"/>
      <w:r w:rsidR="009C1A25" w:rsidRPr="00BC2573">
        <w:rPr>
          <w:b/>
          <w:lang w:val="pl-PL"/>
        </w:rPr>
        <w:t>Popanda</w:t>
      </w:r>
      <w:proofErr w:type="spellEnd"/>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7571EB" w:rsidRDefault="00EA5D5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6655181" w:history="1">
        <w:r w:rsidR="007571EB" w:rsidRPr="0053141A">
          <w:rPr>
            <w:rStyle w:val="Hipercze"/>
            <w:noProof/>
            <w:lang w:val="pl-PL"/>
          </w:rPr>
          <w:t>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Wstęp</w:t>
        </w:r>
        <w:r w:rsidR="007571EB">
          <w:rPr>
            <w:noProof/>
            <w:webHidden/>
          </w:rPr>
          <w:tab/>
        </w:r>
        <w:r w:rsidR="007571EB">
          <w:rPr>
            <w:noProof/>
            <w:webHidden/>
          </w:rPr>
          <w:fldChar w:fldCharType="begin"/>
        </w:r>
        <w:r w:rsidR="007571EB">
          <w:rPr>
            <w:noProof/>
            <w:webHidden/>
          </w:rPr>
          <w:instrText xml:space="preserve"> PAGEREF _Toc396655181 \h </w:instrText>
        </w:r>
        <w:r w:rsidR="007571EB">
          <w:rPr>
            <w:noProof/>
            <w:webHidden/>
          </w:rPr>
        </w:r>
        <w:r w:rsidR="007571EB">
          <w:rPr>
            <w:noProof/>
            <w:webHidden/>
          </w:rPr>
          <w:fldChar w:fldCharType="separate"/>
        </w:r>
        <w:r w:rsidR="007571EB">
          <w:rPr>
            <w:noProof/>
            <w:webHidden/>
          </w:rPr>
          <w:t>4</w:t>
        </w:r>
        <w:r w:rsidR="007571EB">
          <w:rPr>
            <w:noProof/>
            <w:webHidden/>
          </w:rPr>
          <w:fldChar w:fldCharType="end"/>
        </w:r>
      </w:hyperlink>
    </w:p>
    <w:p w:rsidR="007571EB" w:rsidRDefault="00C500AB">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182" w:history="1">
        <w:r w:rsidR="007571EB" w:rsidRPr="0053141A">
          <w:rPr>
            <w:rStyle w:val="Hipercze"/>
            <w:noProof/>
            <w:lang w:val="pl-PL"/>
          </w:rPr>
          <w:t>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Środowiska międzyplatformowe</w:t>
        </w:r>
        <w:r w:rsidR="007571EB">
          <w:rPr>
            <w:noProof/>
            <w:webHidden/>
          </w:rPr>
          <w:tab/>
        </w:r>
        <w:r w:rsidR="007571EB">
          <w:rPr>
            <w:noProof/>
            <w:webHidden/>
          </w:rPr>
          <w:fldChar w:fldCharType="begin"/>
        </w:r>
        <w:r w:rsidR="007571EB">
          <w:rPr>
            <w:noProof/>
            <w:webHidden/>
          </w:rPr>
          <w:instrText xml:space="preserve"> PAGEREF _Toc396655182 \h </w:instrText>
        </w:r>
        <w:r w:rsidR="007571EB">
          <w:rPr>
            <w:noProof/>
            <w:webHidden/>
          </w:rPr>
        </w:r>
        <w:r w:rsidR="007571EB">
          <w:rPr>
            <w:noProof/>
            <w:webHidden/>
          </w:rPr>
          <w:fldChar w:fldCharType="separate"/>
        </w:r>
        <w:r w:rsidR="007571EB">
          <w:rPr>
            <w:noProof/>
            <w:webHidden/>
          </w:rPr>
          <w:t>7</w:t>
        </w:r>
        <w:r w:rsidR="007571EB">
          <w:rPr>
            <w:noProof/>
            <w:webHidden/>
          </w:rPr>
          <w:fldChar w:fldCharType="end"/>
        </w:r>
      </w:hyperlink>
    </w:p>
    <w:p w:rsidR="007571EB" w:rsidRDefault="00C500A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3" w:history="1">
        <w:r w:rsidR="007571EB" w:rsidRPr="0053141A">
          <w:rPr>
            <w:rStyle w:val="Hipercze"/>
            <w:noProof/>
            <w:lang w:val="pl-PL"/>
          </w:rPr>
          <w:t>2.1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Unity</w:t>
        </w:r>
        <w:r w:rsidR="007571EB">
          <w:rPr>
            <w:noProof/>
            <w:webHidden/>
          </w:rPr>
          <w:tab/>
        </w:r>
        <w:r w:rsidR="007571EB">
          <w:rPr>
            <w:noProof/>
            <w:webHidden/>
          </w:rPr>
          <w:fldChar w:fldCharType="begin"/>
        </w:r>
        <w:r w:rsidR="007571EB">
          <w:rPr>
            <w:noProof/>
            <w:webHidden/>
          </w:rPr>
          <w:instrText xml:space="preserve"> PAGEREF _Toc396655183 \h </w:instrText>
        </w:r>
        <w:r w:rsidR="007571EB">
          <w:rPr>
            <w:noProof/>
            <w:webHidden/>
          </w:rPr>
        </w:r>
        <w:r w:rsidR="007571EB">
          <w:rPr>
            <w:noProof/>
            <w:webHidden/>
          </w:rPr>
          <w:fldChar w:fldCharType="separate"/>
        </w:r>
        <w:r w:rsidR="007571EB">
          <w:rPr>
            <w:noProof/>
            <w:webHidden/>
          </w:rPr>
          <w:t>7</w:t>
        </w:r>
        <w:r w:rsidR="007571EB">
          <w:rPr>
            <w:noProof/>
            <w:webHidden/>
          </w:rPr>
          <w:fldChar w:fldCharType="end"/>
        </w:r>
      </w:hyperlink>
    </w:p>
    <w:p w:rsidR="007571EB" w:rsidRDefault="00C500A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4" w:history="1">
        <w:r w:rsidR="007571EB" w:rsidRPr="0053141A">
          <w:rPr>
            <w:rStyle w:val="Hipercze"/>
            <w:noProof/>
            <w:lang w:val="pl-PL"/>
          </w:rPr>
          <w:t>2.2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Marmelade SDK</w:t>
        </w:r>
        <w:r w:rsidR="007571EB">
          <w:rPr>
            <w:noProof/>
            <w:webHidden/>
          </w:rPr>
          <w:tab/>
        </w:r>
        <w:r w:rsidR="007571EB">
          <w:rPr>
            <w:noProof/>
            <w:webHidden/>
          </w:rPr>
          <w:fldChar w:fldCharType="begin"/>
        </w:r>
        <w:r w:rsidR="007571EB">
          <w:rPr>
            <w:noProof/>
            <w:webHidden/>
          </w:rPr>
          <w:instrText xml:space="preserve"> PAGEREF _Toc396655184 \h </w:instrText>
        </w:r>
        <w:r w:rsidR="007571EB">
          <w:rPr>
            <w:noProof/>
            <w:webHidden/>
          </w:rPr>
        </w:r>
        <w:r w:rsidR="007571EB">
          <w:rPr>
            <w:noProof/>
            <w:webHidden/>
          </w:rPr>
          <w:fldChar w:fldCharType="separate"/>
        </w:r>
        <w:r w:rsidR="007571EB">
          <w:rPr>
            <w:noProof/>
            <w:webHidden/>
          </w:rPr>
          <w:t>10</w:t>
        </w:r>
        <w:r w:rsidR="007571EB">
          <w:rPr>
            <w:noProof/>
            <w:webHidden/>
          </w:rPr>
          <w:fldChar w:fldCharType="end"/>
        </w:r>
      </w:hyperlink>
    </w:p>
    <w:p w:rsidR="007571EB" w:rsidRDefault="00C500A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5" w:history="1">
        <w:r w:rsidR="007571EB" w:rsidRPr="0053141A">
          <w:rPr>
            <w:rStyle w:val="Hipercze"/>
            <w:noProof/>
            <w:lang w:val="pl-PL"/>
          </w:rPr>
          <w:t>2.3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jMonkey Engine</w:t>
        </w:r>
        <w:r w:rsidR="007571EB">
          <w:rPr>
            <w:noProof/>
            <w:webHidden/>
          </w:rPr>
          <w:tab/>
        </w:r>
        <w:r w:rsidR="007571EB">
          <w:rPr>
            <w:noProof/>
            <w:webHidden/>
          </w:rPr>
          <w:fldChar w:fldCharType="begin"/>
        </w:r>
        <w:r w:rsidR="007571EB">
          <w:rPr>
            <w:noProof/>
            <w:webHidden/>
          </w:rPr>
          <w:instrText xml:space="preserve"> PAGEREF _Toc396655185 \h </w:instrText>
        </w:r>
        <w:r w:rsidR="007571EB">
          <w:rPr>
            <w:noProof/>
            <w:webHidden/>
          </w:rPr>
        </w:r>
        <w:r w:rsidR="007571EB">
          <w:rPr>
            <w:noProof/>
            <w:webHidden/>
          </w:rPr>
          <w:fldChar w:fldCharType="separate"/>
        </w:r>
        <w:r w:rsidR="007571EB">
          <w:rPr>
            <w:noProof/>
            <w:webHidden/>
          </w:rPr>
          <w:t>12</w:t>
        </w:r>
        <w:r w:rsidR="007571EB">
          <w:rPr>
            <w:noProof/>
            <w:webHidden/>
          </w:rPr>
          <w:fldChar w:fldCharType="end"/>
        </w:r>
      </w:hyperlink>
    </w:p>
    <w:p w:rsidR="007571EB" w:rsidRDefault="00C500A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6" w:history="1">
        <w:r w:rsidR="007571EB" w:rsidRPr="0053141A">
          <w:rPr>
            <w:rStyle w:val="Hipercze"/>
            <w:noProof/>
            <w:lang w:val="pl-PL"/>
          </w:rPr>
          <w:t>2.4</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Podsumowanie</w:t>
        </w:r>
        <w:r w:rsidR="007571EB">
          <w:rPr>
            <w:noProof/>
            <w:webHidden/>
          </w:rPr>
          <w:tab/>
        </w:r>
        <w:r w:rsidR="007571EB">
          <w:rPr>
            <w:noProof/>
            <w:webHidden/>
          </w:rPr>
          <w:fldChar w:fldCharType="begin"/>
        </w:r>
        <w:r w:rsidR="007571EB">
          <w:rPr>
            <w:noProof/>
            <w:webHidden/>
          </w:rPr>
          <w:instrText xml:space="preserve"> PAGEREF _Toc396655186 \h </w:instrText>
        </w:r>
        <w:r w:rsidR="007571EB">
          <w:rPr>
            <w:noProof/>
            <w:webHidden/>
          </w:rPr>
        </w:r>
        <w:r w:rsidR="007571EB">
          <w:rPr>
            <w:noProof/>
            <w:webHidden/>
          </w:rPr>
          <w:fldChar w:fldCharType="separate"/>
        </w:r>
        <w:r w:rsidR="007571EB">
          <w:rPr>
            <w:noProof/>
            <w:webHidden/>
          </w:rPr>
          <w:t>13</w:t>
        </w:r>
        <w:r w:rsidR="007571EB">
          <w:rPr>
            <w:noProof/>
            <w:webHidden/>
          </w:rPr>
          <w:fldChar w:fldCharType="end"/>
        </w:r>
      </w:hyperlink>
    </w:p>
    <w:p w:rsidR="007571EB" w:rsidRDefault="00C500AB">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187" w:history="1">
        <w:r w:rsidR="007571EB" w:rsidRPr="0053141A">
          <w:rPr>
            <w:rStyle w:val="Hipercze"/>
            <w:noProof/>
            <w:lang w:val="pl-PL"/>
          </w:rPr>
          <w:t>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Systemy</w:t>
        </w:r>
        <w:r w:rsidR="007571EB">
          <w:rPr>
            <w:noProof/>
            <w:webHidden/>
          </w:rPr>
          <w:tab/>
        </w:r>
        <w:r w:rsidR="007571EB">
          <w:rPr>
            <w:noProof/>
            <w:webHidden/>
          </w:rPr>
          <w:fldChar w:fldCharType="begin"/>
        </w:r>
        <w:r w:rsidR="007571EB">
          <w:rPr>
            <w:noProof/>
            <w:webHidden/>
          </w:rPr>
          <w:instrText xml:space="preserve"> PAGEREF _Toc396655187 \h </w:instrText>
        </w:r>
        <w:r w:rsidR="007571EB">
          <w:rPr>
            <w:noProof/>
            <w:webHidden/>
          </w:rPr>
        </w:r>
        <w:r w:rsidR="007571EB">
          <w:rPr>
            <w:noProof/>
            <w:webHidden/>
          </w:rPr>
          <w:fldChar w:fldCharType="separate"/>
        </w:r>
        <w:r w:rsidR="007571EB">
          <w:rPr>
            <w:noProof/>
            <w:webHidden/>
          </w:rPr>
          <w:t>15</w:t>
        </w:r>
        <w:r w:rsidR="007571EB">
          <w:rPr>
            <w:noProof/>
            <w:webHidden/>
          </w:rPr>
          <w:fldChar w:fldCharType="end"/>
        </w:r>
      </w:hyperlink>
    </w:p>
    <w:p w:rsidR="007571EB" w:rsidRDefault="00C500A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8" w:history="1">
        <w:r w:rsidR="007571EB" w:rsidRPr="0053141A">
          <w:rPr>
            <w:rStyle w:val="Hipercze"/>
            <w:noProof/>
            <w:lang w:val="pl-PL"/>
          </w:rPr>
          <w:t>3.1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Android</w:t>
        </w:r>
        <w:r w:rsidR="007571EB">
          <w:rPr>
            <w:noProof/>
            <w:webHidden/>
          </w:rPr>
          <w:tab/>
        </w:r>
        <w:r w:rsidR="007571EB">
          <w:rPr>
            <w:noProof/>
            <w:webHidden/>
          </w:rPr>
          <w:fldChar w:fldCharType="begin"/>
        </w:r>
        <w:r w:rsidR="007571EB">
          <w:rPr>
            <w:noProof/>
            <w:webHidden/>
          </w:rPr>
          <w:instrText xml:space="preserve"> PAGEREF _Toc396655188 \h </w:instrText>
        </w:r>
        <w:r w:rsidR="007571EB">
          <w:rPr>
            <w:noProof/>
            <w:webHidden/>
          </w:rPr>
        </w:r>
        <w:r w:rsidR="007571EB">
          <w:rPr>
            <w:noProof/>
            <w:webHidden/>
          </w:rPr>
          <w:fldChar w:fldCharType="separate"/>
        </w:r>
        <w:r w:rsidR="007571EB">
          <w:rPr>
            <w:noProof/>
            <w:webHidden/>
          </w:rPr>
          <w:t>15</w:t>
        </w:r>
        <w:r w:rsidR="007571EB">
          <w:rPr>
            <w:noProof/>
            <w:webHidden/>
          </w:rPr>
          <w:fldChar w:fldCharType="end"/>
        </w:r>
      </w:hyperlink>
    </w:p>
    <w:p w:rsidR="007571EB" w:rsidRDefault="00C500AB">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89" w:history="1">
        <w:r w:rsidR="007571EB" w:rsidRPr="0053141A">
          <w:rPr>
            <w:rStyle w:val="Hipercze"/>
            <w:noProof/>
            <w:lang w:val="pl-PL"/>
          </w:rPr>
          <w:t>3.1.1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Aktualizacje</w:t>
        </w:r>
        <w:r w:rsidR="007571EB">
          <w:rPr>
            <w:noProof/>
            <w:webHidden/>
          </w:rPr>
          <w:tab/>
        </w:r>
        <w:r w:rsidR="007571EB">
          <w:rPr>
            <w:noProof/>
            <w:webHidden/>
          </w:rPr>
          <w:fldChar w:fldCharType="begin"/>
        </w:r>
        <w:r w:rsidR="007571EB">
          <w:rPr>
            <w:noProof/>
            <w:webHidden/>
          </w:rPr>
          <w:instrText xml:space="preserve"> PAGEREF _Toc396655189 \h </w:instrText>
        </w:r>
        <w:r w:rsidR="007571EB">
          <w:rPr>
            <w:noProof/>
            <w:webHidden/>
          </w:rPr>
        </w:r>
        <w:r w:rsidR="007571EB">
          <w:rPr>
            <w:noProof/>
            <w:webHidden/>
          </w:rPr>
          <w:fldChar w:fldCharType="separate"/>
        </w:r>
        <w:r w:rsidR="007571EB">
          <w:rPr>
            <w:noProof/>
            <w:webHidden/>
          </w:rPr>
          <w:t>17</w:t>
        </w:r>
        <w:r w:rsidR="007571EB">
          <w:rPr>
            <w:noProof/>
            <w:webHidden/>
          </w:rPr>
          <w:fldChar w:fldCharType="end"/>
        </w:r>
      </w:hyperlink>
    </w:p>
    <w:p w:rsidR="007571EB" w:rsidRDefault="00C500AB">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0" w:history="1">
        <w:r w:rsidR="007571EB" w:rsidRPr="0053141A">
          <w:rPr>
            <w:rStyle w:val="Hipercze"/>
            <w:noProof/>
            <w:lang w:val="pl-PL"/>
          </w:rPr>
          <w:t>3.1.2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Architektura systemu</w:t>
        </w:r>
        <w:r w:rsidR="007571EB">
          <w:rPr>
            <w:noProof/>
            <w:webHidden/>
          </w:rPr>
          <w:tab/>
        </w:r>
        <w:r w:rsidR="007571EB">
          <w:rPr>
            <w:noProof/>
            <w:webHidden/>
          </w:rPr>
          <w:fldChar w:fldCharType="begin"/>
        </w:r>
        <w:r w:rsidR="007571EB">
          <w:rPr>
            <w:noProof/>
            <w:webHidden/>
          </w:rPr>
          <w:instrText xml:space="preserve"> PAGEREF _Toc396655190 \h </w:instrText>
        </w:r>
        <w:r w:rsidR="007571EB">
          <w:rPr>
            <w:noProof/>
            <w:webHidden/>
          </w:rPr>
        </w:r>
        <w:r w:rsidR="007571EB">
          <w:rPr>
            <w:noProof/>
            <w:webHidden/>
          </w:rPr>
          <w:fldChar w:fldCharType="separate"/>
        </w:r>
        <w:r w:rsidR="007571EB">
          <w:rPr>
            <w:noProof/>
            <w:webHidden/>
          </w:rPr>
          <w:t>18</w:t>
        </w:r>
        <w:r w:rsidR="007571EB">
          <w:rPr>
            <w:noProof/>
            <w:webHidden/>
          </w:rPr>
          <w:fldChar w:fldCharType="end"/>
        </w:r>
      </w:hyperlink>
    </w:p>
    <w:p w:rsidR="007571EB" w:rsidRDefault="00C500AB">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1" w:history="1">
        <w:r w:rsidR="007571EB" w:rsidRPr="0053141A">
          <w:rPr>
            <w:rStyle w:val="Hipercze"/>
            <w:noProof/>
            <w:lang w:val="pl-PL"/>
          </w:rPr>
          <w:t>3.1.3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Tworzenie aplikacji Android</w:t>
        </w:r>
        <w:r w:rsidR="007571EB">
          <w:rPr>
            <w:noProof/>
            <w:webHidden/>
          </w:rPr>
          <w:tab/>
        </w:r>
        <w:r w:rsidR="007571EB">
          <w:rPr>
            <w:noProof/>
            <w:webHidden/>
          </w:rPr>
          <w:fldChar w:fldCharType="begin"/>
        </w:r>
        <w:r w:rsidR="007571EB">
          <w:rPr>
            <w:noProof/>
            <w:webHidden/>
          </w:rPr>
          <w:instrText xml:space="preserve"> PAGEREF _Toc396655191 \h </w:instrText>
        </w:r>
        <w:r w:rsidR="007571EB">
          <w:rPr>
            <w:noProof/>
            <w:webHidden/>
          </w:rPr>
        </w:r>
        <w:r w:rsidR="007571EB">
          <w:rPr>
            <w:noProof/>
            <w:webHidden/>
          </w:rPr>
          <w:fldChar w:fldCharType="separate"/>
        </w:r>
        <w:r w:rsidR="007571EB">
          <w:rPr>
            <w:noProof/>
            <w:webHidden/>
          </w:rPr>
          <w:t>21</w:t>
        </w:r>
        <w:r w:rsidR="007571EB">
          <w:rPr>
            <w:noProof/>
            <w:webHidden/>
          </w:rPr>
          <w:fldChar w:fldCharType="end"/>
        </w:r>
      </w:hyperlink>
    </w:p>
    <w:p w:rsidR="007571EB" w:rsidRDefault="00C500A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2" w:history="1">
        <w:r w:rsidR="007571EB" w:rsidRPr="0053141A">
          <w:rPr>
            <w:rStyle w:val="Hipercze"/>
            <w:noProof/>
            <w:lang w:val="pl-PL"/>
          </w:rPr>
          <w:t>3.2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iOS</w:t>
        </w:r>
        <w:r w:rsidR="007571EB">
          <w:rPr>
            <w:noProof/>
            <w:webHidden/>
          </w:rPr>
          <w:tab/>
        </w:r>
        <w:r w:rsidR="007571EB">
          <w:rPr>
            <w:noProof/>
            <w:webHidden/>
          </w:rPr>
          <w:fldChar w:fldCharType="begin"/>
        </w:r>
        <w:r w:rsidR="007571EB">
          <w:rPr>
            <w:noProof/>
            <w:webHidden/>
          </w:rPr>
          <w:instrText xml:space="preserve"> PAGEREF _Toc396655192 \h </w:instrText>
        </w:r>
        <w:r w:rsidR="007571EB">
          <w:rPr>
            <w:noProof/>
            <w:webHidden/>
          </w:rPr>
        </w:r>
        <w:r w:rsidR="007571EB">
          <w:rPr>
            <w:noProof/>
            <w:webHidden/>
          </w:rPr>
          <w:fldChar w:fldCharType="separate"/>
        </w:r>
        <w:r w:rsidR="007571EB">
          <w:rPr>
            <w:noProof/>
            <w:webHidden/>
          </w:rPr>
          <w:t>23</w:t>
        </w:r>
        <w:r w:rsidR="007571EB">
          <w:rPr>
            <w:noProof/>
            <w:webHidden/>
          </w:rPr>
          <w:fldChar w:fldCharType="end"/>
        </w:r>
      </w:hyperlink>
    </w:p>
    <w:p w:rsidR="007571EB" w:rsidRDefault="00C500AB">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3" w:history="1">
        <w:r w:rsidR="007571EB" w:rsidRPr="0053141A">
          <w:rPr>
            <w:rStyle w:val="Hipercze"/>
            <w:noProof/>
            <w:lang w:val="pl-PL"/>
          </w:rPr>
          <w:t>3.2.1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Tworzenie i dystrybucja aplikacji na system iOS</w:t>
        </w:r>
        <w:r w:rsidR="007571EB">
          <w:rPr>
            <w:noProof/>
            <w:webHidden/>
          </w:rPr>
          <w:tab/>
        </w:r>
        <w:r w:rsidR="007571EB">
          <w:rPr>
            <w:noProof/>
            <w:webHidden/>
          </w:rPr>
          <w:fldChar w:fldCharType="begin"/>
        </w:r>
        <w:r w:rsidR="007571EB">
          <w:rPr>
            <w:noProof/>
            <w:webHidden/>
          </w:rPr>
          <w:instrText xml:space="preserve"> PAGEREF _Toc396655193 \h </w:instrText>
        </w:r>
        <w:r w:rsidR="007571EB">
          <w:rPr>
            <w:noProof/>
            <w:webHidden/>
          </w:rPr>
        </w:r>
        <w:r w:rsidR="007571EB">
          <w:rPr>
            <w:noProof/>
            <w:webHidden/>
          </w:rPr>
          <w:fldChar w:fldCharType="separate"/>
        </w:r>
        <w:r w:rsidR="007571EB">
          <w:rPr>
            <w:noProof/>
            <w:webHidden/>
          </w:rPr>
          <w:t>25</w:t>
        </w:r>
        <w:r w:rsidR="007571EB">
          <w:rPr>
            <w:noProof/>
            <w:webHidden/>
          </w:rPr>
          <w:fldChar w:fldCharType="end"/>
        </w:r>
      </w:hyperlink>
    </w:p>
    <w:p w:rsidR="007571EB" w:rsidRDefault="00C500AB">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4" w:history="1">
        <w:r w:rsidR="007571EB" w:rsidRPr="0053141A">
          <w:rPr>
            <w:rStyle w:val="Hipercze"/>
            <w:noProof/>
            <w:lang w:val="pl-PL"/>
          </w:rPr>
          <w:t>3.2.2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Instalacja aplikacji z systemu Windows</w:t>
        </w:r>
        <w:r w:rsidR="007571EB">
          <w:rPr>
            <w:noProof/>
            <w:webHidden/>
          </w:rPr>
          <w:tab/>
        </w:r>
        <w:r w:rsidR="007571EB">
          <w:rPr>
            <w:noProof/>
            <w:webHidden/>
          </w:rPr>
          <w:fldChar w:fldCharType="begin"/>
        </w:r>
        <w:r w:rsidR="007571EB">
          <w:rPr>
            <w:noProof/>
            <w:webHidden/>
          </w:rPr>
          <w:instrText xml:space="preserve"> PAGEREF _Toc396655194 \h </w:instrText>
        </w:r>
        <w:r w:rsidR="007571EB">
          <w:rPr>
            <w:noProof/>
            <w:webHidden/>
          </w:rPr>
        </w:r>
        <w:r w:rsidR="007571EB">
          <w:rPr>
            <w:noProof/>
            <w:webHidden/>
          </w:rPr>
          <w:fldChar w:fldCharType="separate"/>
        </w:r>
        <w:r w:rsidR="007571EB">
          <w:rPr>
            <w:noProof/>
            <w:webHidden/>
          </w:rPr>
          <w:t>28</w:t>
        </w:r>
        <w:r w:rsidR="007571EB">
          <w:rPr>
            <w:noProof/>
            <w:webHidden/>
          </w:rPr>
          <w:fldChar w:fldCharType="end"/>
        </w:r>
      </w:hyperlink>
    </w:p>
    <w:p w:rsidR="007571EB" w:rsidRDefault="00C500A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5" w:history="1">
        <w:r w:rsidR="007571EB" w:rsidRPr="0053141A">
          <w:rPr>
            <w:rStyle w:val="Hipercze"/>
            <w:noProof/>
            <w:lang w:val="pl-PL"/>
          </w:rPr>
          <w:t>3.3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Windows Phone</w:t>
        </w:r>
        <w:r w:rsidR="007571EB">
          <w:rPr>
            <w:noProof/>
            <w:webHidden/>
          </w:rPr>
          <w:tab/>
        </w:r>
        <w:r w:rsidR="007571EB">
          <w:rPr>
            <w:noProof/>
            <w:webHidden/>
          </w:rPr>
          <w:fldChar w:fldCharType="begin"/>
        </w:r>
        <w:r w:rsidR="007571EB">
          <w:rPr>
            <w:noProof/>
            <w:webHidden/>
          </w:rPr>
          <w:instrText xml:space="preserve"> PAGEREF _Toc396655195 \h </w:instrText>
        </w:r>
        <w:r w:rsidR="007571EB">
          <w:rPr>
            <w:noProof/>
            <w:webHidden/>
          </w:rPr>
        </w:r>
        <w:r w:rsidR="007571EB">
          <w:rPr>
            <w:noProof/>
            <w:webHidden/>
          </w:rPr>
          <w:fldChar w:fldCharType="separate"/>
        </w:r>
        <w:r w:rsidR="007571EB">
          <w:rPr>
            <w:noProof/>
            <w:webHidden/>
          </w:rPr>
          <w:t>31</w:t>
        </w:r>
        <w:r w:rsidR="007571EB">
          <w:rPr>
            <w:noProof/>
            <w:webHidden/>
          </w:rPr>
          <w:fldChar w:fldCharType="end"/>
        </w:r>
      </w:hyperlink>
    </w:p>
    <w:p w:rsidR="007571EB" w:rsidRDefault="00C500AB">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6" w:history="1">
        <w:r w:rsidR="007571EB" w:rsidRPr="0053141A">
          <w:rPr>
            <w:rStyle w:val="Hipercze"/>
            <w:noProof/>
            <w:lang w:val="pl-PL"/>
          </w:rPr>
          <w:t>3.3.1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Tworzenie aplikacji na Windows Phone 8</w:t>
        </w:r>
        <w:r w:rsidR="007571EB">
          <w:rPr>
            <w:noProof/>
            <w:webHidden/>
          </w:rPr>
          <w:tab/>
        </w:r>
        <w:r w:rsidR="007571EB">
          <w:rPr>
            <w:noProof/>
            <w:webHidden/>
          </w:rPr>
          <w:fldChar w:fldCharType="begin"/>
        </w:r>
        <w:r w:rsidR="007571EB">
          <w:rPr>
            <w:noProof/>
            <w:webHidden/>
          </w:rPr>
          <w:instrText xml:space="preserve"> PAGEREF _Toc396655196 \h </w:instrText>
        </w:r>
        <w:r w:rsidR="007571EB">
          <w:rPr>
            <w:noProof/>
            <w:webHidden/>
          </w:rPr>
        </w:r>
        <w:r w:rsidR="007571EB">
          <w:rPr>
            <w:noProof/>
            <w:webHidden/>
          </w:rPr>
          <w:fldChar w:fldCharType="separate"/>
        </w:r>
        <w:r w:rsidR="007571EB">
          <w:rPr>
            <w:noProof/>
            <w:webHidden/>
          </w:rPr>
          <w:t>32</w:t>
        </w:r>
        <w:r w:rsidR="007571EB">
          <w:rPr>
            <w:noProof/>
            <w:webHidden/>
          </w:rPr>
          <w:fldChar w:fldCharType="end"/>
        </w:r>
      </w:hyperlink>
    </w:p>
    <w:p w:rsidR="007571EB" w:rsidRDefault="00C500AB">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197" w:history="1">
        <w:r w:rsidR="007571EB" w:rsidRPr="0053141A">
          <w:rPr>
            <w:rStyle w:val="Hipercze"/>
            <w:noProof/>
            <w:lang w:val="pl-PL"/>
          </w:rPr>
          <w:t>4</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Zaimplementowane programy testujące</w:t>
        </w:r>
        <w:r w:rsidR="007571EB">
          <w:rPr>
            <w:noProof/>
            <w:webHidden/>
          </w:rPr>
          <w:tab/>
        </w:r>
        <w:r w:rsidR="007571EB">
          <w:rPr>
            <w:noProof/>
            <w:webHidden/>
          </w:rPr>
          <w:fldChar w:fldCharType="begin"/>
        </w:r>
        <w:r w:rsidR="007571EB">
          <w:rPr>
            <w:noProof/>
            <w:webHidden/>
          </w:rPr>
          <w:instrText xml:space="preserve"> PAGEREF _Toc396655197 \h </w:instrText>
        </w:r>
        <w:r w:rsidR="007571EB">
          <w:rPr>
            <w:noProof/>
            <w:webHidden/>
          </w:rPr>
        </w:r>
        <w:r w:rsidR="007571EB">
          <w:rPr>
            <w:noProof/>
            <w:webHidden/>
          </w:rPr>
          <w:fldChar w:fldCharType="separate"/>
        </w:r>
        <w:r w:rsidR="007571EB">
          <w:rPr>
            <w:noProof/>
            <w:webHidden/>
          </w:rPr>
          <w:t>36</w:t>
        </w:r>
        <w:r w:rsidR="007571EB">
          <w:rPr>
            <w:noProof/>
            <w:webHidden/>
          </w:rPr>
          <w:fldChar w:fldCharType="end"/>
        </w:r>
      </w:hyperlink>
    </w:p>
    <w:p w:rsidR="007571EB" w:rsidRDefault="00C500A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8" w:history="1">
        <w:r w:rsidR="007571EB" w:rsidRPr="0053141A">
          <w:rPr>
            <w:rStyle w:val="Hipercze"/>
            <w:noProof/>
            <w:lang w:val="pl-PL"/>
          </w:rPr>
          <w:t>4.1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Testy grafiki 2D i 3D</w:t>
        </w:r>
        <w:r w:rsidR="007571EB">
          <w:rPr>
            <w:noProof/>
            <w:webHidden/>
          </w:rPr>
          <w:tab/>
        </w:r>
        <w:r w:rsidR="007571EB">
          <w:rPr>
            <w:noProof/>
            <w:webHidden/>
          </w:rPr>
          <w:fldChar w:fldCharType="begin"/>
        </w:r>
        <w:r w:rsidR="007571EB">
          <w:rPr>
            <w:noProof/>
            <w:webHidden/>
          </w:rPr>
          <w:instrText xml:space="preserve"> PAGEREF _Toc396655198 \h </w:instrText>
        </w:r>
        <w:r w:rsidR="007571EB">
          <w:rPr>
            <w:noProof/>
            <w:webHidden/>
          </w:rPr>
        </w:r>
        <w:r w:rsidR="007571EB">
          <w:rPr>
            <w:noProof/>
            <w:webHidden/>
          </w:rPr>
          <w:fldChar w:fldCharType="separate"/>
        </w:r>
        <w:r w:rsidR="007571EB">
          <w:rPr>
            <w:noProof/>
            <w:webHidden/>
          </w:rPr>
          <w:t>36</w:t>
        </w:r>
        <w:r w:rsidR="007571EB">
          <w:rPr>
            <w:noProof/>
            <w:webHidden/>
          </w:rPr>
          <w:fldChar w:fldCharType="end"/>
        </w:r>
      </w:hyperlink>
    </w:p>
    <w:p w:rsidR="007571EB" w:rsidRDefault="00C500A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9" w:history="1">
        <w:r w:rsidR="007571EB" w:rsidRPr="0053141A">
          <w:rPr>
            <w:rStyle w:val="Hipercze"/>
            <w:noProof/>
            <w:lang w:val="pl-PL"/>
          </w:rPr>
          <w:t>4.2</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Gra 2D</w:t>
        </w:r>
        <w:r w:rsidR="007571EB">
          <w:rPr>
            <w:noProof/>
            <w:webHidden/>
          </w:rPr>
          <w:tab/>
        </w:r>
        <w:r w:rsidR="007571EB">
          <w:rPr>
            <w:noProof/>
            <w:webHidden/>
          </w:rPr>
          <w:fldChar w:fldCharType="begin"/>
        </w:r>
        <w:r w:rsidR="007571EB">
          <w:rPr>
            <w:noProof/>
            <w:webHidden/>
          </w:rPr>
          <w:instrText xml:space="preserve"> PAGEREF _Toc396655199 \h </w:instrText>
        </w:r>
        <w:r w:rsidR="007571EB">
          <w:rPr>
            <w:noProof/>
            <w:webHidden/>
          </w:rPr>
        </w:r>
        <w:r w:rsidR="007571EB">
          <w:rPr>
            <w:noProof/>
            <w:webHidden/>
          </w:rPr>
          <w:fldChar w:fldCharType="separate"/>
        </w:r>
        <w:r w:rsidR="007571EB">
          <w:rPr>
            <w:noProof/>
            <w:webHidden/>
          </w:rPr>
          <w:t>45</w:t>
        </w:r>
        <w:r w:rsidR="007571EB">
          <w:rPr>
            <w:noProof/>
            <w:webHidden/>
          </w:rPr>
          <w:fldChar w:fldCharType="end"/>
        </w:r>
      </w:hyperlink>
    </w:p>
    <w:p w:rsidR="007571EB" w:rsidRDefault="00C500A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200" w:history="1">
        <w:r w:rsidR="007571EB" w:rsidRPr="0053141A">
          <w:rPr>
            <w:rStyle w:val="Hipercze"/>
            <w:noProof/>
            <w:lang w:val="pl-PL"/>
          </w:rPr>
          <w:t>4.3</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Curveball</w:t>
        </w:r>
        <w:r w:rsidR="007571EB">
          <w:rPr>
            <w:noProof/>
            <w:webHidden/>
          </w:rPr>
          <w:tab/>
        </w:r>
        <w:r w:rsidR="007571EB">
          <w:rPr>
            <w:noProof/>
            <w:webHidden/>
          </w:rPr>
          <w:fldChar w:fldCharType="begin"/>
        </w:r>
        <w:r w:rsidR="007571EB">
          <w:rPr>
            <w:noProof/>
            <w:webHidden/>
          </w:rPr>
          <w:instrText xml:space="preserve"> PAGEREF _Toc396655200 \h </w:instrText>
        </w:r>
        <w:r w:rsidR="007571EB">
          <w:rPr>
            <w:noProof/>
            <w:webHidden/>
          </w:rPr>
        </w:r>
        <w:r w:rsidR="007571EB">
          <w:rPr>
            <w:noProof/>
            <w:webHidden/>
          </w:rPr>
          <w:fldChar w:fldCharType="separate"/>
        </w:r>
        <w:r w:rsidR="007571EB">
          <w:rPr>
            <w:noProof/>
            <w:webHidden/>
          </w:rPr>
          <w:t>47</w:t>
        </w:r>
        <w:r w:rsidR="007571EB">
          <w:rPr>
            <w:noProof/>
            <w:webHidden/>
          </w:rPr>
          <w:fldChar w:fldCharType="end"/>
        </w:r>
      </w:hyperlink>
    </w:p>
    <w:p w:rsidR="007571EB" w:rsidRDefault="00C500AB">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201" w:history="1">
        <w:r w:rsidR="007571EB" w:rsidRPr="0053141A">
          <w:rPr>
            <w:rStyle w:val="Hipercze"/>
            <w:noProof/>
            <w:lang w:val="pl-PL"/>
          </w:rPr>
          <w:t>5</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Podsumowanie i wnioski</w:t>
        </w:r>
        <w:r w:rsidR="007571EB">
          <w:rPr>
            <w:noProof/>
            <w:webHidden/>
          </w:rPr>
          <w:tab/>
        </w:r>
        <w:r w:rsidR="007571EB">
          <w:rPr>
            <w:noProof/>
            <w:webHidden/>
          </w:rPr>
          <w:fldChar w:fldCharType="begin"/>
        </w:r>
        <w:r w:rsidR="007571EB">
          <w:rPr>
            <w:noProof/>
            <w:webHidden/>
          </w:rPr>
          <w:instrText xml:space="preserve"> PAGEREF _Toc396655201 \h </w:instrText>
        </w:r>
        <w:r w:rsidR="007571EB">
          <w:rPr>
            <w:noProof/>
            <w:webHidden/>
          </w:rPr>
        </w:r>
        <w:r w:rsidR="007571EB">
          <w:rPr>
            <w:noProof/>
            <w:webHidden/>
          </w:rPr>
          <w:fldChar w:fldCharType="separate"/>
        </w:r>
        <w:r w:rsidR="007571EB">
          <w:rPr>
            <w:noProof/>
            <w:webHidden/>
          </w:rPr>
          <w:t>53</w:t>
        </w:r>
        <w:r w:rsidR="007571EB">
          <w:rPr>
            <w:noProof/>
            <w:webHidden/>
          </w:rPr>
          <w:fldChar w:fldCharType="end"/>
        </w:r>
      </w:hyperlink>
    </w:p>
    <w:p w:rsidR="007571EB" w:rsidRDefault="00C500AB">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202" w:history="1">
        <w:r w:rsidR="007571EB" w:rsidRPr="0053141A">
          <w:rPr>
            <w:rStyle w:val="Hipercze"/>
            <w:noProof/>
            <w:lang w:val="pl-PL"/>
          </w:rPr>
          <w:t>6</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Literatura</w:t>
        </w:r>
        <w:r w:rsidR="007571EB">
          <w:rPr>
            <w:noProof/>
            <w:webHidden/>
          </w:rPr>
          <w:tab/>
        </w:r>
        <w:r w:rsidR="007571EB">
          <w:rPr>
            <w:noProof/>
            <w:webHidden/>
          </w:rPr>
          <w:fldChar w:fldCharType="begin"/>
        </w:r>
        <w:r w:rsidR="007571EB">
          <w:rPr>
            <w:noProof/>
            <w:webHidden/>
          </w:rPr>
          <w:instrText xml:space="preserve"> PAGEREF _Toc396655202 \h </w:instrText>
        </w:r>
        <w:r w:rsidR="007571EB">
          <w:rPr>
            <w:noProof/>
            <w:webHidden/>
          </w:rPr>
        </w:r>
        <w:r w:rsidR="007571EB">
          <w:rPr>
            <w:noProof/>
            <w:webHidden/>
          </w:rPr>
          <w:fldChar w:fldCharType="separate"/>
        </w:r>
        <w:r w:rsidR="007571EB">
          <w:rPr>
            <w:noProof/>
            <w:webHidden/>
          </w:rPr>
          <w:t>55</w:t>
        </w:r>
        <w:r w:rsidR="007571EB">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Nagwek1"/>
        <w:rPr>
          <w:lang w:val="pl-PL"/>
        </w:rPr>
      </w:pPr>
      <w:bookmarkStart w:id="0" w:name="_Toc396655181"/>
      <w:r w:rsidRPr="00BC2573">
        <w:rPr>
          <w:lang w:val="pl-PL"/>
        </w:rPr>
        <w:lastRenderedPageBreak/>
        <w:t>Wstęp</w:t>
      </w:r>
      <w:bookmarkEnd w:id="0"/>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w:t>
      </w:r>
      <w:proofErr w:type="spellStart"/>
      <w:r w:rsidRPr="00BC2573">
        <w:rPr>
          <w:lang w:val="pl-PL"/>
        </w:rPr>
        <w:t>architektur</w:t>
      </w:r>
      <w:proofErr w:type="spellEnd"/>
      <w:r w:rsidRPr="00BC2573">
        <w:rPr>
          <w:lang w:val="pl-PL"/>
        </w:rPr>
        <w:t xml:space="preserve"> mobilnych oraz różnorodność systemów operacyjnych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wielodotykowe,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w:t>
      </w:r>
      <w:r w:rsidR="00F55FB9">
        <w:rPr>
          <w:lang w:val="pl-PL"/>
        </w:rPr>
        <w:t>, takich jak możliwość śledzenia swojej pozycji w obcym mieście, wyświetlania informacji w czasie rzeczywistym (rzeczywistość rozszerzona) czy też opcja płacenia za zakupy w sklepie lub bilet w komunikacji miejskiej</w:t>
      </w:r>
      <w:r w:rsidR="001B7F80">
        <w:rPr>
          <w:lang w:val="pl-PL"/>
        </w:rPr>
        <w:t xml:space="preserve"> [</w:t>
      </w:r>
      <w:r w:rsidR="001B7F80">
        <w:rPr>
          <w:lang w:val="pl-PL"/>
        </w:rPr>
        <w:fldChar w:fldCharType="begin"/>
      </w:r>
      <w:r w:rsidR="001B7F80">
        <w:rPr>
          <w:lang w:val="pl-PL"/>
        </w:rPr>
        <w:instrText xml:space="preserve"> REF Per13 \h </w:instrText>
      </w:r>
      <w:r w:rsidR="001B7F80">
        <w:rPr>
          <w:lang w:val="pl-PL"/>
        </w:rPr>
      </w:r>
      <w:r w:rsidR="001B7F80">
        <w:rPr>
          <w:lang w:val="pl-PL"/>
        </w:rPr>
        <w:fldChar w:fldCharType="separate"/>
      </w:r>
      <w:r w:rsidR="00281842">
        <w:rPr>
          <w:noProof/>
        </w:rPr>
        <w:t>1</w:t>
      </w:r>
      <w:r w:rsidR="001B7F80">
        <w:rPr>
          <w:lang w:val="pl-PL"/>
        </w:rPr>
        <w:fldChar w:fldCharType="end"/>
      </w:r>
      <w:r w:rsidR="001B7F80">
        <w:rPr>
          <w:lang w:val="pl-PL"/>
        </w:rPr>
        <w:t>]</w:t>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1B7F80">
        <w:rPr>
          <w:lang w:val="pl-PL"/>
        </w:rPr>
        <w:t xml:space="preserve"> [</w:t>
      </w:r>
      <w:r w:rsidR="001B7F80">
        <w:rPr>
          <w:lang w:val="pl-PL"/>
        </w:rPr>
        <w:fldChar w:fldCharType="begin"/>
      </w:r>
      <w:r w:rsidR="001B7F80">
        <w:rPr>
          <w:lang w:val="pl-PL"/>
        </w:rPr>
        <w:instrText xml:space="preserve"> REF Was10 \h </w:instrText>
      </w:r>
      <w:r w:rsidR="001B7F80">
        <w:rPr>
          <w:lang w:val="pl-PL"/>
        </w:rPr>
      </w:r>
      <w:r w:rsidR="001B7F80">
        <w:rPr>
          <w:lang w:val="pl-PL"/>
        </w:rPr>
        <w:fldChar w:fldCharType="separate"/>
      </w:r>
      <w:r w:rsidR="00281842">
        <w:rPr>
          <w:noProof/>
        </w:rPr>
        <w:t>2</w:t>
      </w:r>
      <w:r w:rsidR="001B7F80">
        <w:rPr>
          <w:lang w:val="pl-PL"/>
        </w:rPr>
        <w:fldChar w:fldCharType="end"/>
      </w:r>
      <w:r w:rsidR="001B7F80">
        <w:rPr>
          <w:lang w:val="pl-PL"/>
        </w:rPr>
        <w:t>]</w:t>
      </w:r>
      <w:r w:rsidRPr="00BC2573">
        <w:rPr>
          <w:lang w:val="pl-PL"/>
        </w:rPr>
        <w:t>. Pierwszym z nich jest zapewnienie użytkownikowi tego samego doświadczenia z aplikacją</w:t>
      </w:r>
      <w:r w:rsidR="00647305">
        <w:rPr>
          <w:lang w:val="pl-PL"/>
        </w:rPr>
        <w:t>,</w:t>
      </w:r>
      <w:r w:rsidRPr="00BC2573">
        <w:rPr>
          <w:lang w:val="pl-PL"/>
        </w:rPr>
        <w:t xml:space="preserve"> niezależnie od platformy</w:t>
      </w:r>
      <w:r w:rsidR="008565E9">
        <w:rPr>
          <w:lang w:val="pl-PL"/>
        </w:rPr>
        <w:t xml:space="preserve">, </w:t>
      </w:r>
      <w:r w:rsidRPr="00BC2573">
        <w:rPr>
          <w:lang w:val="pl-PL"/>
        </w:rPr>
        <w:t xml:space="preserve">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konfiguruje telefon i przystosowuje go do korzystania z jednego systemu operacyjnego. </w:t>
      </w:r>
      <w:r w:rsidRPr="00BC2573">
        <w:rPr>
          <w:lang w:val="pl-PL"/>
        </w:rPr>
        <w:lastRenderedPageBreak/>
        <w:t xml:space="preserve">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Open </w:t>
      </w:r>
      <w:proofErr w:type="spellStart"/>
      <w:r w:rsidR="00D47D20" w:rsidRPr="00BC2573">
        <w:rPr>
          <w:lang w:val="pl-PL"/>
        </w:rPr>
        <w:t>Handset</w:t>
      </w:r>
      <w:proofErr w:type="spellEnd"/>
      <w:r w:rsidR="00D47D20" w:rsidRPr="00BC2573">
        <w:rPr>
          <w:lang w:val="pl-PL"/>
        </w:rPr>
        <w:t xml:space="preserve"> Alliance z Androidem, Microsoft z Windows Phone,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1B7F80">
        <w:rPr>
          <w:lang w:val="pl-PL"/>
        </w:rPr>
        <w:t xml:space="preserve"> [3]</w:t>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Legenda"/>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281842">
        <w:rPr>
          <w:noProof/>
          <w:lang w:val="pl-PL"/>
        </w:rPr>
        <w:t>1</w:t>
      </w:r>
      <w:r w:rsidR="00EA5D5A" w:rsidRPr="00BC2573">
        <w:rPr>
          <w:lang w:val="pl-PL"/>
        </w:rPr>
        <w:fldChar w:fldCharType="end"/>
      </w:r>
      <w:r w:rsidRPr="00BC2573">
        <w:rPr>
          <w:lang w:val="pl-PL"/>
        </w:rPr>
        <w:t>. Zestawienie różnych cech systemów mobilnych</w:t>
      </w:r>
      <w:r w:rsidR="00B57364">
        <w:rPr>
          <w:rStyle w:val="Odwoanieprzypisudolnego"/>
          <w:lang w:val="pl-PL"/>
        </w:rPr>
        <w:footnoteReference w:id="1"/>
      </w:r>
    </w:p>
    <w:tbl>
      <w:tblPr>
        <w:tblStyle w:val="Tabela-Siatka"/>
        <w:tblW w:w="0" w:type="auto"/>
        <w:tblLayout w:type="fixed"/>
        <w:tblLook w:val="04A0" w:firstRow="1" w:lastRow="0" w:firstColumn="1" w:lastColumn="0" w:noHBand="0" w:noVBand="1"/>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w:t>
            </w:r>
            <w:proofErr w:type="spellEnd"/>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w:t>
      </w:r>
      <w:r w:rsidR="001D2128">
        <w:rPr>
          <w:lang w:val="pl-PL"/>
        </w:rPr>
        <w:t>,</w:t>
      </w:r>
      <w:r w:rsidRPr="00BC2573">
        <w:rPr>
          <w:lang w:val="pl-PL"/>
        </w:rPr>
        <w:t xml:space="preserve"> umożliwiające sprawdzenie optymalnych parametrów dla poszczególnych urządzeń, oraz przykładowe aplikacje, posiadające możliwość uruchomienia na jak największej ilości platform.</w:t>
      </w:r>
    </w:p>
    <w:p w:rsidR="00ED52B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Phone 8 wraz ze sposobem konfiguracji ich środowisk deweloperskich. Następnie przybliżone zostanie kilka środowisk pozwalających na tworzenie aplikacji międzyplatformowych uruchamianych natywnie na danej architekturze. Po wybraniu jednego ze środowisk zaimplementowane zostaną </w:t>
      </w:r>
      <w:r>
        <w:rPr>
          <w:lang w:val="pl-PL"/>
        </w:rPr>
        <w:lastRenderedPageBreak/>
        <w:t>aplikacje testujące wydajność poszczególnych urządzeń oraz przykładowe aplikacje prezentujące możliwości danego środowiska. Następnie przedstawione zostanie podsumowanie oraz wnioski płynące z niniejszej pracy.</w:t>
      </w:r>
    </w:p>
    <w:p w:rsidR="007571EB" w:rsidRPr="00BC2573" w:rsidRDefault="007571EB" w:rsidP="007571EB">
      <w:pPr>
        <w:pStyle w:val="Nagwek1"/>
        <w:rPr>
          <w:lang w:val="pl-PL"/>
        </w:rPr>
      </w:pPr>
      <w:bookmarkStart w:id="1" w:name="_Toc396655182"/>
      <w:r w:rsidRPr="00BC2573">
        <w:rPr>
          <w:lang w:val="pl-PL"/>
        </w:rPr>
        <w:lastRenderedPageBreak/>
        <w:t>Środowiska międzyplatformowe</w:t>
      </w:r>
      <w:bookmarkEnd w:id="1"/>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W poniższym </w:t>
      </w:r>
      <w:r>
        <w:rPr>
          <w:lang w:val="pl-PL"/>
        </w:rPr>
        <w:t>roz</w:t>
      </w:r>
      <w:r w:rsidRPr="00BC2573">
        <w:rPr>
          <w:lang w:val="pl-PL"/>
        </w:rPr>
        <w:t xml:space="preserve">dziale wymieniono kilka najpopularniejszych środowisk międzyplatformowych w celu wybrania najbardziej odpowiedniego do niniejszej pracy. Pod uwagę brano takie czynniki jak natywny język programowania w danym środowisku, koszty rozpoczęcia tworzenia oprogramowania, wsparcie społeczności deweloperskich każdej z aplikacji czy też stopień ich udokumentowania. </w:t>
      </w:r>
    </w:p>
    <w:p w:rsidR="007571EB" w:rsidRPr="00BC2573" w:rsidRDefault="007571EB" w:rsidP="007571EB">
      <w:pPr>
        <w:rPr>
          <w:lang w:val="pl-PL"/>
        </w:rPr>
      </w:pPr>
    </w:p>
    <w:p w:rsidR="007571EB" w:rsidRPr="00BC2573" w:rsidRDefault="007571EB" w:rsidP="007571EB">
      <w:pPr>
        <w:pStyle w:val="Nagwek2"/>
        <w:rPr>
          <w:lang w:val="pl-PL"/>
        </w:rPr>
      </w:pPr>
      <w:bookmarkStart w:id="2" w:name="_Toc396655183"/>
      <w:r w:rsidRPr="00BC2573">
        <w:rPr>
          <w:lang w:val="pl-PL"/>
        </w:rPr>
        <w:t>Unity</w:t>
      </w:r>
      <w:bookmarkEnd w:id="2"/>
    </w:p>
    <w:p w:rsidR="007571EB" w:rsidRPr="00BC2573" w:rsidRDefault="007571EB" w:rsidP="007571EB">
      <w:pPr>
        <w:rPr>
          <w:lang w:val="pl-PL"/>
        </w:rPr>
      </w:pPr>
    </w:p>
    <w:p w:rsidR="007571EB" w:rsidRPr="00BC2573" w:rsidRDefault="007571EB" w:rsidP="007571EB">
      <w:pPr>
        <w:ind w:firstLine="576"/>
        <w:rPr>
          <w:lang w:val="pl-PL"/>
        </w:rPr>
      </w:pPr>
      <w:r w:rsidRPr="00BC2573">
        <w:rPr>
          <w:lang w:val="pl-PL"/>
        </w:rPr>
        <w:t>Unity jest między-platformowym silnikiem gier komputerowych z wbudowanym IDE. Rozwijane jest przez Unity Technologies. Unity pozwala na tworzenie aplikacji 2D i 3D na komputery osobiste, konsole i urządzenia mobilne</w:t>
      </w:r>
      <w:r>
        <w:rPr>
          <w:rStyle w:val="Odwoanieprzypisudolnego"/>
          <w:lang w:val="pl-PL"/>
        </w:rPr>
        <w:footnoteReference w:id="2"/>
      </w:r>
      <w:r w:rsidRPr="00BC2573">
        <w:rPr>
          <w:lang w:val="pl-PL"/>
        </w:rPr>
        <w:t>. Zadebiutowało na Światowej Konferencji Deweloperskiej Apple w 2005 roku. Silnik stworzony został, aby budować projekty na komputerach Mac, jednak szybko zdobył poparcie wystarczające do uzasadnienia stworzenia silnika i narzędzi na inne platformy</w:t>
      </w:r>
      <w:r>
        <w:rPr>
          <w:rStyle w:val="Odwoanieprzypisudolnego"/>
          <w:lang w:val="pl-PL"/>
        </w:rPr>
        <w:footnoteReference w:id="3"/>
      </w:r>
      <w:r w:rsidRPr="00BC2573">
        <w:rPr>
          <w:lang w:val="pl-PL"/>
        </w:rPr>
        <w:t xml:space="preserve">. </w:t>
      </w:r>
    </w:p>
    <w:p w:rsidR="007571EB" w:rsidRPr="00BC2573" w:rsidRDefault="007571EB" w:rsidP="007571EB">
      <w:pPr>
        <w:ind w:firstLine="576"/>
        <w:rPr>
          <w:lang w:val="pl-PL"/>
        </w:rPr>
      </w:pPr>
    </w:p>
    <w:p w:rsidR="007571EB" w:rsidRPr="00BC2573" w:rsidRDefault="007571EB" w:rsidP="007571EB">
      <w:pPr>
        <w:keepNext/>
        <w:ind w:firstLine="576"/>
        <w:jc w:val="center"/>
        <w:rPr>
          <w:lang w:val="pl-PL"/>
        </w:rPr>
      </w:pPr>
      <w:r w:rsidRPr="00BC2573">
        <w:rPr>
          <w:noProof/>
          <w:lang w:val="pl-PL" w:eastAsia="pl-PL" w:bidi="ar-SA"/>
        </w:rPr>
        <w:lastRenderedPageBreak/>
        <w:drawing>
          <wp:inline distT="0" distB="0" distL="0" distR="0" wp14:anchorId="1036F801" wp14:editId="27D4EB8C">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3326" cy="3091180"/>
                    </a:xfrm>
                    <a:prstGeom prst="rect">
                      <a:avLst/>
                    </a:prstGeom>
                    <a:noFill/>
                    <a:ln>
                      <a:noFill/>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7</w:t>
      </w:r>
      <w:r w:rsidRPr="00BC2573">
        <w:rPr>
          <w:lang w:val="pl-PL"/>
        </w:rPr>
        <w:fldChar w:fldCharType="end"/>
      </w:r>
      <w:r w:rsidRPr="00BC2573">
        <w:rPr>
          <w:lang w:val="pl-PL"/>
        </w:rPr>
        <w:t>. Interfejs graficzny edytora Unity</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Wersja trzecia silnika Unity została rozpowszechniona we wrześniu 2010 roku i skupiła się na dostarczeniu narzędzi i funkcjonalności, do których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sidRPr="00BC2573">
        <w:rPr>
          <w:lang w:val="pl-PL"/>
        </w:rPr>
        <w:t>została</w:t>
      </w:r>
      <w:proofErr w:type="gramEnd"/>
      <w:r w:rsidRPr="00BC2573">
        <w:rPr>
          <w:lang w:val="pl-PL"/>
        </w:rPr>
        <w:t xml:space="preserve"> opublikowana w 2012 roku i rozszerzyła silnik o animacje </w:t>
      </w:r>
      <w:proofErr w:type="spellStart"/>
      <w:r w:rsidRPr="00BC2573">
        <w:rPr>
          <w:lang w:val="pl-PL"/>
        </w:rPr>
        <w:t>Mecanim</w:t>
      </w:r>
      <w:proofErr w:type="spellEnd"/>
      <w:r w:rsidRPr="00BC2573">
        <w:rPr>
          <w:lang w:val="pl-PL"/>
        </w:rPr>
        <w:t xml:space="preserve"> i wsparcie dla DirectX 11.</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Unity korzysta z następujących mechanizmów w celu </w:t>
      </w:r>
      <w:proofErr w:type="spellStart"/>
      <w:r w:rsidRPr="00BC2573">
        <w:rPr>
          <w:lang w:val="pl-PL"/>
        </w:rPr>
        <w:t>renderowania</w:t>
      </w:r>
      <w:proofErr w:type="spellEnd"/>
      <w:r w:rsidRPr="00BC2573">
        <w:rPr>
          <w:lang w:val="pl-PL"/>
        </w:rPr>
        <w:t xml:space="preserve"> grafiki:</w:t>
      </w:r>
    </w:p>
    <w:p w:rsidR="007571EB" w:rsidRPr="00BC2573" w:rsidRDefault="007571EB" w:rsidP="007571EB">
      <w:pPr>
        <w:pStyle w:val="Akapitzlist"/>
        <w:numPr>
          <w:ilvl w:val="0"/>
          <w:numId w:val="19"/>
        </w:numPr>
        <w:rPr>
          <w:lang w:val="pl-PL"/>
        </w:rPr>
      </w:pPr>
      <w:r w:rsidRPr="00BC2573">
        <w:rPr>
          <w:lang w:val="pl-PL"/>
        </w:rPr>
        <w:t>Direct3D – Windows Phone, Xbox360</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7571EB" w:rsidRPr="00BC2573" w:rsidRDefault="007571EB" w:rsidP="007571EB">
      <w:pPr>
        <w:pStyle w:val="Akapitzlist"/>
        <w:numPr>
          <w:ilvl w:val="0"/>
          <w:numId w:val="19"/>
        </w:numPr>
        <w:rPr>
          <w:lang w:val="pl-PL"/>
        </w:rPr>
      </w:pPr>
      <w:r w:rsidRPr="00BC2573">
        <w:rPr>
          <w:lang w:val="pl-PL"/>
        </w:rPr>
        <w:t>Biblioteki komercyjne – konsole</w:t>
      </w:r>
    </w:p>
    <w:p w:rsidR="007571EB" w:rsidRPr="00BC2573" w:rsidRDefault="007571EB" w:rsidP="007571EB">
      <w:pPr>
        <w:rPr>
          <w:lang w:val="pl-PL"/>
        </w:rPr>
      </w:pPr>
    </w:p>
    <w:p w:rsidR="007571EB" w:rsidRPr="00BC2573" w:rsidRDefault="007571EB" w:rsidP="007571EB">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post-</w:t>
      </w:r>
      <w:proofErr w:type="spellStart"/>
      <w:r w:rsidRPr="00BC2573">
        <w:rPr>
          <w:lang w:val="pl-PL"/>
        </w:rPr>
        <w:t>processingowe</w:t>
      </w:r>
      <w:proofErr w:type="spellEnd"/>
      <w:r w:rsidRPr="00BC2573">
        <w:rPr>
          <w:lang w:val="pl-PL"/>
        </w:rPr>
        <w:t xml:space="preserve">. Unity pozwala też na importowanie zasobów z programów takich jak 3ds Max, Maya, </w:t>
      </w:r>
      <w:proofErr w:type="spellStart"/>
      <w:r w:rsidRPr="00BC2573">
        <w:rPr>
          <w:lang w:val="pl-PL"/>
        </w:rPr>
        <w:t>Softimage</w:t>
      </w:r>
      <w:proofErr w:type="spellEnd"/>
      <w:r w:rsidRPr="00BC2573">
        <w:rPr>
          <w:lang w:val="pl-PL"/>
        </w:rPr>
        <w:t xml:space="preserve">, </w:t>
      </w:r>
      <w:proofErr w:type="spellStart"/>
      <w:r w:rsidRPr="00BC2573">
        <w:rPr>
          <w:lang w:val="pl-PL"/>
        </w:rPr>
        <w:lastRenderedPageBreak/>
        <w:t>Blender</w:t>
      </w:r>
      <w:proofErr w:type="spellEnd"/>
      <w:r w:rsidRPr="00BC2573">
        <w:rPr>
          <w:lang w:val="pl-PL"/>
        </w:rPr>
        <w:t xml:space="preserve">, modo, </w:t>
      </w:r>
      <w:proofErr w:type="spellStart"/>
      <w:r w:rsidRPr="00BC2573">
        <w:rPr>
          <w:lang w:val="pl-PL"/>
        </w:rPr>
        <w:t>ZBrush</w:t>
      </w:r>
      <w:proofErr w:type="spellEnd"/>
      <w:r w:rsidRPr="00BC2573">
        <w:rPr>
          <w:lang w:val="pl-PL"/>
        </w:rPr>
        <w:t xml:space="preserve">, </w:t>
      </w:r>
      <w:proofErr w:type="spellStart"/>
      <w:r w:rsidRPr="00BC2573">
        <w:rPr>
          <w:lang w:val="pl-PL"/>
        </w:rPr>
        <w:t>Cinema</w:t>
      </w:r>
      <w:proofErr w:type="spellEnd"/>
      <w:r w:rsidRPr="00BC2573">
        <w:rPr>
          <w:lang w:val="pl-PL"/>
        </w:rPr>
        <w:t xml:space="preserve"> 4D, Cheetah3D, Adobe </w:t>
      </w:r>
      <w:proofErr w:type="spellStart"/>
      <w:r w:rsidRPr="00BC2573">
        <w:rPr>
          <w:lang w:val="pl-PL"/>
        </w:rPr>
        <w:t>Photoshop</w:t>
      </w:r>
      <w:proofErr w:type="spellEnd"/>
      <w:r w:rsidRPr="00BC2573">
        <w:rPr>
          <w:lang w:val="pl-PL"/>
        </w:rPr>
        <w:t xml:space="preserve">, Adobe </w:t>
      </w:r>
      <w:proofErr w:type="spellStart"/>
      <w:r w:rsidRPr="00BC2573">
        <w:rPr>
          <w:lang w:val="pl-PL"/>
        </w:rPr>
        <w:t>Fireworks</w:t>
      </w:r>
      <w:proofErr w:type="spellEnd"/>
      <w:r w:rsidRPr="00BC2573">
        <w:rPr>
          <w:lang w:val="pl-PL"/>
        </w:rPr>
        <w:t xml:space="preserve"> i </w:t>
      </w:r>
      <w:proofErr w:type="spellStart"/>
      <w:r w:rsidRPr="00BC2573">
        <w:rPr>
          <w:lang w:val="pl-PL"/>
        </w:rPr>
        <w:t>Allegorithmic</w:t>
      </w:r>
      <w:proofErr w:type="spellEnd"/>
      <w:r w:rsidRPr="00BC2573">
        <w:rPr>
          <w:lang w:val="pl-PL"/>
        </w:rPr>
        <w:t xml:space="preserve"> </w:t>
      </w:r>
      <w:proofErr w:type="spellStart"/>
      <w:r w:rsidRPr="00BC2573">
        <w:rPr>
          <w:lang w:val="pl-PL"/>
        </w:rPr>
        <w:t>Substance</w:t>
      </w:r>
      <w:proofErr w:type="spellEnd"/>
      <w:r w:rsidRPr="00BC2573">
        <w:rPr>
          <w:lang w:val="pl-PL"/>
        </w:rPr>
        <w:t>. Zasoby te mogą zostać dodane do projektu, po czym można nimi zarządzać z wnętrza Unity IDE poprzez graficzny interfejs użytkownika</w:t>
      </w:r>
      <w:r>
        <w:rPr>
          <w:rStyle w:val="Odwoanieprzypisudolnego"/>
          <w:lang w:val="pl-PL"/>
        </w:rPr>
        <w:footnoteReference w:id="4"/>
      </w:r>
      <w:r w:rsidRPr="00BC2573">
        <w:rPr>
          <w:lang w:val="pl-PL"/>
        </w:rPr>
        <w:t xml:space="preserve">.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7571EB" w:rsidRPr="00BC2573" w:rsidRDefault="007571EB" w:rsidP="007571EB">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w:t>
      </w:r>
      <w:r w:rsidR="00FD79BB">
        <w:rPr>
          <w:lang w:val="pl-PL"/>
        </w:rPr>
        <w:t xml:space="preserve"> [</w:t>
      </w:r>
      <w:r w:rsidR="00FD79BB">
        <w:rPr>
          <w:lang w:val="pl-PL"/>
        </w:rPr>
        <w:fldChar w:fldCharType="begin"/>
      </w:r>
      <w:r w:rsidR="00FD79BB">
        <w:rPr>
          <w:lang w:val="pl-PL"/>
        </w:rPr>
        <w:instrText xml:space="preserve"> REF Creighton10 \h </w:instrText>
      </w:r>
      <w:r w:rsidR="00FD79BB">
        <w:rPr>
          <w:lang w:val="pl-PL"/>
        </w:rPr>
      </w:r>
      <w:r w:rsidR="00FD79BB">
        <w:rPr>
          <w:lang w:val="pl-PL"/>
        </w:rPr>
        <w:fldChar w:fldCharType="separate"/>
      </w:r>
      <w:r w:rsidR="00FD79BB">
        <w:rPr>
          <w:noProof/>
        </w:rPr>
        <w:t>5</w:t>
      </w:r>
      <w:r w:rsidR="00FD79BB">
        <w:rPr>
          <w:lang w:val="pl-PL"/>
        </w:rPr>
        <w:fldChar w:fldCharType="end"/>
      </w:r>
      <w:r w:rsidR="00FD79BB">
        <w:rPr>
          <w:lang w:val="pl-PL"/>
        </w:rPr>
        <w:t>]</w:t>
      </w:r>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debugowaniu skryptów.</w:t>
      </w:r>
    </w:p>
    <w:p w:rsidR="007571EB" w:rsidRPr="00BC2573" w:rsidRDefault="007571EB" w:rsidP="007571EB">
      <w:pPr>
        <w:ind w:firstLine="720"/>
        <w:rPr>
          <w:lang w:val="pl-PL"/>
        </w:rPr>
      </w:pPr>
      <w:r w:rsidRPr="00BC2573">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Pr="00BC2573">
        <w:rPr>
          <w:lang w:val="pl-PL"/>
        </w:rPr>
        <w:t>BlackBerry</w:t>
      </w:r>
      <w:proofErr w:type="spellEnd"/>
      <w:r w:rsidRPr="00BC2573">
        <w:rPr>
          <w:lang w:val="pl-PL"/>
        </w:rPr>
        <w:t xml:space="preserve"> 10, Windows 8, Windows Phone 8, Windows, Mac, Linux, Android, </w:t>
      </w:r>
      <w:proofErr w:type="spellStart"/>
      <w:r w:rsidRPr="00BC2573">
        <w:rPr>
          <w:lang w:val="pl-PL"/>
        </w:rPr>
        <w:t>iOS</w:t>
      </w:r>
      <w:proofErr w:type="spellEnd"/>
      <w:r w:rsidRPr="00BC2573">
        <w:rPr>
          <w:lang w:val="pl-PL"/>
        </w:rPr>
        <w:t xml:space="preserve">, Unity Web Player, Adobe Flash, </w:t>
      </w:r>
      <w:proofErr w:type="spellStart"/>
      <w:r w:rsidRPr="00BC2573">
        <w:rPr>
          <w:lang w:val="pl-PL"/>
        </w:rPr>
        <w:t>PlayStation</w:t>
      </w:r>
      <w:proofErr w:type="spellEnd"/>
      <w:r w:rsidRPr="00BC2573">
        <w:rPr>
          <w:lang w:val="pl-PL"/>
        </w:rPr>
        <w:t xml:space="preserve"> 3, </w:t>
      </w:r>
      <w:proofErr w:type="spellStart"/>
      <w:r w:rsidRPr="00BC2573">
        <w:rPr>
          <w:lang w:val="pl-PL"/>
        </w:rPr>
        <w:t>PlayStation</w:t>
      </w:r>
      <w:proofErr w:type="spellEnd"/>
      <w:r w:rsidRPr="00BC2573">
        <w:rPr>
          <w:lang w:val="pl-PL"/>
        </w:rPr>
        <w:t xml:space="preserve"> Vita, Xbox 360, Wii U oraz Wii</w:t>
      </w:r>
      <w:r>
        <w:rPr>
          <w:rStyle w:val="Odwoanieprzypisudolnego"/>
          <w:lang w:val="pl-PL"/>
        </w:rPr>
        <w:footnoteReference w:id="5"/>
      </w:r>
      <w:r w:rsidRPr="00BC2573">
        <w:rPr>
          <w:lang w:val="pl-PL"/>
        </w:rPr>
        <w:t xml:space="preserve">. W następnej wersji silnika zapowiedziano wsparcie dla urządzeń </w:t>
      </w:r>
      <w:proofErr w:type="spellStart"/>
      <w:r w:rsidRPr="00BC2573">
        <w:rPr>
          <w:lang w:val="pl-PL"/>
        </w:rPr>
        <w:t>PlayStation</w:t>
      </w:r>
      <w:proofErr w:type="spellEnd"/>
      <w:r w:rsidRPr="00BC2573">
        <w:rPr>
          <w:lang w:val="pl-PL"/>
        </w:rPr>
        <w:t xml:space="preserve"> 4 oraz Xbox One.</w:t>
      </w:r>
    </w:p>
    <w:p w:rsidR="007571EB" w:rsidRPr="00BC2573" w:rsidRDefault="007571EB" w:rsidP="007571EB">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parametrem szerokości oraz obsługi warstw kolizyjnych. Unity 4.3 </w:t>
      </w:r>
      <w:proofErr w:type="gramStart"/>
      <w:r w:rsidRPr="00BC2573">
        <w:rPr>
          <w:lang w:val="pl-PL"/>
        </w:rPr>
        <w:t>wprowadziło</w:t>
      </w:r>
      <w:proofErr w:type="gramEnd"/>
      <w:r w:rsidRPr="00BC2573">
        <w:rPr>
          <w:lang w:val="pl-PL"/>
        </w:rPr>
        <w:t xml:space="preserve"> też obsługę obiektów fizycznych Box2D do wykorzystania w grach dwuwymiarowych. </w:t>
      </w:r>
    </w:p>
    <w:p w:rsidR="007571EB" w:rsidRDefault="007571EB" w:rsidP="007571EB">
      <w:pPr>
        <w:ind w:firstLine="720"/>
        <w:rPr>
          <w:lang w:val="pl-PL"/>
        </w:rPr>
      </w:pPr>
    </w:p>
    <w:p w:rsidR="007571EB" w:rsidRPr="00BC2573" w:rsidRDefault="007571EB" w:rsidP="007571EB">
      <w:pPr>
        <w:ind w:firstLine="720"/>
        <w:rPr>
          <w:lang w:val="pl-PL"/>
        </w:rPr>
      </w:pPr>
    </w:p>
    <w:p w:rsidR="007571EB" w:rsidRPr="00BC2573" w:rsidRDefault="007571EB" w:rsidP="007571EB">
      <w:pPr>
        <w:pStyle w:val="Nagwek2"/>
        <w:rPr>
          <w:lang w:val="pl-PL"/>
        </w:rPr>
      </w:pPr>
      <w:bookmarkStart w:id="3" w:name="_Toc396655184"/>
      <w:proofErr w:type="spellStart"/>
      <w:r w:rsidRPr="00BC2573">
        <w:rPr>
          <w:lang w:val="pl-PL"/>
        </w:rPr>
        <w:lastRenderedPageBreak/>
        <w:t>Marmelade</w:t>
      </w:r>
      <w:proofErr w:type="spellEnd"/>
      <w:r w:rsidRPr="00BC2573">
        <w:rPr>
          <w:lang w:val="pl-PL"/>
        </w:rPr>
        <w:t xml:space="preserve"> SDK</w:t>
      </w:r>
      <w:bookmarkEnd w:id="3"/>
    </w:p>
    <w:p w:rsidR="007571EB" w:rsidRPr="00BC2573" w:rsidRDefault="007571EB" w:rsidP="007571EB">
      <w:pPr>
        <w:rPr>
          <w:lang w:val="pl-PL"/>
        </w:rPr>
      </w:pPr>
    </w:p>
    <w:p w:rsidR="007571EB" w:rsidRPr="00BC2573" w:rsidRDefault="007571EB" w:rsidP="007571EB">
      <w:pPr>
        <w:ind w:firstLine="576"/>
        <w:rPr>
          <w:lang w:val="pl-PL"/>
        </w:rPr>
      </w:pPr>
      <w:proofErr w:type="spellStart"/>
      <w:r>
        <w:rPr>
          <w:lang w:val="pl-PL"/>
        </w:rPr>
        <w:t>Marme</w:t>
      </w:r>
      <w:r w:rsidRPr="00BC2573">
        <w:rPr>
          <w:lang w:val="pl-PL"/>
        </w:rPr>
        <w:t>lade</w:t>
      </w:r>
      <w:proofErr w:type="spellEnd"/>
      <w:r w:rsidRPr="00BC2573">
        <w:rPr>
          <w:lang w:val="pl-PL"/>
        </w:rPr>
        <w:t xml:space="preserve"> SDK (wcześniej </w:t>
      </w:r>
      <w:proofErr w:type="spellStart"/>
      <w:r w:rsidRPr="00BC2573">
        <w:rPr>
          <w:lang w:val="pl-PL"/>
        </w:rPr>
        <w:t>Airplay</w:t>
      </w:r>
      <w:proofErr w:type="spellEnd"/>
      <w:r w:rsidRPr="00BC2573">
        <w:rPr>
          <w:lang w:val="pl-PL"/>
        </w:rPr>
        <w:t xml:space="preserve"> SDK) jest międzyplatformowym silnikiem służącym do tworzenia oprogramowania i gier firmy </w:t>
      </w:r>
      <w:proofErr w:type="spellStart"/>
      <w:r w:rsidRPr="00BC2573">
        <w:rPr>
          <w:lang w:val="pl-PL"/>
        </w:rPr>
        <w:t>Marmelade</w:t>
      </w:r>
      <w:proofErr w:type="spellEnd"/>
      <w:r w:rsidRPr="00BC2573">
        <w:rPr>
          <w:lang w:val="pl-PL"/>
        </w:rPr>
        <w:t xml:space="preserve"> Technologies Limited, posiadającym pliki biblioteczne, przykłady, dokumentację i narzędzia wymagane do tworzenia, testowania oraz publikacji aplikacji dla urządzeń mobilnych.</w:t>
      </w:r>
    </w:p>
    <w:p w:rsidR="007571EB" w:rsidRPr="00BC2573" w:rsidRDefault="007571EB" w:rsidP="007571EB">
      <w:pPr>
        <w:rPr>
          <w:lang w:val="pl-PL"/>
        </w:rPr>
      </w:pPr>
    </w:p>
    <w:p w:rsidR="007571EB" w:rsidRPr="00BC2573" w:rsidRDefault="007571EB" w:rsidP="007571EB">
      <w:pPr>
        <w:keepNext/>
        <w:jc w:val="center"/>
        <w:rPr>
          <w:lang w:val="pl-PL"/>
        </w:rPr>
      </w:pPr>
      <w:r w:rsidRPr="00BC2573">
        <w:rPr>
          <w:noProof/>
          <w:lang w:val="pl-PL" w:eastAsia="pl-PL" w:bidi="ar-SA"/>
        </w:rPr>
        <w:drawing>
          <wp:inline distT="0" distB="0" distL="0" distR="0" wp14:anchorId="2E5D21A4" wp14:editId="45E06ADE">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8</w:t>
      </w:r>
      <w:r w:rsidRPr="00BC2573">
        <w:rPr>
          <w:lang w:val="pl-PL"/>
        </w:rPr>
        <w:fldChar w:fldCharType="end"/>
      </w:r>
      <w:r w:rsidRPr="00BC2573">
        <w:rPr>
          <w:lang w:val="pl-PL"/>
        </w:rPr>
        <w:t xml:space="preserve">. </w:t>
      </w:r>
      <w:r>
        <w:rPr>
          <w:lang w:val="pl-PL"/>
        </w:rPr>
        <w:t xml:space="preserve">Przykładowy projekt załadowany w symulatorze </w:t>
      </w:r>
      <w:proofErr w:type="spellStart"/>
      <w:r>
        <w:rPr>
          <w:lang w:val="pl-PL"/>
        </w:rPr>
        <w:t>Marmelade</w:t>
      </w:r>
      <w:proofErr w:type="spellEnd"/>
      <w:r>
        <w:rPr>
          <w:lang w:val="pl-PL"/>
        </w:rPr>
        <w:t>. W tle projekt otwarty w aplikacji Visual Studio</w:t>
      </w:r>
      <w:r>
        <w:rPr>
          <w:rStyle w:val="Odwoanieprzypisudolnego"/>
          <w:lang w:val="pl-PL"/>
        </w:rPr>
        <w:footnoteReference w:id="6"/>
      </w:r>
    </w:p>
    <w:p w:rsidR="007571EB" w:rsidRPr="00BC2573" w:rsidRDefault="007571EB" w:rsidP="007571EB">
      <w:pPr>
        <w:rPr>
          <w:lang w:val="pl-PL"/>
        </w:rPr>
      </w:pPr>
    </w:p>
    <w:p w:rsidR="007571EB" w:rsidRPr="00BC2573" w:rsidRDefault="007571EB" w:rsidP="007571EB">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platform</w:t>
      </w:r>
      <w:r>
        <w:rPr>
          <w:lang w:val="pl-PL"/>
        </w:rPr>
        <w:t>,</w:t>
      </w:r>
      <w:r w:rsidRPr="00BC2573">
        <w:rPr>
          <w:lang w:val="pl-PL"/>
        </w:rPr>
        <w:t xml:space="preserve"> które wspiera, pozwalające na testowanie aplikacji bez konieczności interakcji z </w:t>
      </w:r>
      <w:r w:rsidRPr="00BC2573">
        <w:rPr>
          <w:lang w:val="pl-PL"/>
        </w:rPr>
        <w:lastRenderedPageBreak/>
        <w:t>rzeczywistym urządzeniem</w:t>
      </w:r>
      <w:r>
        <w:rPr>
          <w:rStyle w:val="Odwoanieprzypisudolnego"/>
          <w:lang w:val="pl-PL"/>
        </w:rPr>
        <w:footnoteReference w:id="7"/>
      </w:r>
      <w:r w:rsidRPr="00BC2573">
        <w:rPr>
          <w:lang w:val="pl-PL"/>
        </w:rPr>
        <w:t>.</w:t>
      </w:r>
    </w:p>
    <w:p w:rsidR="007571EB" w:rsidRPr="00BC2573" w:rsidRDefault="007571EB" w:rsidP="007571EB">
      <w:pPr>
        <w:ind w:firstLine="720"/>
        <w:rPr>
          <w:lang w:val="pl-PL"/>
        </w:rPr>
      </w:pPr>
      <w:r w:rsidRPr="00BC2573">
        <w:rPr>
          <w:lang w:val="pl-PL"/>
        </w:rPr>
        <w:t xml:space="preserve">Podstawowym założeniem </w:t>
      </w:r>
      <w:proofErr w:type="spellStart"/>
      <w:r w:rsidRPr="00BC2573">
        <w:rPr>
          <w:lang w:val="pl-PL"/>
        </w:rPr>
        <w:t>Marmelad</w:t>
      </w:r>
      <w:r>
        <w:rPr>
          <w:lang w:val="pl-PL"/>
        </w:rPr>
        <w:t>e</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 zależności od zakupionej licencji </w:t>
      </w:r>
      <w:proofErr w:type="spellStart"/>
      <w:r w:rsidRPr="00BC2573">
        <w:rPr>
          <w:lang w:val="pl-PL"/>
        </w:rPr>
        <w:t>Marmelade</w:t>
      </w:r>
      <w:proofErr w:type="spellEnd"/>
      <w:r w:rsidRPr="00BC2573">
        <w:rPr>
          <w:lang w:val="pl-PL"/>
        </w:rPr>
        <w:t xml:space="preserve"> SDK pozwala na tworzenie aplikacji na następujące platformy: Android, </w:t>
      </w:r>
      <w:proofErr w:type="spellStart"/>
      <w:r w:rsidRPr="00BC2573">
        <w:rPr>
          <w:lang w:val="pl-PL"/>
        </w:rPr>
        <w:t>BlackBerry</w:t>
      </w:r>
      <w:proofErr w:type="spellEnd"/>
      <w:r w:rsidRPr="00BC2573">
        <w:rPr>
          <w:lang w:val="pl-PL"/>
        </w:rPr>
        <w:t xml:space="preserve">, Ios, LG Smart TV, </w:t>
      </w:r>
      <w:proofErr w:type="spellStart"/>
      <w:r w:rsidRPr="00BC2573">
        <w:rPr>
          <w:lang w:val="pl-PL"/>
        </w:rPr>
        <w:t>Tizen</w:t>
      </w:r>
      <w:proofErr w:type="spellEnd"/>
      <w:r w:rsidRPr="00BC2573">
        <w:rPr>
          <w:lang w:val="pl-PL"/>
        </w:rPr>
        <w:t>, Mac OS X, Windows Desktop, Roku 2 i 3 oraz Windows Phone 8</w:t>
      </w:r>
      <w:r>
        <w:rPr>
          <w:rStyle w:val="Odwoanieprzypisudolnego"/>
          <w:lang w:val="pl-PL"/>
        </w:rPr>
        <w:footnoteReference w:id="8"/>
      </w:r>
      <w:r w:rsidRPr="00BC2573">
        <w:rPr>
          <w:lang w:val="pl-PL"/>
        </w:rPr>
        <w:t>.</w:t>
      </w:r>
    </w:p>
    <w:p w:rsidR="007571EB" w:rsidRPr="00BC2573" w:rsidRDefault="007571EB" w:rsidP="007571EB">
      <w:pPr>
        <w:ind w:firstLine="720"/>
        <w:rPr>
          <w:lang w:val="pl-PL"/>
        </w:rPr>
      </w:pPr>
      <w:proofErr w:type="spellStart"/>
      <w:r w:rsidRPr="00BC2573">
        <w:rPr>
          <w:lang w:val="pl-PL"/>
        </w:rPr>
        <w:t>Marmelade</w:t>
      </w:r>
      <w:proofErr w:type="spellEnd"/>
      <w:r w:rsidRPr="00BC2573">
        <w:rPr>
          <w:lang w:val="pl-PL"/>
        </w:rPr>
        <w:t xml:space="preserve"> SDK składa się z dwóch podstawowych warstw</w:t>
      </w:r>
      <w:r>
        <w:rPr>
          <w:rStyle w:val="Odwoanieprzypisudolnego"/>
          <w:lang w:val="pl-PL"/>
        </w:rPr>
        <w:footnoteReference w:id="9"/>
      </w:r>
      <w:r w:rsidRPr="00BC2573">
        <w:rPr>
          <w:lang w:val="pl-PL"/>
        </w:rPr>
        <w:t xml:space="preserve">.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 Bardzo znaczącą funkcjonalnością tego pakietu jest możliwość kompilowania tworzonej aplikacji na urządzenia z systemem </w:t>
      </w:r>
      <w:proofErr w:type="spellStart"/>
      <w:r w:rsidRPr="00BC2573">
        <w:rPr>
          <w:lang w:val="pl-PL"/>
        </w:rPr>
        <w:t>iOS</w:t>
      </w:r>
      <w:proofErr w:type="spellEnd"/>
      <w:r w:rsidRPr="00BC2573">
        <w:rPr>
          <w:lang w:val="pl-PL"/>
        </w:rPr>
        <w:t xml:space="preserve"> i Mac OS bez konieczności posiadania urządzeń firmy Apple, acz publikacja do oficjalnego sklepu internetowego dalej wymaga podpisania aplikacji na sprzęcie Apple.</w:t>
      </w:r>
    </w:p>
    <w:p w:rsidR="007571EB" w:rsidRDefault="007571EB" w:rsidP="007571EB">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 jaki i przez warstwę </w:t>
      </w:r>
      <w:proofErr w:type="spellStart"/>
      <w:r w:rsidRPr="00BC2573">
        <w:rPr>
          <w:lang w:val="pl-PL"/>
        </w:rPr>
        <w:t>Marmelade</w:t>
      </w:r>
      <w:proofErr w:type="spellEnd"/>
      <w:r w:rsidRPr="00BC2573">
        <w:rPr>
          <w:lang w:val="pl-PL"/>
        </w:rPr>
        <w:t xml:space="preserve"> Studio. Warstwa ta pozwala na korzystanie z ładowania i </w:t>
      </w:r>
      <w:proofErr w:type="spellStart"/>
      <w:r w:rsidRPr="00BC2573">
        <w:rPr>
          <w:lang w:val="pl-PL"/>
        </w:rPr>
        <w:t>renderowania</w:t>
      </w:r>
      <w:proofErr w:type="spellEnd"/>
      <w:r w:rsidRPr="00BC2573">
        <w:rPr>
          <w:lang w:val="pl-PL"/>
        </w:rPr>
        <w:t xml:space="preserve"> zasobów graficznych takich jak bitmapy i modele trójwymiarowe. Pozwala też na korzystanie z wtyczek do programów takich jak </w:t>
      </w:r>
      <w:proofErr w:type="spellStart"/>
      <w:r w:rsidRPr="00BC2573">
        <w:rPr>
          <w:lang w:val="pl-PL"/>
        </w:rPr>
        <w:t>Autodesk</w:t>
      </w:r>
      <w:proofErr w:type="spellEnd"/>
      <w:r w:rsidRPr="00BC2573">
        <w:rPr>
          <w:lang w:val="pl-PL"/>
        </w:rPr>
        <w:t xml:space="preserve"> 3DS Max i </w:t>
      </w:r>
      <w:proofErr w:type="spellStart"/>
      <w:r w:rsidRPr="00BC2573">
        <w:rPr>
          <w:lang w:val="pl-PL"/>
        </w:rPr>
        <w:t>Autodesk</w:t>
      </w:r>
      <w:proofErr w:type="spellEnd"/>
      <w:r w:rsidRPr="00BC2573">
        <w:rPr>
          <w:lang w:val="pl-PL"/>
        </w:rPr>
        <w:t xml:space="preserve"> </w:t>
      </w:r>
      <w:proofErr w:type="gramStart"/>
      <w:r w:rsidRPr="00BC2573">
        <w:rPr>
          <w:lang w:val="pl-PL"/>
        </w:rPr>
        <w:t>Maya co</w:t>
      </w:r>
      <w:proofErr w:type="gramEnd"/>
      <w:r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Pr="00BC2573">
        <w:rPr>
          <w:lang w:val="pl-PL"/>
        </w:rPr>
        <w:t>renderowanie</w:t>
      </w:r>
      <w:proofErr w:type="spellEnd"/>
      <w:r w:rsidRPr="00BC2573">
        <w:rPr>
          <w:lang w:val="pl-PL"/>
        </w:rPr>
        <w:t xml:space="preserve"> grafiki, </w:t>
      </w:r>
      <w:proofErr w:type="spellStart"/>
      <w:r w:rsidRPr="00BC2573">
        <w:rPr>
          <w:lang w:val="pl-PL"/>
        </w:rPr>
        <w:t>Marmelade</w:t>
      </w:r>
      <w:proofErr w:type="spellEnd"/>
      <w:r w:rsidRPr="00BC2573">
        <w:rPr>
          <w:lang w:val="pl-PL"/>
        </w:rPr>
        <w:t xml:space="preserve"> SDK wprowadza moduł wsparcia wstecznego.</w:t>
      </w:r>
    </w:p>
    <w:p w:rsidR="007571EB" w:rsidRPr="00BC2573" w:rsidRDefault="007571EB" w:rsidP="007571EB">
      <w:pPr>
        <w:ind w:firstLine="720"/>
        <w:rPr>
          <w:lang w:val="pl-PL"/>
        </w:rPr>
      </w:pPr>
    </w:p>
    <w:p w:rsidR="007571EB" w:rsidRPr="00BC2573" w:rsidRDefault="007571EB" w:rsidP="007571EB">
      <w:pPr>
        <w:pStyle w:val="Nagwek2"/>
        <w:rPr>
          <w:lang w:val="pl-PL"/>
        </w:rPr>
      </w:pPr>
      <w:bookmarkStart w:id="4" w:name="_Toc396655185"/>
      <w:proofErr w:type="spellStart"/>
      <w:proofErr w:type="gramStart"/>
      <w:r>
        <w:rPr>
          <w:lang w:val="pl-PL"/>
        </w:rPr>
        <w:lastRenderedPageBreak/>
        <w:t>jMonkey</w:t>
      </w:r>
      <w:proofErr w:type="spellEnd"/>
      <w:proofErr w:type="gramEnd"/>
      <w:r w:rsidRPr="00BC2573">
        <w:rPr>
          <w:lang w:val="pl-PL"/>
        </w:rPr>
        <w:t xml:space="preserve"> Engine</w:t>
      </w:r>
      <w:bookmarkEnd w:id="4"/>
    </w:p>
    <w:p w:rsidR="007571EB" w:rsidRPr="00BC2573" w:rsidRDefault="007571EB" w:rsidP="007571EB">
      <w:pPr>
        <w:rPr>
          <w:lang w:val="pl-PL"/>
        </w:rPr>
      </w:pPr>
    </w:p>
    <w:p w:rsidR="007571EB" w:rsidRPr="00BC2573" w:rsidRDefault="007571EB" w:rsidP="007571EB">
      <w:pPr>
        <w:ind w:firstLine="576"/>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r w:rsidRPr="00BC2573">
        <w:rPr>
          <w:lang w:val="pl-PL"/>
        </w:rPr>
        <w:t xml:space="preserve"> 2,3 i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jest, jako zintegrowana wtyczka do IDE </w:t>
      </w:r>
      <w:proofErr w:type="spellStart"/>
      <w:r w:rsidRPr="00BC2573">
        <w:rPr>
          <w:lang w:val="pl-PL"/>
        </w:rPr>
        <w:t>NetBeans</w:t>
      </w:r>
      <w:proofErr w:type="spellEnd"/>
      <w:r w:rsidRPr="00BC2573">
        <w:rPr>
          <w:lang w:val="pl-PL"/>
        </w:rPr>
        <w:t>, co widać na rysunku 9.</w:t>
      </w:r>
    </w:p>
    <w:p w:rsidR="007571EB" w:rsidRPr="00BC2573" w:rsidRDefault="007571EB" w:rsidP="007571EB">
      <w:pPr>
        <w:rPr>
          <w:lang w:val="pl-PL"/>
        </w:rPr>
      </w:pPr>
    </w:p>
    <w:p w:rsidR="007571EB" w:rsidRPr="00BC2573" w:rsidRDefault="007571EB" w:rsidP="007571EB">
      <w:pPr>
        <w:keepNext/>
        <w:rPr>
          <w:lang w:val="pl-PL"/>
        </w:rPr>
      </w:pPr>
      <w:r w:rsidRPr="00BC2573">
        <w:rPr>
          <w:noProof/>
          <w:lang w:val="pl-PL" w:eastAsia="pl-PL" w:bidi="ar-SA"/>
        </w:rPr>
        <w:drawing>
          <wp:inline distT="0" distB="0" distL="0" distR="0" wp14:anchorId="4D709BC4" wp14:editId="7414953A">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7571EB" w:rsidRPr="00BC2573" w:rsidRDefault="007571EB" w:rsidP="007571EB">
      <w:pPr>
        <w:pStyle w:val="Legenda"/>
        <w:jc w:val="both"/>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9</w:t>
      </w:r>
      <w:r w:rsidRPr="00BC2573">
        <w:rPr>
          <w:lang w:val="pl-PL"/>
        </w:rPr>
        <w:fldChar w:fldCharType="end"/>
      </w:r>
      <w:r>
        <w:rPr>
          <w:lang w:val="pl-PL"/>
        </w:rPr>
        <w:t xml:space="preserve">. Przykładowy projekt załadowany w </w:t>
      </w:r>
      <w:proofErr w:type="spellStart"/>
      <w:r>
        <w:rPr>
          <w:lang w:val="pl-PL"/>
        </w:rPr>
        <w:t>jMonkey</w:t>
      </w:r>
      <w:proofErr w:type="spellEnd"/>
      <w:r>
        <w:rPr>
          <w:lang w:val="pl-PL"/>
        </w:rPr>
        <w:t xml:space="preserve"> SDK</w:t>
      </w:r>
      <w:r>
        <w:rPr>
          <w:rStyle w:val="Odwoanieprzypisudolnego"/>
          <w:lang w:val="pl-PL"/>
        </w:rPr>
        <w:footnoteReference w:id="10"/>
      </w:r>
    </w:p>
    <w:p w:rsidR="007571EB" w:rsidRPr="00BC2573" w:rsidRDefault="007571EB" w:rsidP="007571EB">
      <w:pPr>
        <w:rPr>
          <w:lang w:val="pl-PL"/>
        </w:rPr>
      </w:pPr>
    </w:p>
    <w:p w:rsidR="007571EB" w:rsidRPr="00BC2573" w:rsidRDefault="007571EB" w:rsidP="007571EB">
      <w:pPr>
        <w:ind w:firstLine="720"/>
        <w:rPr>
          <w:lang w:val="pl-PL"/>
        </w:rPr>
      </w:pPr>
      <w:proofErr w:type="spellStart"/>
      <w:proofErr w:type="gramStart"/>
      <w:r w:rsidRPr="00BC2573">
        <w:rPr>
          <w:lang w:val="pl-PL"/>
        </w:rPr>
        <w:t>jMonkeyEngine</w:t>
      </w:r>
      <w:proofErr w:type="spellEnd"/>
      <w:proofErr w:type="gramEnd"/>
      <w:r w:rsidRPr="00BC2573">
        <w:rPr>
          <w:lang w:val="pl-PL"/>
        </w:rPr>
        <w:t xml:space="preserve"> jest projektem open </w:t>
      </w:r>
      <w:proofErr w:type="spellStart"/>
      <w:r w:rsidRPr="00BC2573">
        <w:rPr>
          <w:lang w:val="pl-PL"/>
        </w:rPr>
        <w:t>source</w:t>
      </w:r>
      <w:proofErr w:type="spellEnd"/>
      <w:r w:rsidRPr="00BC2573">
        <w:rPr>
          <w:lang w:val="pl-PL"/>
        </w:rPr>
        <w:t xml:space="preserve"> publikowanym pod nową licencją BSD. Korzysta z niego kilka komercyjnych firm deweloperskich i uczelni</w:t>
      </w:r>
      <w:r>
        <w:rPr>
          <w:rStyle w:val="Odwoanieprzypisudolnego"/>
          <w:lang w:val="pl-PL"/>
        </w:rPr>
        <w:footnoteReference w:id="11"/>
      </w:r>
      <w:r w:rsidRPr="00BC2573">
        <w:rPr>
          <w:lang w:val="pl-PL"/>
        </w:rPr>
        <w:t xml:space="preserve">. Sam silnik jest zbiorem bibliotek i narzędzi, składających się na niskopoziomową aplikację służącą do tworzenia gier. W Połączeniu z IDE, jak np. ma to miejsce w oficjalnym </w:t>
      </w:r>
      <w:proofErr w:type="spellStart"/>
      <w:r w:rsidRPr="00BC2573">
        <w:rPr>
          <w:lang w:val="pl-PL"/>
        </w:rPr>
        <w:t>jMonkey</w:t>
      </w:r>
      <w:proofErr w:type="spellEnd"/>
      <w:r w:rsidRPr="00BC2573">
        <w:rPr>
          <w:lang w:val="pl-PL"/>
        </w:rPr>
        <w:t xml:space="preserve"> Engine 3 SDK, staje się </w:t>
      </w:r>
      <w:r w:rsidRPr="00BC2573">
        <w:rPr>
          <w:lang w:val="pl-PL"/>
        </w:rPr>
        <w:lastRenderedPageBreak/>
        <w:t xml:space="preserve">wysokopoziomowym narzędziem z wieloma komponentami graficznymi. Integracja ze środowiskiem </w:t>
      </w:r>
      <w:proofErr w:type="spellStart"/>
      <w:r w:rsidRPr="00BC2573">
        <w:rPr>
          <w:lang w:val="pl-PL"/>
        </w:rPr>
        <w:t>NetBeans</w:t>
      </w:r>
      <w:proofErr w:type="spellEnd"/>
      <w:r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Pr="00BC2573">
        <w:rPr>
          <w:lang w:val="pl-PL"/>
        </w:rPr>
        <w:t>NetBeans</w:t>
      </w:r>
      <w:proofErr w:type="spellEnd"/>
      <w:r w:rsidRPr="00BC2573">
        <w:rPr>
          <w:lang w:val="pl-PL"/>
        </w:rPr>
        <w:t xml:space="preserve">, </w:t>
      </w:r>
      <w:proofErr w:type="spellStart"/>
      <w:r w:rsidRPr="00BC2573">
        <w:rPr>
          <w:lang w:val="pl-PL"/>
        </w:rPr>
        <w:t>jMonkeyEngine</w:t>
      </w:r>
      <w:proofErr w:type="spellEnd"/>
      <w:r w:rsidRPr="00BC2573">
        <w:rPr>
          <w:lang w:val="pl-PL"/>
        </w:rPr>
        <w:t xml:space="preserve"> wprowadza swoje własne repozytoria z wtyczkami, w wersjach stabilnych a także </w:t>
      </w:r>
      <w:proofErr w:type="gramStart"/>
      <w:r w:rsidRPr="00BC2573">
        <w:rPr>
          <w:lang w:val="pl-PL"/>
        </w:rPr>
        <w:t>kompilowanych co</w:t>
      </w:r>
      <w:proofErr w:type="gramEnd"/>
      <w:r w:rsidRPr="00BC2573">
        <w:rPr>
          <w:lang w:val="pl-PL"/>
        </w:rPr>
        <w:t xml:space="preserve"> noc.</w:t>
      </w:r>
    </w:p>
    <w:p w:rsidR="007571EB" w:rsidRPr="00BC2573" w:rsidRDefault="007571EB" w:rsidP="007571EB">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Pr>
          <w:rStyle w:val="Odwoanieprzypisudolnego"/>
          <w:lang w:val="pl-PL"/>
        </w:rPr>
        <w:footnoteReference w:id="12"/>
      </w:r>
      <w:r w:rsidRPr="00BC2573">
        <w:rPr>
          <w:lang w:val="pl-PL"/>
        </w:rPr>
        <w:t xml:space="preserve">. </w:t>
      </w:r>
      <w:proofErr w:type="spellStart"/>
      <w:proofErr w:type="gramStart"/>
      <w:r w:rsidRPr="00BC2573">
        <w:rPr>
          <w:lang w:val="pl-PL"/>
        </w:rPr>
        <w:t>jMonkey</w:t>
      </w:r>
      <w:proofErr w:type="spellEnd"/>
      <w:proofErr w:type="gramEnd"/>
      <w:r w:rsidRPr="00BC2573">
        <w:rPr>
          <w:lang w:val="pl-PL"/>
        </w:rPr>
        <w:t xml:space="preserve"> Engine rozpoznaje wiele zasobów wykorzystywanych w produkcji gier komputerowych, takich jak modele stworzone w aplikacji </w:t>
      </w:r>
      <w:proofErr w:type="spellStart"/>
      <w:r w:rsidRPr="00BC2573">
        <w:rPr>
          <w:lang w:val="pl-PL"/>
        </w:rPr>
        <w:t>Blender</w:t>
      </w:r>
      <w:proofErr w:type="spellEnd"/>
      <w:r w:rsidRPr="00BC2573">
        <w:rPr>
          <w:lang w:val="pl-PL"/>
        </w:rPr>
        <w:t xml:space="preserve">, czy też wszystkie zasoby zgodne ze specyfikacją OGRE. Obliczeniami fizycznymi zajmuje się silnik </w:t>
      </w:r>
      <w:proofErr w:type="spellStart"/>
      <w:r w:rsidRPr="00BC2573">
        <w:rPr>
          <w:lang w:val="pl-PL"/>
        </w:rPr>
        <w:t>Bullet</w:t>
      </w:r>
      <w:proofErr w:type="spellEnd"/>
      <w:r>
        <w:rPr>
          <w:rStyle w:val="Odwoanieprzypisudolnego"/>
          <w:lang w:val="pl-PL"/>
        </w:rPr>
        <w:footnoteReference w:id="13"/>
      </w:r>
      <w:r w:rsidRPr="00BC2573">
        <w:rPr>
          <w:lang w:val="pl-PL"/>
        </w:rPr>
        <w:t xml:space="preserve"> w wersji przystosowanej do użytkowania w programach napisanych w Javie. Do samej platformy dołączonych jest wiele klas zajmujących się obsługą często powtarzających się czynności w grach komputerowych. Przykładami takich klas mogą być </w:t>
      </w:r>
      <w:proofErr w:type="spellStart"/>
      <w:r w:rsidRPr="00BC2573">
        <w:rPr>
          <w:lang w:val="pl-PL"/>
        </w:rPr>
        <w:t>CharacterController</w:t>
      </w:r>
      <w:proofErr w:type="spellEnd"/>
      <w:r w:rsidRPr="00BC2573">
        <w:rPr>
          <w:lang w:val="pl-PL"/>
        </w:rPr>
        <w:t xml:space="preserve"> zajmujący się obsługą domyślnego poruszania się postaci wraz ze skokiem, przyspieszeniem i bezwładnością, czy też </w:t>
      </w:r>
      <w:proofErr w:type="spellStart"/>
      <w:r w:rsidRPr="00BC2573">
        <w:rPr>
          <w:lang w:val="pl-PL"/>
        </w:rPr>
        <w:t>TerrainLodControl</w:t>
      </w:r>
      <w:proofErr w:type="spellEnd"/>
      <w:r w:rsidRPr="00BC2573">
        <w:rPr>
          <w:lang w:val="pl-PL"/>
        </w:rPr>
        <w:t xml:space="preserve"> pozwalający na automatyczne </w:t>
      </w:r>
      <w:proofErr w:type="gramStart"/>
      <w:r w:rsidRPr="00BC2573">
        <w:rPr>
          <w:lang w:val="pl-PL"/>
        </w:rPr>
        <w:t>zmienianie jakości</w:t>
      </w:r>
      <w:proofErr w:type="gramEnd"/>
      <w:r w:rsidRPr="00BC2573">
        <w:rPr>
          <w:lang w:val="pl-PL"/>
        </w:rPr>
        <w:t xml:space="preserve"> generowanego terenu w zależności od odległości od kamery. Szeroka biblioteka klas bardzo pomaga w szybkim pisaniu i testowaniu tworzonych aplikacji.</w:t>
      </w:r>
    </w:p>
    <w:p w:rsidR="007571EB" w:rsidRPr="00BC2573" w:rsidRDefault="007571EB" w:rsidP="007571EB">
      <w:pPr>
        <w:rPr>
          <w:lang w:val="pl-PL"/>
        </w:rPr>
      </w:pPr>
    </w:p>
    <w:p w:rsidR="007571EB" w:rsidRPr="00BC2573" w:rsidRDefault="007571EB" w:rsidP="007571EB">
      <w:pPr>
        <w:pStyle w:val="Nagwek2"/>
        <w:rPr>
          <w:lang w:val="pl-PL"/>
        </w:rPr>
      </w:pPr>
      <w:bookmarkStart w:id="5" w:name="_Toc396655186"/>
      <w:r>
        <w:rPr>
          <w:lang w:val="pl-PL"/>
        </w:rPr>
        <w:t>Podsumowanie</w:t>
      </w:r>
      <w:bookmarkEnd w:id="5"/>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7571EB" w:rsidRPr="00BC2573" w:rsidRDefault="007571EB" w:rsidP="007571EB">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t>
      </w:r>
      <w:r w:rsidRPr="00BC2573">
        <w:rPr>
          <w:lang w:val="pl-PL"/>
        </w:rPr>
        <w:lastRenderedPageBreak/>
        <w:t xml:space="preserve">Windows. </w:t>
      </w:r>
      <w:proofErr w:type="spellStart"/>
      <w:r w:rsidRPr="00BC2573">
        <w:rPr>
          <w:lang w:val="pl-PL"/>
        </w:rPr>
        <w:t>Marmelad</w:t>
      </w:r>
      <w:r>
        <w:rPr>
          <w:lang w:val="pl-PL"/>
        </w:rPr>
        <w:t>e</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w:t>
      </w:r>
      <w:r>
        <w:rPr>
          <w:lang w:val="pl-PL"/>
        </w:rPr>
        <w:t xml:space="preserve"> </w:t>
      </w:r>
      <w:r w:rsidRPr="00BC2573">
        <w:rPr>
          <w:lang w:val="pl-PL"/>
        </w:rPr>
        <w:t xml:space="preserve">dla systemów z rodziny Linux. Znaczący był też fakt, iż </w:t>
      </w:r>
      <w:proofErr w:type="spellStart"/>
      <w:r w:rsidRPr="00BC2573">
        <w:rPr>
          <w:lang w:val="pl-PL"/>
        </w:rPr>
        <w:t>Marmelade</w:t>
      </w:r>
      <w:proofErr w:type="spellEnd"/>
      <w:r w:rsidRPr="00BC2573">
        <w:rPr>
          <w:lang w:val="pl-PL"/>
        </w:rPr>
        <w:t xml:space="preserve"> SDK używa C++ do tworzenia wszelkich skryptów, gdzie C# wykorzystywany w Unity jest znacznie prostszym językiem zarówno do nauczenia jak i do późniejszej pracy.</w:t>
      </w:r>
    </w:p>
    <w:p w:rsidR="007571EB" w:rsidRPr="00BC2573" w:rsidRDefault="007571EB" w:rsidP="007571EB">
      <w:pPr>
        <w:ind w:firstLine="432"/>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Engine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Engine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Engine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026143" w:rsidRDefault="00026143" w:rsidP="00B16655">
      <w:pPr>
        <w:pStyle w:val="Nagwek1"/>
        <w:rPr>
          <w:lang w:val="pl-PL"/>
        </w:rPr>
      </w:pPr>
      <w:bookmarkStart w:id="6" w:name="_Toc396655187"/>
      <w:r w:rsidRPr="00BC2573">
        <w:rPr>
          <w:lang w:val="pl-PL"/>
        </w:rPr>
        <w:lastRenderedPageBreak/>
        <w:t>Systemy</w:t>
      </w:r>
      <w:bookmarkEnd w:id="6"/>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8565E9">
        <w:rPr>
          <w:lang w:val="pl-PL"/>
        </w:rPr>
        <w:t xml:space="preserve"> [</w:t>
      </w:r>
      <w:r w:rsidR="008565E9">
        <w:rPr>
          <w:lang w:val="pl-PL"/>
        </w:rPr>
        <w:fldChar w:fldCharType="begin"/>
      </w:r>
      <w:r w:rsidR="008565E9">
        <w:rPr>
          <w:lang w:val="pl-PL"/>
        </w:rPr>
        <w:instrText xml:space="preserve"> REF Gupta14 \h </w:instrText>
      </w:r>
      <w:r w:rsidR="008565E9">
        <w:rPr>
          <w:lang w:val="pl-PL"/>
        </w:rPr>
      </w:r>
      <w:r w:rsidR="008565E9">
        <w:rPr>
          <w:lang w:val="pl-PL"/>
        </w:rPr>
        <w:fldChar w:fldCharType="separate"/>
      </w:r>
      <w:r w:rsidR="00281842">
        <w:rPr>
          <w:noProof/>
        </w:rPr>
        <w:t>3</w:t>
      </w:r>
      <w:r w:rsidR="008565E9">
        <w:rPr>
          <w:lang w:val="pl-PL"/>
        </w:rPr>
        <w:fldChar w:fldCharType="end"/>
      </w:r>
      <w:r w:rsidR="008565E9">
        <w:rPr>
          <w:lang w:val="pl-PL"/>
        </w:rPr>
        <w:t>]</w:t>
      </w:r>
      <w:r>
        <w:rPr>
          <w:lang w:val="pl-PL"/>
        </w:rPr>
        <w:t xml:space="preserve">, co przedstawiono na </w:t>
      </w:r>
      <w:r w:rsidR="001D2128" w:rsidRPr="00217AE3">
        <w:rPr>
          <w:lang w:val="pl-PL"/>
        </w:rPr>
        <w:t>rysunku</w:t>
      </w:r>
      <w:r w:rsidR="001D2128">
        <w:rPr>
          <w:lang w:val="pl-PL"/>
        </w:rPr>
        <w:t xml:space="preserve"> </w:t>
      </w:r>
      <w:r>
        <w:rPr>
          <w:lang w:val="pl-PL"/>
        </w:rPr>
        <w:t>1.</w:t>
      </w:r>
    </w:p>
    <w:p w:rsidR="006B4910" w:rsidRDefault="006B4910" w:rsidP="006B4910">
      <w:pPr>
        <w:ind w:firstLine="431"/>
        <w:rPr>
          <w:lang w:val="pl-PL"/>
        </w:rPr>
      </w:pPr>
    </w:p>
    <w:p w:rsidR="006B4910" w:rsidRDefault="006B4910" w:rsidP="006B4910">
      <w:pPr>
        <w:keepNext/>
        <w:ind w:firstLine="431"/>
        <w:jc w:val="center"/>
      </w:pPr>
      <w:commentRangeStart w:id="7"/>
      <w:r w:rsidRPr="006B4910">
        <w:rPr>
          <w:noProof/>
          <w:lang w:val="pl-PL" w:eastAsia="pl-PL" w:bidi="ar-SA"/>
        </w:rPr>
        <w:drawing>
          <wp:inline distT="0" distB="0" distL="0" distR="0" wp14:anchorId="6CAAD06D" wp14:editId="700ACBAF">
            <wp:extent cx="4572000" cy="2743200"/>
            <wp:effectExtent l="0" t="0" r="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7"/>
      <w:r w:rsidR="001D2128">
        <w:rPr>
          <w:rStyle w:val="Odwoaniedokomentarza"/>
          <w:rFonts w:cs="Mangal"/>
        </w:rPr>
        <w:commentReference w:id="7"/>
      </w:r>
    </w:p>
    <w:p w:rsidR="00217AE3" w:rsidRPr="00217AE3" w:rsidRDefault="001D2128" w:rsidP="00217AE3">
      <w:pPr>
        <w:pStyle w:val="Legenda"/>
        <w:rPr>
          <w:lang w:val="pl-PL"/>
        </w:rPr>
      </w:pPr>
      <w:proofErr w:type="gramStart"/>
      <w:r>
        <w:rPr>
          <w:lang w:val="pl-PL"/>
        </w:rPr>
        <w:t xml:space="preserve">Rysunek </w:t>
      </w:r>
      <w:r w:rsidRPr="005C6973">
        <w:rPr>
          <w:lang w:val="pl-PL"/>
        </w:rPr>
        <w:t xml:space="preserve"> </w:t>
      </w:r>
      <w:commentRangeStart w:id="8"/>
      <w:r w:rsidR="006B4910">
        <w:fldChar w:fldCharType="begin"/>
      </w:r>
      <w:r w:rsidR="006B4910" w:rsidRPr="005C6973">
        <w:rPr>
          <w:lang w:val="pl-PL"/>
        </w:rPr>
        <w:instrText xml:space="preserve"> SEQ Wykres \* ARABIC </w:instrText>
      </w:r>
      <w:r w:rsidR="006B4910">
        <w:fldChar w:fldCharType="separate"/>
      </w:r>
      <w:r w:rsidR="00281842">
        <w:rPr>
          <w:noProof/>
          <w:lang w:val="pl-PL"/>
        </w:rPr>
        <w:t>1</w:t>
      </w:r>
      <w:r w:rsidR="006B4910">
        <w:fldChar w:fldCharType="end"/>
      </w:r>
      <w:commentRangeEnd w:id="8"/>
      <w:r>
        <w:rPr>
          <w:rStyle w:val="Odwoaniedokomentarza"/>
          <w:rFonts w:cs="Mangal"/>
          <w:i w:val="0"/>
          <w:iCs w:val="0"/>
        </w:rPr>
        <w:commentReference w:id="8"/>
      </w:r>
      <w:r w:rsidR="00217AE3">
        <w:t xml:space="preserve"> </w:t>
      </w:r>
      <w:r w:rsidR="00217AE3" w:rsidRPr="00217AE3">
        <w:rPr>
          <w:bCs/>
          <w:lang w:val="pl-PL"/>
        </w:rPr>
        <w:t>Udział</w:t>
      </w:r>
      <w:proofErr w:type="gramEnd"/>
      <w:r w:rsidR="00217AE3" w:rsidRPr="00217AE3">
        <w:rPr>
          <w:bCs/>
          <w:lang w:val="pl-PL"/>
        </w:rPr>
        <w:t xml:space="preserve"> systemów operacyjnych w sprzedanych urządzeniach w 2013 roku</w:t>
      </w:r>
      <w:r w:rsidR="002510C3">
        <w:rPr>
          <w:bCs/>
          <w:lang w:val="pl-PL"/>
        </w:rPr>
        <w:t xml:space="preserve"> na świecie</w:t>
      </w:r>
    </w:p>
    <w:p w:rsidR="006B4910" w:rsidRDefault="006B4910" w:rsidP="006B4910">
      <w:pPr>
        <w:pStyle w:val="Legenda"/>
        <w:jc w:val="center"/>
        <w:rPr>
          <w:lang w:val="pl-PL"/>
        </w:rPr>
      </w:pP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Phone.</w:t>
      </w:r>
    </w:p>
    <w:p w:rsidR="0006758B" w:rsidRDefault="0006758B" w:rsidP="006B4910">
      <w:pPr>
        <w:rPr>
          <w:lang w:val="pl-PL"/>
        </w:rPr>
      </w:pPr>
    </w:p>
    <w:p w:rsidR="00B9382F" w:rsidRPr="00BC2573" w:rsidRDefault="00520989" w:rsidP="00B9382F">
      <w:pPr>
        <w:pStyle w:val="Nagwek2"/>
        <w:rPr>
          <w:lang w:val="pl-PL"/>
        </w:rPr>
      </w:pPr>
      <w:bookmarkStart w:id="9" w:name="_Toc396655188"/>
      <w:r w:rsidRPr="00BC2573">
        <w:rPr>
          <w:lang w:val="pl-PL"/>
        </w:rPr>
        <w:t>Android</w:t>
      </w:r>
      <w:bookmarkEnd w:id="9"/>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281842">
        <w:rPr>
          <w:lang w:val="pl-PL"/>
        </w:rPr>
        <w:t xml:space="preserve"> [</w:t>
      </w:r>
      <w:r w:rsidR="00281842">
        <w:rPr>
          <w:lang w:val="pl-PL"/>
        </w:rPr>
        <w:fldChar w:fldCharType="begin"/>
      </w:r>
      <w:r w:rsidR="00281842">
        <w:rPr>
          <w:lang w:val="pl-PL"/>
        </w:rPr>
        <w:instrText xml:space="preserve"> REF Armando14 \h </w:instrText>
      </w:r>
      <w:r w:rsidR="00281842">
        <w:rPr>
          <w:lang w:val="pl-PL"/>
        </w:rPr>
      </w:r>
      <w:r w:rsidR="00281842">
        <w:rPr>
          <w:lang w:val="pl-PL"/>
        </w:rPr>
        <w:fldChar w:fldCharType="separate"/>
      </w:r>
      <w:r w:rsidR="00281842">
        <w:rPr>
          <w:noProof/>
        </w:rPr>
        <w:t>4</w:t>
      </w:r>
      <w:r w:rsidR="00281842">
        <w:rPr>
          <w:lang w:val="pl-PL"/>
        </w:rPr>
        <w:fldChar w:fldCharType="end"/>
      </w:r>
      <w:r w:rsidR="00281842">
        <w:rPr>
          <w:lang w:val="pl-PL"/>
        </w:rPr>
        <w:t>]</w:t>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t>smartfony</w:t>
      </w:r>
      <w:proofErr w:type="spellEnd"/>
      <w:r w:rsidRPr="00BC2573">
        <w:rPr>
          <w:lang w:val="pl-PL"/>
        </w:rPr>
        <w:t xml:space="preserve"> i tablety, ale obsługuje też wyspecjalizowane interfejsy telewizyjne (Android TV), </w:t>
      </w:r>
      <w:r w:rsidRPr="00BC2573">
        <w:rPr>
          <w:lang w:val="pl-PL"/>
        </w:rPr>
        <w:lastRenderedPageBreak/>
        <w:t xml:space="preserve">zegarki (Android </w:t>
      </w:r>
      <w:proofErr w:type="spellStart"/>
      <w:r w:rsidRPr="00BC2573">
        <w:rPr>
          <w:lang w:val="pl-PL"/>
        </w:rPr>
        <w:t>Wear</w:t>
      </w:r>
      <w:proofErr w:type="spellEnd"/>
      <w:proofErr w:type="gramStart"/>
      <w:r w:rsidRPr="00BC2573">
        <w:rPr>
          <w:lang w:val="pl-PL"/>
        </w:rPr>
        <w:t>)</w:t>
      </w:r>
      <w:r w:rsidR="0091690A">
        <w:rPr>
          <w:rStyle w:val="Odwoanieprzypisudolnego"/>
          <w:lang w:val="pl-PL"/>
        </w:rPr>
        <w:footnoteReference w:id="14"/>
      </w:r>
      <w:r w:rsidR="005F7B60">
        <w:rPr>
          <w:lang w:val="pl-PL"/>
        </w:rPr>
        <w:t>,</w:t>
      </w:r>
      <w:r w:rsidRPr="00BC2573">
        <w:rPr>
          <w:lang w:val="pl-PL"/>
        </w:rPr>
        <w:t xml:space="preserve"> a</w:t>
      </w:r>
      <w:proofErr w:type="gramEnd"/>
      <w:r w:rsidRPr="00BC2573">
        <w:rPr>
          <w:lang w:val="pl-PL"/>
        </w:rPr>
        <w:t xml:space="preserve">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Phone, </w:t>
      </w:r>
      <w:proofErr w:type="spellStart"/>
      <w:r w:rsidRPr="00BC2573">
        <w:rPr>
          <w:lang w:val="pl-PL"/>
        </w:rPr>
        <w:t>iOS</w:t>
      </w:r>
      <w:proofErr w:type="spellEnd"/>
      <w:r w:rsidRPr="00BC2573">
        <w:rPr>
          <w:lang w:val="pl-PL"/>
        </w:rPr>
        <w:t xml:space="preserve"> i Mac OS razem wzięte</w:t>
      </w:r>
      <w:r w:rsidR="00FE5AA8">
        <w:rPr>
          <w:rStyle w:val="Odwoanieprzypisudolnego"/>
          <w:lang w:val="pl-PL"/>
        </w:rPr>
        <w:footnoteReference w:id="15"/>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Odwoanieprzypisudolnego"/>
          <w:lang w:val="pl-PL"/>
        </w:rPr>
        <w:footnoteReference w:id="16"/>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Odwoanieprzypisudolnego"/>
          <w:lang w:val="pl-PL"/>
        </w:rPr>
        <w:footnoteReference w:id="17"/>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open </w:t>
      </w:r>
      <w:proofErr w:type="spellStart"/>
      <w:r w:rsidRPr="00BC2573">
        <w:rPr>
          <w:lang w:val="pl-PL"/>
        </w:rPr>
        <w:t>source</w:t>
      </w:r>
      <w:proofErr w:type="spellEnd"/>
      <w:r w:rsidRPr="00BC2573">
        <w:rPr>
          <w:lang w:val="pl-PL"/>
        </w:rPr>
        <w:t>, choć większość urządzeń sprzedawana jest z mieszanką oprogramowania otwartego i komercyjnego. Początkow</w:t>
      </w:r>
      <w:r w:rsidR="002B5C9B">
        <w:rPr>
          <w:lang w:val="pl-PL"/>
        </w:rPr>
        <w:t>o rozwijany przez firmę Android</w:t>
      </w:r>
      <w:r w:rsidRPr="00BC2573">
        <w:rPr>
          <w:lang w:val="pl-PL"/>
        </w:rPr>
        <w:t xml:space="preserve"> Inc. </w:t>
      </w:r>
      <w:proofErr w:type="gramStart"/>
      <w:r w:rsidRPr="00BC2573">
        <w:rPr>
          <w:lang w:val="pl-PL"/>
        </w:rPr>
        <w:t>wspieraną</w:t>
      </w:r>
      <w:proofErr w:type="gramEnd"/>
      <w:r w:rsidRPr="00BC2573">
        <w:rPr>
          <w:lang w:val="pl-PL"/>
        </w:rPr>
        <w:t xml:space="preserve"> finansowo, a następnie wykupioną przez Google</w:t>
      </w:r>
      <w:r w:rsidR="002B5C9B">
        <w:rPr>
          <w:lang w:val="pl-PL"/>
        </w:rPr>
        <w:t>,</w:t>
      </w:r>
      <w:r w:rsidRPr="00BC2573">
        <w:rPr>
          <w:lang w:val="pl-PL"/>
        </w:rPr>
        <w:t xml:space="preserve"> Android zadebiutował na rynku w roku 2007 wraz z założeniem O</w:t>
      </w:r>
      <w:r w:rsidR="00520989" w:rsidRPr="00BC2573">
        <w:rPr>
          <w:lang w:val="pl-PL"/>
        </w:rPr>
        <w:t xml:space="preserve">pen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r w:rsidR="002B5C9B">
        <w:rPr>
          <w:rStyle w:val="Odwoanieprzypisudolnego"/>
          <w:lang w:val="pl-PL"/>
        </w:rPr>
        <w:footnoteReference w:id="18"/>
      </w:r>
      <w:r w:rsidRPr="00BC2573">
        <w:rPr>
          <w:lang w:val="pl-PL"/>
        </w:rPr>
        <w:t>.</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w:t>
      </w:r>
      <w:r w:rsidRPr="00BC2573">
        <w:rPr>
          <w:lang w:val="pl-PL"/>
        </w:rPr>
        <w:lastRenderedPageBreak/>
        <w:t xml:space="preserve">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w:t>
      </w:r>
      <w:r w:rsidR="00A4302C">
        <w:rPr>
          <w:rStyle w:val="Odwoanieprzypisudolnego"/>
          <w:lang w:val="pl-PL"/>
        </w:rPr>
        <w:footnoteReference w:id="19"/>
      </w:r>
      <w:r w:rsidRPr="00BC2573">
        <w:rPr>
          <w:lang w:val="pl-PL"/>
        </w:rPr>
        <w:t xml:space="preserve">.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Nagwek3"/>
        <w:rPr>
          <w:lang w:val="pl-PL"/>
        </w:rPr>
      </w:pPr>
      <w:bookmarkStart w:id="10" w:name="_Toc396655189"/>
      <w:r w:rsidRPr="00BC2573">
        <w:rPr>
          <w:lang w:val="pl-PL"/>
        </w:rPr>
        <w:t>Aktualizacje</w:t>
      </w:r>
      <w:bookmarkEnd w:id="10"/>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4E4202">
      <w:pPr>
        <w:ind w:firstLine="720"/>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r w:rsidR="004E4202" w:rsidRPr="00BC2573">
        <w:rPr>
          <w:lang w:val="pl-PL"/>
        </w:rPr>
        <w:t>urządzeń, które</w:t>
      </w:r>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w:t>
      </w:r>
      <w:r w:rsidR="004E4202">
        <w:rPr>
          <w:rStyle w:val="Odwoanieprzypisudolnego"/>
          <w:lang w:val="pl-PL"/>
        </w:rPr>
        <w:footnoteReference w:id="20"/>
      </w:r>
      <w:r w:rsidR="00BA7CE0" w:rsidRPr="00BC2573">
        <w:rPr>
          <w:lang w:val="pl-PL"/>
        </w:rPr>
        <w:t xml:space="preserve">.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pomijają starsze. Z tego powodu starsze urządzenia bardzo często nie otrzymują niektórych </w:t>
      </w:r>
      <w:r w:rsidR="00AD74AA" w:rsidRPr="00BC2573">
        <w:rPr>
          <w:lang w:val="pl-PL"/>
        </w:rPr>
        <w:t>aktualizacji, jeżeli</w:t>
      </w:r>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w:t>
      </w:r>
      <w:r w:rsidR="00BA7CE0" w:rsidRPr="00BC2573">
        <w:rPr>
          <w:lang w:val="pl-PL"/>
        </w:rPr>
        <w:lastRenderedPageBreak/>
        <w:t>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w:t>
      </w:r>
      <w:r w:rsidR="00AD74AA">
        <w:rPr>
          <w:rStyle w:val="Odwoanieprzypisudolnego"/>
          <w:lang w:val="pl-PL"/>
        </w:rPr>
        <w:footnoteReference w:id="21"/>
      </w:r>
      <w:r w:rsidR="000351FA" w:rsidRPr="00BC2573">
        <w:rPr>
          <w:lang w:val="pl-PL"/>
        </w:rPr>
        <w:t xml:space="preserve">.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Nagwek3"/>
        <w:rPr>
          <w:lang w:val="pl-PL"/>
        </w:rPr>
      </w:pPr>
      <w:bookmarkStart w:id="11" w:name="_Toc396655190"/>
      <w:r w:rsidRPr="00BC2573">
        <w:rPr>
          <w:lang w:val="pl-PL"/>
        </w:rPr>
        <w:t>Architektura systemu</w:t>
      </w:r>
      <w:bookmarkEnd w:id="11"/>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w:t>
      </w:r>
      <w:proofErr w:type="spellStart"/>
      <w:r w:rsidRPr="00BC2573">
        <w:rPr>
          <w:lang w:val="pl-PL"/>
        </w:rPr>
        <w:t>long</w:t>
      </w:r>
      <w:proofErr w:type="spellEnd"/>
      <w:r w:rsidRPr="00BC2573">
        <w:rPr>
          <w:lang w:val="pl-PL"/>
        </w:rPr>
        <w:t>-term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w:t>
      </w:r>
      <w:r w:rsidR="003B0B9B">
        <w:rPr>
          <w:rStyle w:val="Odwoanieprzypisudolnego"/>
          <w:lang w:val="pl-PL"/>
        </w:rPr>
        <w:footnoteReference w:id="22"/>
      </w:r>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Interfejsy pomiędzy jądrami są takie same, acz implementacja Linuksowa pozwala na dwa rodzaje usypiania urządzenia: do pamięci (</w:t>
      </w:r>
      <w:r w:rsidR="00C71EF9" w:rsidRPr="00BC2573">
        <w:rPr>
          <w:lang w:val="pl-PL"/>
        </w:rPr>
        <w:t>sposób, z którego</w:t>
      </w:r>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w:t>
      </w:r>
      <w:r w:rsidR="00C71EF9">
        <w:rPr>
          <w:lang w:val="pl-PL"/>
        </w:rPr>
        <w:t>pliki</w:t>
      </w:r>
      <w:r w:rsidRPr="00BC2573">
        <w:rPr>
          <w:lang w:val="pl-PL"/>
        </w:rPr>
        <w:t xml:space="preserve"> system</w:t>
      </w:r>
      <w:r w:rsidR="00C71EF9">
        <w:rPr>
          <w:lang w:val="pl-PL"/>
        </w:rPr>
        <w:t>u operacyjnego</w:t>
      </w:r>
      <w:r w:rsidRPr="00BC2573">
        <w:rPr>
          <w:lang w:val="pl-PL"/>
        </w:rPr>
        <w:t xml:space="preserve"> i /data na dane użytkownika i jego aplikacje. W przeciwieństwie do </w:t>
      </w:r>
      <w:r w:rsidRPr="00BC2573">
        <w:rPr>
          <w:lang w:val="pl-PL"/>
        </w:rPr>
        <w:lastRenderedPageBreak/>
        <w:t xml:space="preserve">dystrybucji Linuksowych użytkownicy Androida nie dostają dostępu </w:t>
      </w:r>
      <w:proofErr w:type="spellStart"/>
      <w:r w:rsidRPr="00BC2573">
        <w:rPr>
          <w:lang w:val="pl-PL"/>
        </w:rPr>
        <w:t>root</w:t>
      </w:r>
      <w:proofErr w:type="spellEnd"/>
      <w:r w:rsidRPr="00BC2573">
        <w:rPr>
          <w:lang w:val="pl-PL"/>
        </w:rPr>
        <w:t xml:space="preserve"> do systemu operacyjnego</w:t>
      </w:r>
      <w:r w:rsidR="00C71EF9">
        <w:rPr>
          <w:lang w:val="pl-PL"/>
        </w:rPr>
        <w:t>,</w:t>
      </w:r>
      <w:r w:rsidRPr="00BC2573">
        <w:rPr>
          <w:lang w:val="pl-PL"/>
        </w:rPr>
        <w:t xml:space="preserve"> a delikatne partycje takie jak /system oznaczone </w:t>
      </w:r>
      <w:r w:rsidR="0095311E" w:rsidRPr="00BC2573">
        <w:rPr>
          <w:lang w:val="pl-PL"/>
        </w:rPr>
        <w:t>są, jako</w:t>
      </w:r>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r w:rsidR="00C71EF9" w:rsidRPr="00BC2573">
        <w:rPr>
          <w:lang w:val="pl-PL"/>
        </w:rPr>
        <w:t>zabezpieczeniach, co</w:t>
      </w:r>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687D5D">
        <w:rPr>
          <w:rStyle w:val="Odwoanieprzypisudolnego"/>
          <w:lang w:val="pl-PL"/>
        </w:rPr>
        <w:footnoteReference w:id="23"/>
      </w:r>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w:t>
      </w:r>
      <w:proofErr w:type="spellEnd"/>
      <w:r w:rsidRPr="00BC2573">
        <w:rPr>
          <w:lang w:val="pl-PL"/>
        </w:rPr>
        <w:t>-in-</w:t>
      </w:r>
      <w:proofErr w:type="spellStart"/>
      <w:r w:rsidRPr="00BC2573">
        <w:rPr>
          <w:lang w:val="pl-PL"/>
        </w:rPr>
        <w:t>time</w:t>
      </w:r>
      <w:proofErr w:type="spellEnd"/>
      <w:r w:rsidRPr="00BC2573">
        <w:rPr>
          <w:lang w:val="pl-PL"/>
        </w:rPr>
        <w:t xml:space="preserve"> do uruchamiania plików *.</w:t>
      </w:r>
      <w:proofErr w:type="spellStart"/>
      <w:proofErr w:type="gramStart"/>
      <w:r w:rsidRPr="00BC2573">
        <w:rPr>
          <w:lang w:val="pl-PL"/>
        </w:rPr>
        <w:t>dex</w:t>
      </w:r>
      <w:proofErr w:type="spellEnd"/>
      <w:proofErr w:type="gram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w:t>
      </w:r>
      <w:r w:rsidR="00576D0D">
        <w:rPr>
          <w:rStyle w:val="Odwoanieprzypisudolnego"/>
          <w:lang w:val="pl-PL"/>
        </w:rPr>
        <w:footnoteReference w:id="24"/>
      </w:r>
      <w:r w:rsidRPr="00BC2573">
        <w:rPr>
          <w:lang w:val="pl-PL"/>
        </w:rPr>
        <w:t xml:space="preserve">.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Native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lastRenderedPageBreak/>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r w:rsidR="00B1698F" w:rsidRPr="00BC2573">
        <w:rPr>
          <w:lang w:val="pl-PL"/>
        </w:rPr>
        <w:t>wzwyż</w:t>
      </w:r>
      <w:r w:rsidRPr="00BC2573">
        <w:rPr>
          <w:lang w:val="pl-PL"/>
        </w:rPr>
        <w:t xml:space="preserve"> </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6D6902">
      <w:pPr>
        <w:ind w:firstLine="720"/>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w:t>
      </w:r>
      <w:proofErr w:type="gramStart"/>
      <w:r w:rsidRPr="00BC2573">
        <w:rPr>
          <w:lang w:val="pl-PL"/>
        </w:rPr>
        <w:t>obsługiwało</w:t>
      </w:r>
      <w:proofErr w:type="gramEnd"/>
      <w:r w:rsidRPr="00BC2573">
        <w:rPr>
          <w:lang w:val="pl-PL"/>
        </w:rPr>
        <w:t xml:space="preserve"> będzie </w:t>
      </w:r>
      <w:proofErr w:type="spellStart"/>
      <w:r w:rsidRPr="00BC2573">
        <w:rPr>
          <w:lang w:val="pl-PL"/>
        </w:rPr>
        <w:t>OpenGL</w:t>
      </w:r>
      <w:proofErr w:type="spell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r w:rsidR="006D6902" w:rsidRPr="00BC2573">
        <w:rPr>
          <w:lang w:val="pl-PL"/>
        </w:rPr>
        <w:t>jest, jako</w:t>
      </w:r>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w:t>
      </w:r>
      <w:r w:rsidR="006D6902">
        <w:rPr>
          <w:lang w:val="pl-PL"/>
        </w:rPr>
        <w:t>,</w:t>
      </w:r>
      <w:r w:rsidRPr="00BC2573">
        <w:rPr>
          <w:lang w:val="pl-PL"/>
        </w:rPr>
        <w:t xml:space="preserve"> jak i przez NDK (Native Development Kit), które pozwala na komunikację z </w:t>
      </w:r>
      <w:proofErr w:type="spellStart"/>
      <w:r w:rsidRPr="00BC2573">
        <w:rPr>
          <w:lang w:val="pl-PL"/>
        </w:rPr>
        <w:t>rendererem</w:t>
      </w:r>
      <w:proofErr w:type="spellEnd"/>
      <w:r w:rsidRPr="00BC2573">
        <w:rPr>
          <w:lang w:val="pl-PL"/>
        </w:rPr>
        <w:t xml:space="preserve"> w języku C\C++.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r w:rsidR="006D6902" w:rsidRPr="00BC2573">
        <w:rPr>
          <w:lang w:val="pl-PL"/>
        </w:rPr>
        <w:t>określone, jako</w:t>
      </w:r>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w:t>
      </w:r>
      <w:r w:rsidR="006D6902" w:rsidRPr="00BC2573">
        <w:rPr>
          <w:lang w:val="pl-PL"/>
        </w:rPr>
        <w:t>niewspierające</w:t>
      </w:r>
      <w:r w:rsidRPr="00BC2573">
        <w:rPr>
          <w:lang w:val="pl-PL"/>
        </w:rPr>
        <w:t xml:space="preserv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w:t>
      </w:r>
      <w:proofErr w:type="gramStart"/>
      <w:r w:rsidRPr="00BC2573">
        <w:rPr>
          <w:lang w:val="pl-PL"/>
        </w:rPr>
        <w:t>możliwe</w:t>
      </w:r>
      <w:proofErr w:type="gramEnd"/>
      <w:r w:rsidRPr="00BC2573">
        <w:rPr>
          <w:lang w:val="pl-PL"/>
        </w:rPr>
        <w:t xml:space="preserve"> i zalecane jest określanie </w:t>
      </w:r>
      <w:r w:rsidR="006D6902" w:rsidRPr="00BC2573">
        <w:rPr>
          <w:lang w:val="pl-PL"/>
        </w:rPr>
        <w:t>aplikacji, jako</w:t>
      </w:r>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val="pl-PL" w:eastAsia="pl-PL" w:bidi="ar-SA"/>
        </w:rPr>
        <w:lastRenderedPageBreak/>
        <w:drawing>
          <wp:inline distT="0" distB="0" distL="0" distR="0" wp14:anchorId="6934F82D" wp14:editId="3021BD13">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6B2C40">
        <w:rPr>
          <w:noProof/>
          <w:lang w:val="pl-PL"/>
        </w:rPr>
        <w:t>1</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Nagwek3"/>
        <w:rPr>
          <w:lang w:val="pl-PL"/>
        </w:rPr>
      </w:pPr>
      <w:bookmarkStart w:id="12" w:name="_Toc396655191"/>
      <w:r w:rsidRPr="00BC2573">
        <w:rPr>
          <w:lang w:val="pl-PL"/>
        </w:rPr>
        <w:t>Tworzenie aplikacji Android</w:t>
      </w:r>
      <w:bookmarkEnd w:id="12"/>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Akapitzlist"/>
        <w:numPr>
          <w:ilvl w:val="0"/>
          <w:numId w:val="20"/>
        </w:numPr>
        <w:rPr>
          <w:lang w:val="pl-PL"/>
        </w:rPr>
      </w:pPr>
      <w:r w:rsidRPr="00BC2573">
        <w:rPr>
          <w:lang w:val="pl-PL"/>
        </w:rPr>
        <w:t>Zainstalowane Android SDK</w:t>
      </w:r>
    </w:p>
    <w:p w:rsidR="00DA1104" w:rsidRPr="00BC2573" w:rsidRDefault="00DA1104" w:rsidP="00DA1104">
      <w:pPr>
        <w:pStyle w:val="Akapitzlist"/>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Bundle wraz z skonfigurowanym IDE </w:t>
      </w:r>
      <w:proofErr w:type="spellStart"/>
      <w:r w:rsidRPr="00BC2573">
        <w:rPr>
          <w:lang w:val="pl-PL"/>
        </w:rPr>
        <w:t>Eclipse</w:t>
      </w:r>
      <w:proofErr w:type="spellEnd"/>
      <w:r w:rsidR="00FC02EE">
        <w:rPr>
          <w:rStyle w:val="Odwoanieprzypisudolnego"/>
          <w:lang w:val="pl-PL"/>
        </w:rPr>
        <w:footnoteReference w:id="25"/>
      </w:r>
      <w:r w:rsidRPr="00BC2573">
        <w:rPr>
          <w:lang w:val="pl-PL"/>
        </w:rPr>
        <w:t>.</w:t>
      </w:r>
    </w:p>
    <w:p w:rsidR="00DA1104" w:rsidRPr="00BC2573" w:rsidRDefault="00DA1104" w:rsidP="002F1EB4">
      <w:pPr>
        <w:ind w:firstLine="360"/>
        <w:rPr>
          <w:lang w:val="pl-PL"/>
        </w:rPr>
      </w:pPr>
      <w:r w:rsidRPr="00BC2573">
        <w:rPr>
          <w:lang w:val="pl-PL"/>
        </w:rPr>
        <w:t>Po pobraniu paczki należy ją wypakować i przystąpić do konfiguracji oraz pobrania odpowiednich platform, narzędzi oraz wersji Androida. W tym celu należy uruchomić program „SDK Manager”</w:t>
      </w:r>
      <w:r w:rsidR="006E502B">
        <w:rPr>
          <w:lang w:val="pl-PL"/>
        </w:rPr>
        <w:t xml:space="preserve"> </w:t>
      </w:r>
      <w:r w:rsidRPr="00BC2573">
        <w:rPr>
          <w:lang w:val="pl-PL"/>
        </w:rPr>
        <w:t xml:space="preserve">dostarczony w paczce. Po uruchomieniu należy wybrać interesujące nas </w:t>
      </w:r>
      <w:r w:rsidRPr="00BC2573">
        <w:rPr>
          <w:lang w:val="pl-PL"/>
        </w:rPr>
        <w:lastRenderedPageBreak/>
        <w:t>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paczki „Extra”. Po przeczytaniu i zatwierdzeniu licencji program powinien 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Edit-&gt;</w:t>
      </w:r>
      <w:proofErr w:type="spellStart"/>
      <w:r w:rsidRPr="00BC2573">
        <w:rPr>
          <w:lang w:val="pl-PL"/>
        </w:rPr>
        <w: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Tools.</w:t>
      </w:r>
    </w:p>
    <w:p w:rsidR="00DA1104" w:rsidRPr="00BC2573" w:rsidRDefault="00DA1104" w:rsidP="00DA1104">
      <w:pPr>
        <w:ind w:firstLine="432"/>
        <w:rPr>
          <w:lang w:val="pl-PL"/>
        </w:rPr>
      </w:pPr>
    </w:p>
    <w:p w:rsidR="00DA1104"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w:t>
      </w:r>
      <w:r w:rsidR="00602F55">
        <w:rPr>
          <w:lang w:val="pl-PL"/>
        </w:rPr>
        <w:t xml:space="preserve"> przed 4.2</w:t>
      </w:r>
      <w:r w:rsidRPr="00BC2573">
        <w:rPr>
          <w:lang w:val="pl-PL"/>
        </w:rPr>
        <w:t xml:space="preserve"> </w:t>
      </w:r>
      <w:proofErr w:type="gramStart"/>
      <w:r w:rsidRPr="00BC2573">
        <w:rPr>
          <w:lang w:val="pl-PL"/>
        </w:rPr>
        <w:t>należy</w:t>
      </w:r>
      <w:proofErr w:type="gramEnd"/>
      <w:r w:rsidRPr="00BC2573">
        <w:rPr>
          <w:lang w:val="pl-PL"/>
        </w:rPr>
        <w:t xml:space="preserve"> postępować zgodnie z poniższym schematem, w zależności od wersji systemu:</w:t>
      </w:r>
    </w:p>
    <w:p w:rsidR="00DA1104" w:rsidRPr="00602F55" w:rsidRDefault="00DA1104" w:rsidP="00602F55">
      <w:pPr>
        <w:pStyle w:val="Akapitzlist"/>
        <w:numPr>
          <w:ilvl w:val="0"/>
          <w:numId w:val="38"/>
        </w:numPr>
        <w:rPr>
          <w:lang w:val="pl-PL"/>
        </w:rPr>
      </w:pPr>
      <w:commentRangeStart w:id="13"/>
      <w:r w:rsidRPr="00602F55">
        <w:rPr>
          <w:lang w:val="pl-PL"/>
        </w:rPr>
        <w:t xml:space="preserve">W Android 2.1 </w:t>
      </w:r>
      <w:proofErr w:type="gramStart"/>
      <w:r w:rsidRPr="00602F55">
        <w:rPr>
          <w:lang w:val="pl-PL"/>
        </w:rPr>
        <w:t>do</w:t>
      </w:r>
      <w:proofErr w:type="gramEnd"/>
      <w:r w:rsidRPr="00602F55">
        <w:rPr>
          <w:lang w:val="pl-PL"/>
        </w:rPr>
        <w:t xml:space="preserve"> 2.3.6</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&gt; Applications</w:t>
      </w:r>
      <w:r w:rsidR="00602F55">
        <w:rPr>
          <w:lang w:val="pl-PL"/>
        </w:rPr>
        <w:t xml:space="preserve"> -&gt;</w:t>
      </w:r>
      <w:r w:rsidRPr="00602F55">
        <w:rPr>
          <w:lang w:val="pl-PL"/>
        </w:rPr>
        <w:t xml:space="preserve"> Development.</w:t>
      </w:r>
      <w:commentRangeEnd w:id="13"/>
      <w:r w:rsidR="00D810EA">
        <w:rPr>
          <w:rStyle w:val="Odwoaniedokomentarza"/>
        </w:rPr>
        <w:commentReference w:id="13"/>
      </w:r>
    </w:p>
    <w:p w:rsidR="00DA1104" w:rsidRPr="00602F55" w:rsidRDefault="00DA1104" w:rsidP="00602F55">
      <w:pPr>
        <w:pStyle w:val="Akapitzlist"/>
        <w:numPr>
          <w:ilvl w:val="0"/>
          <w:numId w:val="38"/>
        </w:numPr>
        <w:rPr>
          <w:lang w:val="pl-PL"/>
        </w:rPr>
      </w:pPr>
      <w:r w:rsidRPr="00602F55">
        <w:rPr>
          <w:lang w:val="pl-PL"/>
        </w:rPr>
        <w:t xml:space="preserve">W </w:t>
      </w:r>
      <w:r w:rsidR="00602F55">
        <w:rPr>
          <w:lang w:val="pl-PL"/>
        </w:rPr>
        <w:t>Android</w:t>
      </w:r>
      <w:r w:rsidRPr="00602F55">
        <w:rPr>
          <w:lang w:val="pl-PL"/>
        </w:rPr>
        <w:t xml:space="preserve"> 4.0</w:t>
      </w:r>
      <w:r w:rsidR="00602F55">
        <w:rPr>
          <w:lang w:val="pl-PL"/>
        </w:rPr>
        <w:t xml:space="preserve"> </w:t>
      </w:r>
      <w:proofErr w:type="gramStart"/>
      <w:r w:rsidR="00602F55">
        <w:rPr>
          <w:lang w:val="pl-PL"/>
        </w:rPr>
        <w:t>do</w:t>
      </w:r>
      <w:proofErr w:type="gramEnd"/>
      <w:r w:rsidRPr="00602F55">
        <w:rPr>
          <w:lang w:val="pl-PL"/>
        </w:rPr>
        <w:t xml:space="preserve"> 4.1</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 xml:space="preserve">&gt; Developer </w:t>
      </w:r>
      <w:proofErr w:type="spellStart"/>
      <w:r w:rsidRPr="00602F55">
        <w:rPr>
          <w:lang w:val="pl-PL"/>
        </w:rPr>
        <w:t>Options</w:t>
      </w:r>
      <w:proofErr w:type="spellEnd"/>
      <w:r w:rsidRPr="00602F55">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r w:rsidR="00F729CA">
        <w:rPr>
          <w:lang w:val="pl-PL"/>
        </w:rPr>
        <w:t xml:space="preserve">, </w:t>
      </w:r>
      <w:proofErr w:type="gramStart"/>
      <w:r w:rsidR="00F729CA">
        <w:rPr>
          <w:lang w:val="pl-PL"/>
        </w:rPr>
        <w:t>jak</w:t>
      </w:r>
      <w:proofErr w:type="gramEnd"/>
      <w:r w:rsidR="00F729CA">
        <w:rPr>
          <w:lang w:val="pl-PL"/>
        </w:rPr>
        <w:t xml:space="preserve"> pokazano na rysunku 2</w:t>
      </w:r>
      <w:r w:rsidRPr="00BC2573">
        <w:rPr>
          <w:lang w:val="pl-PL"/>
        </w:rPr>
        <w:t>:</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val="pl-PL" w:eastAsia="pl-PL" w:bidi="ar-SA"/>
        </w:rPr>
        <w:drawing>
          <wp:inline distT="0" distB="0" distL="0" distR="0" wp14:anchorId="195F5CDE" wp14:editId="7A7A77C1">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6B2C40">
        <w:rPr>
          <w:noProof/>
          <w:lang w:val="pl-PL"/>
        </w:rPr>
        <w:t>2</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Pr="00BC2573" w:rsidRDefault="0006758B" w:rsidP="0006758B">
      <w:pPr>
        <w:pStyle w:val="Nagwek2"/>
        <w:rPr>
          <w:lang w:val="pl-PL"/>
        </w:rPr>
      </w:pPr>
      <w:bookmarkStart w:id="14" w:name="_Toc396655192"/>
      <w:proofErr w:type="spellStart"/>
      <w:proofErr w:type="gramStart"/>
      <w:r w:rsidRPr="00BC2573">
        <w:rPr>
          <w:lang w:val="pl-PL"/>
        </w:rPr>
        <w:t>iOS</w:t>
      </w:r>
      <w:bookmarkEnd w:id="14"/>
      <w:proofErr w:type="spellEnd"/>
      <w:proofErr w:type="gram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Inc.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iPod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iPod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w:t>
      </w:r>
      <w:r w:rsidR="004D173E">
        <w:rPr>
          <w:lang w:val="pl-PL"/>
        </w:rPr>
        <w:t>czerwcu</w:t>
      </w:r>
      <w:r w:rsidRPr="00BC2573">
        <w:rPr>
          <w:lang w:val="pl-PL"/>
        </w:rPr>
        <w:t xml:space="preserve"> 201</w:t>
      </w:r>
      <w:r w:rsidR="004D173E">
        <w:rPr>
          <w:lang w:val="pl-PL"/>
        </w:rPr>
        <w:t>4</w:t>
      </w:r>
      <w:r w:rsidRPr="00BC2573">
        <w:rPr>
          <w:lang w:val="pl-PL"/>
        </w:rPr>
        <w:t xml:space="preserve">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w:t>
      </w:r>
      <w:r w:rsidR="00206C5A">
        <w:rPr>
          <w:lang w:val="pl-PL"/>
        </w:rPr>
        <w:t>1.</w:t>
      </w:r>
      <w:r w:rsidR="004D173E">
        <w:rPr>
          <w:lang w:val="pl-PL"/>
        </w:rPr>
        <w:t xml:space="preserve">2 </w:t>
      </w:r>
      <w:proofErr w:type="gramStart"/>
      <w:r w:rsidR="004D173E">
        <w:rPr>
          <w:lang w:val="pl-PL"/>
        </w:rPr>
        <w:t>milionów</w:t>
      </w:r>
      <w:proofErr w:type="gramEnd"/>
      <w:r w:rsidR="004D173E">
        <w:rPr>
          <w:lang w:val="pl-PL"/>
        </w:rPr>
        <w:t xml:space="preserve"> </w:t>
      </w:r>
      <w:r w:rsidRPr="00BC2573">
        <w:rPr>
          <w:lang w:val="pl-PL"/>
        </w:rPr>
        <w:t xml:space="preserve">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xml:space="preserve">. Aplikacje te zostały </w:t>
      </w:r>
      <w:r w:rsidR="004D173E">
        <w:rPr>
          <w:lang w:val="pl-PL"/>
        </w:rPr>
        <w:t>pobrane ok. 75</w:t>
      </w:r>
      <w:r w:rsidRPr="00BC2573">
        <w:rPr>
          <w:lang w:val="pl-PL"/>
        </w:rPr>
        <w:t xml:space="preserve"> miliardów razy</w:t>
      </w:r>
      <w:r w:rsidR="004D173E">
        <w:rPr>
          <w:rStyle w:val="Odwoanieprzypisudolnego"/>
          <w:lang w:val="pl-PL"/>
        </w:rPr>
        <w:footnoteReference w:id="26"/>
      </w:r>
      <w:r w:rsidRPr="00BC2573">
        <w:rPr>
          <w:lang w:val="pl-PL"/>
        </w:rPr>
        <w:t>.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t>
      </w:r>
      <w:proofErr w:type="spellStart"/>
      <w:r w:rsidRPr="00BC2573">
        <w:rPr>
          <w:lang w:val="pl-PL"/>
        </w:rPr>
        <w:t>wielo</w:t>
      </w:r>
      <w:proofErr w:type="spellEnd"/>
      <w:r w:rsidRPr="00BC2573">
        <w:rPr>
          <w:lang w:val="pl-PL"/>
        </w:rPr>
        <w:t xml:space="preserve">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06758B" w:rsidRPr="00BC2573" w:rsidRDefault="0006758B" w:rsidP="00C97E0D">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Foundation i Foundation,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Z powodu tych różnic aplikacje na system OS X nie są </w:t>
      </w:r>
      <w:r w:rsidRPr="00BC2573">
        <w:rPr>
          <w:lang w:val="pl-PL"/>
        </w:rPr>
        <w:lastRenderedPageBreak/>
        <w:t xml:space="preserve">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r w:rsidR="008B62CB">
        <w:rPr>
          <w:lang w:val="pl-PL"/>
        </w:rPr>
        <w:t xml:space="preserve"> </w:t>
      </w: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w:t>
      </w:r>
      <w:r w:rsidR="008B62CB">
        <w:rPr>
          <w:rStyle w:val="Odwoanieprzypisudolnego"/>
          <w:lang w:val="pl-PL"/>
        </w:rPr>
        <w:footnoteReference w:id="27"/>
      </w:r>
      <w:r w:rsidRPr="00BC2573">
        <w:rPr>
          <w:lang w:val="pl-PL"/>
        </w:rPr>
        <w:t xml:space="preserve">. </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iPod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proofErr w:type="gramStart"/>
      <w:r w:rsidRPr="00BC2573">
        <w:rPr>
          <w:lang w:val="pl-PL"/>
        </w:rPr>
        <w:t>”)</w:t>
      </w:r>
      <w:r w:rsidR="00B06002">
        <w:rPr>
          <w:rStyle w:val="Odwoanieprzypisudolnego"/>
          <w:lang w:val="pl-PL"/>
        </w:rPr>
        <w:footnoteReference w:id="28"/>
      </w:r>
      <w:r w:rsidRPr="00BC2573">
        <w:rPr>
          <w:lang w:val="pl-PL"/>
        </w:rPr>
        <w:t xml:space="preserve"> i</w:t>
      </w:r>
      <w:proofErr w:type="gramEnd"/>
      <w:r w:rsidRPr="00BC2573">
        <w:rPr>
          <w:lang w:val="pl-PL"/>
        </w:rPr>
        <w:t xml:space="preserve">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r w:rsidR="001457B8" w:rsidRPr="00BC2573">
        <w:rPr>
          <w:lang w:val="pl-PL"/>
        </w:rPr>
        <w:t>przeprowadzać, gdy</w:t>
      </w:r>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w:t>
      </w:r>
      <w:proofErr w:type="spellStart"/>
      <w:r w:rsidRPr="00BC2573">
        <w:rPr>
          <w:lang w:val="pl-PL"/>
        </w:rPr>
        <w:t>Air</w:t>
      </w:r>
      <w:proofErr w:type="spellEnd"/>
      <w:r w:rsidRPr="00BC2573">
        <w:rPr>
          <w:lang w:val="pl-PL"/>
        </w:rPr>
        <w:t xml:space="preserve">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1457B8">
      <w:pPr>
        <w:ind w:firstLine="720"/>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lastRenderedPageBreak/>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w:t>
      </w:r>
      <w:r w:rsidR="001457B8">
        <w:rPr>
          <w:rStyle w:val="Odwoanieprzypisudolnego"/>
          <w:lang w:val="pl-PL"/>
        </w:rPr>
        <w:footnoteReference w:id="29"/>
      </w:r>
      <w:r w:rsidRPr="00BC2573">
        <w:rPr>
          <w:lang w:val="pl-PL"/>
        </w:rPr>
        <w:t xml:space="preserve">.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w:t>
      </w:r>
      <w:r w:rsidR="006B5A7A">
        <w:rPr>
          <w:rStyle w:val="Odwoanieprzypisudolnego"/>
          <w:lang w:val="pl-PL"/>
        </w:rPr>
        <w:footnoteReference w:id="30"/>
      </w:r>
      <w:r w:rsidRPr="00BC2573">
        <w:rPr>
          <w:lang w:val="pl-PL"/>
        </w:rPr>
        <w:t>.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Nagwek3"/>
        <w:rPr>
          <w:lang w:val="pl-PL"/>
        </w:rPr>
      </w:pPr>
      <w:bookmarkStart w:id="18" w:name="_Toc396655193"/>
      <w:r w:rsidRPr="00BC2573">
        <w:rPr>
          <w:lang w:val="pl-PL"/>
        </w:rPr>
        <w:t xml:space="preserve">Tworzenie i dystrybucja aplikacji na system </w:t>
      </w:r>
      <w:proofErr w:type="spellStart"/>
      <w:r w:rsidRPr="00BC2573">
        <w:rPr>
          <w:lang w:val="pl-PL"/>
        </w:rPr>
        <w:t>iOS</w:t>
      </w:r>
      <w:bookmarkEnd w:id="18"/>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w:t>
      </w:r>
      <w:proofErr w:type="gramStart"/>
      <w:r w:rsidRPr="00BC2573">
        <w:rPr>
          <w:lang w:val="pl-PL"/>
        </w:rPr>
        <w:t>i</w:t>
      </w:r>
      <w:proofErr w:type="gramEnd"/>
      <w:r w:rsidRPr="00BC2573">
        <w:rPr>
          <w:lang w:val="pl-PL"/>
        </w:rPr>
        <w:t xml:space="preserve"> późniejszych.</w:t>
      </w:r>
    </w:p>
    <w:p w:rsidR="0006758B" w:rsidRPr="00142DC1" w:rsidRDefault="00142DC1" w:rsidP="0006758B">
      <w:pPr>
        <w:ind w:firstLine="432"/>
        <w:rPr>
          <w:lang w:val="pl-PL"/>
        </w:rPr>
      </w:pPr>
      <w:proofErr w:type="spellStart"/>
      <w:proofErr w:type="gramStart"/>
      <w:r w:rsidRPr="00142DC1">
        <w:rPr>
          <w:lang w:val="pl-PL"/>
        </w:rPr>
        <w:t>iOS</w:t>
      </w:r>
      <w:proofErr w:type="spellEnd"/>
      <w:proofErr w:type="gramEnd"/>
      <w:r w:rsidR="0006758B" w:rsidRPr="00142DC1">
        <w:rPr>
          <w:lang w:val="pl-PL"/>
        </w:rPr>
        <w:t xml:space="preserve"> SDK zostało wydane 6 marca 2008 i pozawalało na tworzenie aplikacji dla </w:t>
      </w:r>
      <w:proofErr w:type="spellStart"/>
      <w:r w:rsidR="0006758B" w:rsidRPr="00142DC1">
        <w:rPr>
          <w:lang w:val="pl-PL"/>
        </w:rPr>
        <w:t>iPhone</w:t>
      </w:r>
      <w:proofErr w:type="spellEnd"/>
      <w:r w:rsidR="0006758B" w:rsidRPr="00142DC1">
        <w:rPr>
          <w:lang w:val="pl-PL"/>
        </w:rPr>
        <w:t xml:space="preserve">, iPod </w:t>
      </w:r>
      <w:proofErr w:type="spellStart"/>
      <w:r w:rsidR="0006758B" w:rsidRPr="00142DC1">
        <w:rPr>
          <w:lang w:val="pl-PL"/>
        </w:rPr>
        <w:t>Touch</w:t>
      </w:r>
      <w:proofErr w:type="spellEnd"/>
      <w:r w:rsidR="0006758B" w:rsidRPr="00142DC1">
        <w:rPr>
          <w:lang w:val="pl-PL"/>
        </w:rPr>
        <w:t xml:space="preserve"> oraz na uruchamianie i testowanie aplikacji w emulatorze. Jednak załadowanie aplikacji na rzeczywiste</w:t>
      </w:r>
      <w:r w:rsidRPr="00142DC1">
        <w:rPr>
          <w:lang w:val="pl-PL"/>
        </w:rPr>
        <w:t xml:space="preserve"> urządzenie możliwe było tylko </w:t>
      </w:r>
      <w:r w:rsidR="0006758B" w:rsidRPr="00142DC1">
        <w:rPr>
          <w:lang w:val="pl-PL"/>
        </w:rPr>
        <w:t>po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w:t>
      </w:r>
      <w:r w:rsidR="0049265C">
        <w:rPr>
          <w:rStyle w:val="Odwoanieprzypisudolnego"/>
          <w:lang w:val="pl-PL"/>
        </w:rPr>
        <w:footnoteReference w:id="31"/>
      </w:r>
      <w:r w:rsidRPr="00BC2573">
        <w:rPr>
          <w:lang w:val="pl-PL"/>
        </w:rPr>
        <w:t xml:space="preserve">.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06758B" w:rsidRPr="00BC2573" w:rsidRDefault="0006758B" w:rsidP="0006758B">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w:t>
      </w:r>
      <w:r w:rsidR="00850289">
        <w:rPr>
          <w:rStyle w:val="Odwoanieprzypisudolnego"/>
          <w:lang w:val="pl-PL"/>
        </w:rPr>
        <w:footnoteReference w:id="32"/>
      </w:r>
      <w:r w:rsidRPr="00BC2573">
        <w:rPr>
          <w:lang w:val="pl-PL"/>
        </w:rPr>
        <w:t xml:space="preserve">. Alternatywnie deweloperowi dana jest możliwość stworzenia aplikacji </w:t>
      </w:r>
      <w:r w:rsidRPr="00BC2573">
        <w:rPr>
          <w:lang w:val="pl-PL"/>
        </w:rPr>
        <w:lastRenderedPageBreak/>
        <w:t>darmowej – w tym przypadku nie ponosi żadnych kosztów za rozpowszechnianie aplikacji poza wymienioną wcześniej opłatą za przynależność do programu deweloperskiego Apple.</w:t>
      </w:r>
    </w:p>
    <w:p w:rsidR="0006758B" w:rsidRPr="00BC2573" w:rsidDel="00D810EA" w:rsidRDefault="0006758B" w:rsidP="0006758B">
      <w:pPr>
        <w:ind w:firstLine="432"/>
        <w:rPr>
          <w:del w:id="19" w:author="Łukasz Rauch" w:date="2014-08-13T12:28:00Z"/>
          <w:lang w:val="pl-PL"/>
        </w:rPr>
      </w:pPr>
    </w:p>
    <w:p w:rsidR="0006758B" w:rsidRPr="00BC2573" w:rsidDel="00D810EA" w:rsidRDefault="0006758B" w:rsidP="0006758B">
      <w:pPr>
        <w:ind w:firstLine="360"/>
        <w:rPr>
          <w:del w:id="20" w:author="Łukasz Rauch" w:date="2014-08-13T12:28:00Z"/>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w:t>
      </w:r>
      <w:r w:rsidR="001927EC">
        <w:rPr>
          <w:lang w:val="pl-PL"/>
        </w:rPr>
        <w:t>:</w:t>
      </w:r>
    </w:p>
    <w:p w:rsidR="0006758B" w:rsidRPr="00BC2573" w:rsidRDefault="0006758B">
      <w:pPr>
        <w:ind w:firstLine="360"/>
        <w:rPr>
          <w:lang w:val="pl-PL"/>
        </w:rPr>
        <w:pPrChange w:id="21" w:author="Łukasz Rauch" w:date="2014-08-13T12:28:00Z">
          <w:pPr/>
        </w:pPrChange>
      </w:pPr>
    </w:p>
    <w:p w:rsidR="0006758B" w:rsidRPr="00BC2573" w:rsidRDefault="001927EC" w:rsidP="0006758B">
      <w:pPr>
        <w:pStyle w:val="Akapitzlist"/>
        <w:numPr>
          <w:ilvl w:val="0"/>
          <w:numId w:val="22"/>
        </w:numPr>
        <w:rPr>
          <w:lang w:val="pl-PL"/>
        </w:rPr>
      </w:pPr>
      <w:proofErr w:type="gramStart"/>
      <w:r>
        <w:rPr>
          <w:lang w:val="pl-PL"/>
        </w:rPr>
        <w:t>posiadać</w:t>
      </w:r>
      <w:proofErr w:type="gramEnd"/>
      <w:r>
        <w:rPr>
          <w:lang w:val="pl-PL"/>
        </w:rPr>
        <w:t xml:space="preserve"> </w:t>
      </w:r>
      <w:commentRangeStart w:id="22"/>
      <w:r w:rsidR="0006758B" w:rsidRPr="00BC2573">
        <w:rPr>
          <w:lang w:val="pl-PL"/>
        </w:rPr>
        <w:t>kart</w:t>
      </w:r>
      <w:r>
        <w:rPr>
          <w:lang w:val="pl-PL"/>
        </w:rPr>
        <w:t>ę</w:t>
      </w:r>
      <w:r w:rsidR="0006758B" w:rsidRPr="00BC2573">
        <w:rPr>
          <w:lang w:val="pl-PL"/>
        </w:rPr>
        <w:t xml:space="preserve"> kredytow</w:t>
      </w:r>
      <w:r>
        <w:rPr>
          <w:lang w:val="pl-PL"/>
        </w:rPr>
        <w:t>ą</w:t>
      </w:r>
      <w:r w:rsidR="0006758B" w:rsidRPr="00BC2573">
        <w:rPr>
          <w:lang w:val="pl-PL"/>
        </w:rPr>
        <w:t xml:space="preserve"> </w:t>
      </w:r>
      <w:proofErr w:type="spellStart"/>
      <w:r w:rsidR="0006758B" w:rsidRPr="00BC2573">
        <w:rPr>
          <w:lang w:val="pl-PL"/>
        </w:rPr>
        <w:t>MasterCard</w:t>
      </w:r>
      <w:proofErr w:type="spellEnd"/>
      <w:r w:rsidR="0006758B" w:rsidRPr="00BC2573">
        <w:rPr>
          <w:lang w:val="pl-PL"/>
        </w:rPr>
        <w:t xml:space="preserve"> lub Visa</w:t>
      </w:r>
      <w:commentRangeEnd w:id="22"/>
      <w:r w:rsidR="00D810EA">
        <w:rPr>
          <w:rStyle w:val="Odwoaniedokomentarza"/>
        </w:rPr>
        <w:commentReference w:id="22"/>
      </w:r>
    </w:p>
    <w:p w:rsidR="0006758B" w:rsidRPr="00BC2573" w:rsidRDefault="001927EC" w:rsidP="0006758B">
      <w:pPr>
        <w:pStyle w:val="Akapitzlist"/>
        <w:numPr>
          <w:ilvl w:val="0"/>
          <w:numId w:val="22"/>
        </w:numPr>
        <w:rPr>
          <w:lang w:val="pl-PL"/>
        </w:rPr>
      </w:pPr>
      <w:proofErr w:type="gramStart"/>
      <w:r>
        <w:rPr>
          <w:lang w:val="pl-PL"/>
        </w:rPr>
        <w:t>założyć</w:t>
      </w:r>
      <w:proofErr w:type="gramEnd"/>
      <w:r>
        <w:rPr>
          <w:lang w:val="pl-PL"/>
        </w:rPr>
        <w:t xml:space="preserve"> </w:t>
      </w:r>
      <w:r w:rsidR="0006758B" w:rsidRPr="00BC2573">
        <w:rPr>
          <w:lang w:val="pl-PL"/>
        </w:rPr>
        <w:t>konto deweloperskie firmy Apple</w:t>
      </w:r>
    </w:p>
    <w:p w:rsidR="0006758B" w:rsidRPr="00BC2573" w:rsidRDefault="0006758B" w:rsidP="0006758B">
      <w:pPr>
        <w:pStyle w:val="Akapitzlist"/>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06758B" w:rsidRPr="00BC2573" w:rsidRDefault="0006758B" w:rsidP="0006758B">
      <w:pPr>
        <w:pStyle w:val="Akapitzlist"/>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06758B" w:rsidRPr="00BC2573" w:rsidRDefault="001927EC" w:rsidP="0006758B">
      <w:pPr>
        <w:pStyle w:val="Akapitzlist"/>
        <w:numPr>
          <w:ilvl w:val="0"/>
          <w:numId w:val="22"/>
        </w:numPr>
        <w:rPr>
          <w:lang w:val="pl-PL"/>
        </w:rPr>
      </w:pPr>
      <w:proofErr w:type="gramStart"/>
      <w:r>
        <w:rPr>
          <w:lang w:val="pl-PL"/>
        </w:rPr>
        <w:t>zainstalować</w:t>
      </w:r>
      <w:proofErr w:type="gramEnd"/>
      <w:r>
        <w:rPr>
          <w:lang w:val="pl-PL"/>
        </w:rPr>
        <w:t xml:space="preserve"> </w:t>
      </w:r>
      <w:r w:rsidR="0006758B" w:rsidRPr="00BC2573">
        <w:rPr>
          <w:lang w:val="pl-PL"/>
        </w:rPr>
        <w:t>aplikacj</w:t>
      </w:r>
      <w:r>
        <w:rPr>
          <w:lang w:val="pl-PL"/>
        </w:rPr>
        <w:t>ę</w:t>
      </w:r>
      <w:r w:rsidR="0006758B" w:rsidRPr="00BC2573">
        <w:rPr>
          <w:lang w:val="pl-PL"/>
        </w:rPr>
        <w:t xml:space="preserve"> </w:t>
      </w:r>
      <w:proofErr w:type="spellStart"/>
      <w:r w:rsidR="0006758B" w:rsidRPr="00BC2573">
        <w:rPr>
          <w:lang w:val="pl-PL"/>
        </w:rPr>
        <w:t>XCode</w:t>
      </w:r>
      <w:proofErr w:type="spellEnd"/>
      <w:r w:rsidR="0006758B" w:rsidRPr="00BC2573">
        <w:rPr>
          <w:lang w:val="pl-PL"/>
        </w:rPr>
        <w:t xml:space="preserve"> z najnowszym </w:t>
      </w:r>
      <w:proofErr w:type="spellStart"/>
      <w:r w:rsidR="0006758B" w:rsidRPr="00BC2573">
        <w:rPr>
          <w:lang w:val="pl-PL"/>
        </w:rPr>
        <w:t>iOS</w:t>
      </w:r>
      <w:proofErr w:type="spellEnd"/>
      <w:r w:rsidR="0006758B"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Jednak firma Apple zastrzegła w regulaminie, iż system OS X może być instalowany tylko i wyłącznie na urządzeniach tejże firmy</w:t>
      </w:r>
      <w:r w:rsidR="009C25E1">
        <w:rPr>
          <w:rStyle w:val="Odwoanieprzypisudolnego"/>
          <w:lang w:val="pl-PL"/>
        </w:rPr>
        <w:footnoteReference w:id="33"/>
      </w:r>
      <w:r w:rsidRPr="00BC2573">
        <w:rPr>
          <w:lang w:val="pl-PL"/>
        </w:rPr>
        <w:t xml:space="preserve">.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r w:rsidR="00EE14A7">
        <w:rPr>
          <w:lang w:val="pl-PL"/>
        </w:rPr>
        <w:t xml:space="preserve"> </w:t>
      </w:r>
      <w:commentRangeStart w:id="23"/>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commentRangeEnd w:id="23"/>
      <w:r w:rsidR="00D810EA">
        <w:rPr>
          <w:rStyle w:val="Odwoaniedokomentarza"/>
          <w:rFonts w:cs="Mangal"/>
        </w:rPr>
        <w:commentReference w:id="23"/>
      </w:r>
    </w:p>
    <w:p w:rsidR="0006758B" w:rsidRPr="00BC2573" w:rsidRDefault="0006758B" w:rsidP="0006758B">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w:t>
      </w:r>
      <w:proofErr w:type="gramStart"/>
      <w:r w:rsidRPr="00BC2573">
        <w:rPr>
          <w:lang w:val="pl-PL"/>
        </w:rPr>
        <w:t>FREE jeżeli</w:t>
      </w:r>
      <w:proofErr w:type="gramEnd"/>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t>
      </w:r>
      <w:r w:rsidRPr="00BC2573">
        <w:rPr>
          <w:lang w:val="pl-PL"/>
        </w:rPr>
        <w:lastRenderedPageBreak/>
        <w:t xml:space="preserve">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commentRangeStart w:id="24"/>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commentRangeEnd w:id="24"/>
      <w:r w:rsidR="00D810EA">
        <w:rPr>
          <w:rStyle w:val="Odwoaniedokomentarza"/>
          <w:rFonts w:cs="Mangal"/>
        </w:rPr>
        <w:commentReference w:id="24"/>
      </w:r>
      <w:r w:rsidR="009111F4">
        <w:rPr>
          <w:lang w:val="pl-PL"/>
        </w:rPr>
        <w:t xml:space="preserve"> </w:t>
      </w:r>
      <w:commentRangeStart w:id="25"/>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w:t>
      </w:r>
      <w:commentRangeEnd w:id="25"/>
      <w:r w:rsidR="00D810EA">
        <w:rPr>
          <w:rStyle w:val="Odwoaniedokomentarza"/>
          <w:rFonts w:cs="Mangal"/>
        </w:rPr>
        <w:commentReference w:id="25"/>
      </w:r>
      <w:r w:rsidR="009111F4">
        <w:rPr>
          <w:lang w:val="pl-PL"/>
        </w:rPr>
        <w:t xml:space="preserve"> </w:t>
      </w: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Applications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Del="00D810EA" w:rsidRDefault="0006758B" w:rsidP="0006758B">
      <w:pPr>
        <w:ind w:firstLine="576"/>
        <w:rPr>
          <w:del w:id="26" w:author="Łukasz Rauch" w:date="2014-08-13T12:30:00Z"/>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1E476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commentRangeStart w:id="27"/>
      <w:proofErr w:type="spellStart"/>
      <w:r w:rsidRPr="00BC2573">
        <w:rPr>
          <w:lang w:val="pl-PL"/>
        </w:rPr>
        <w:t>jailbreak</w:t>
      </w:r>
      <w:commentRangeEnd w:id="27"/>
      <w:proofErr w:type="spellEnd"/>
      <w:r w:rsidR="00D810EA">
        <w:rPr>
          <w:rStyle w:val="Odwoaniedokomentarza"/>
          <w:rFonts w:cs="Mangal"/>
        </w:rPr>
        <w:commentReference w:id="27"/>
      </w:r>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r w:rsidR="001E4764">
        <w:rPr>
          <w:lang w:val="pl-PL"/>
        </w:rPr>
        <w:t xml:space="preserve"> </w:t>
      </w:r>
      <w:commentRangeStart w:id="28"/>
      <w:r w:rsidRPr="00BC2573">
        <w:rPr>
          <w:lang w:val="pl-PL"/>
        </w:rPr>
        <w:t>Po</w:t>
      </w:r>
      <w:commentRangeEnd w:id="28"/>
      <w:r w:rsidR="00D810EA">
        <w:rPr>
          <w:rStyle w:val="Odwoaniedokomentarza"/>
          <w:rFonts w:cs="Mangal"/>
        </w:rPr>
        <w:commentReference w:id="28"/>
      </w:r>
      <w:r w:rsidRPr="00BC2573">
        <w:rPr>
          <w:lang w:val="pl-PL"/>
        </w:rPr>
        <w:t xml:space="preserve"> uwolnieniu telefonu i uzyskaniu dostępu do funkcji administratora (</w:t>
      </w:r>
      <w:proofErr w:type="spellStart"/>
      <w:r w:rsidRPr="00BC2573">
        <w:rPr>
          <w:lang w:val="pl-PL"/>
        </w:rPr>
        <w:t>root</w:t>
      </w:r>
      <w:proofErr w:type="spellEnd"/>
      <w:r w:rsidRPr="00BC2573">
        <w:rPr>
          <w:lang w:val="pl-PL"/>
        </w:rPr>
        <w:t xml:space="preserve">,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Nagwek3"/>
        <w:rPr>
          <w:lang w:val="pl-PL"/>
        </w:rPr>
      </w:pPr>
      <w:bookmarkStart w:id="29" w:name="_Toc396655194"/>
      <w:r w:rsidRPr="00BC2573">
        <w:rPr>
          <w:lang w:val="pl-PL"/>
        </w:rPr>
        <w:lastRenderedPageBreak/>
        <w:t>Instalacja aplikacji z systemu Windows</w:t>
      </w:r>
      <w:bookmarkEnd w:id="29"/>
    </w:p>
    <w:p w:rsidR="0006758B" w:rsidRPr="00BC2573" w:rsidRDefault="0006758B" w:rsidP="0006758B">
      <w:pPr>
        <w:rPr>
          <w:lang w:val="pl-PL"/>
        </w:rPr>
      </w:pPr>
    </w:p>
    <w:p w:rsidR="0006758B" w:rsidRPr="00B33736"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w:t>
      </w:r>
      <w:r w:rsidRPr="00B33736">
        <w:rPr>
          <w:lang w:val="pl-PL"/>
        </w:rPr>
        <w:t>rzeczywistym poprzez zastosowanie odpowiednich programów.</w:t>
      </w:r>
    </w:p>
    <w:p w:rsidR="0006758B" w:rsidRPr="00BC2573" w:rsidRDefault="0006758B" w:rsidP="0006758B">
      <w:pPr>
        <w:ind w:firstLine="576"/>
        <w:rPr>
          <w:lang w:val="pl-PL"/>
        </w:rPr>
      </w:pPr>
      <w:r w:rsidRPr="00B33736">
        <w:rPr>
          <w:lang w:val="pl-PL"/>
        </w:rPr>
        <w:t>Jednym z pakietów, który może w tym pomóc jest „</w:t>
      </w:r>
      <w:proofErr w:type="spellStart"/>
      <w:r w:rsidRPr="00B33736">
        <w:rPr>
          <w:lang w:val="pl-PL"/>
        </w:rPr>
        <w:t>iOS</w:t>
      </w:r>
      <w:proofErr w:type="spellEnd"/>
      <w:r w:rsidRPr="00B33736">
        <w:rPr>
          <w:lang w:val="pl-PL"/>
        </w:rPr>
        <w:t xml:space="preserve"> </w:t>
      </w:r>
      <w:proofErr w:type="spellStart"/>
      <w:r w:rsidRPr="00B33736">
        <w:rPr>
          <w:lang w:val="pl-PL"/>
        </w:rPr>
        <w:t>Build</w:t>
      </w:r>
      <w:proofErr w:type="spellEnd"/>
      <w:r w:rsidRPr="00B33736">
        <w:rPr>
          <w:lang w:val="pl-PL"/>
        </w:rPr>
        <w:t xml:space="preserve"> </w:t>
      </w:r>
      <w:proofErr w:type="spellStart"/>
      <w:r w:rsidRPr="00B33736">
        <w:rPr>
          <w:lang w:val="pl-PL"/>
        </w:rPr>
        <w:t>Enviroment</w:t>
      </w:r>
      <w:proofErr w:type="spellEnd"/>
      <w:r w:rsidRPr="00B33736">
        <w:rPr>
          <w:lang w:val="pl-PL"/>
        </w:rPr>
        <w:t xml:space="preserve"> for Windows </w:t>
      </w:r>
      <w:proofErr w:type="spellStart"/>
      <w:r w:rsidRPr="00B33736">
        <w:rPr>
          <w:lang w:val="pl-PL"/>
        </w:rPr>
        <w:t>developers</w:t>
      </w:r>
      <w:proofErr w:type="spellEnd"/>
      <w:r w:rsidRPr="00B33736">
        <w:rPr>
          <w:lang w:val="pl-PL"/>
        </w:rPr>
        <w:t>”</w:t>
      </w:r>
      <w:r w:rsidR="00B33736" w:rsidRPr="00B33736">
        <w:rPr>
          <w:rStyle w:val="Odwoanieprzypisudolnego"/>
          <w:lang w:val="pl-PL"/>
        </w:rPr>
        <w:footnoteReference w:id="34"/>
      </w:r>
      <w:r w:rsidRPr="00B33736">
        <w:rPr>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„Migration Assistant”.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Skopiowane pliki umieszczane są w pliku SDK.</w:t>
      </w:r>
      <w:proofErr w:type="gramStart"/>
      <w:r w:rsidRPr="00BC2573">
        <w:rPr>
          <w:lang w:val="pl-PL"/>
        </w:rPr>
        <w:t>zip</w:t>
      </w:r>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w:t>
      </w:r>
      <w:r w:rsidRPr="00BC2573">
        <w:rPr>
          <w:lang w:val="pl-PL"/>
        </w:rPr>
        <w:lastRenderedPageBreak/>
        <w:t>Unity. By tego dokonać należy przejść do menu File-&gt;</w:t>
      </w:r>
      <w:proofErr w:type="spellStart"/>
      <w:r w:rsidRPr="00BC2573">
        <w:rPr>
          <w:lang w:val="pl-PL"/>
        </w:rPr>
        <w: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06758B" w:rsidRPr="00BC2573" w:rsidRDefault="0006758B" w:rsidP="0006758B">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w:t>
      </w:r>
      <w:proofErr w:type="gramStart"/>
      <w:r w:rsidRPr="00BC2573">
        <w:rPr>
          <w:lang w:val="pl-PL"/>
        </w:rPr>
        <w:t>exe</w:t>
      </w:r>
      <w:proofErr w:type="gramEnd"/>
      <w:r w:rsidRPr="00BC2573">
        <w:rPr>
          <w:lang w:val="pl-PL"/>
        </w:rPr>
        <w:t xml:space="preserv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commentRangeStart w:id="31"/>
      <w:r>
        <w:rPr>
          <w:lang w:val="pl-PL"/>
        </w:rPr>
        <w:t>3</w:t>
      </w:r>
      <w:commentRangeEnd w:id="31"/>
      <w:r w:rsidR="00D810EA">
        <w:rPr>
          <w:rStyle w:val="Odwoaniedokomentarza"/>
          <w:rFonts w:cs="Mangal"/>
        </w:rPr>
        <w:commentReference w:id="31"/>
      </w:r>
      <w:r w:rsidRPr="00BC2573">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47510F6A" wp14:editId="0BC9295B">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6B2C40">
        <w:rPr>
          <w:noProof/>
          <w:lang w:val="pl-PL"/>
        </w:rPr>
        <w:t>3</w:t>
      </w:r>
      <w:r w:rsidRPr="00BC2573">
        <w:rPr>
          <w:lang w:val="pl-PL"/>
        </w:rPr>
        <w:fldChar w:fldCharType="end"/>
      </w:r>
      <w:r w:rsidRPr="00BC2573">
        <w:rPr>
          <w:lang w:val="pl-PL"/>
        </w:rPr>
        <w:t>.Okno programu unity-builder.</w:t>
      </w:r>
      <w:proofErr w:type="gramStart"/>
      <w:r w:rsidRPr="00BC2573">
        <w:rPr>
          <w:lang w:val="pl-PL"/>
        </w:rPr>
        <w:t>exe</w:t>
      </w:r>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r w:rsidRPr="00BC2573">
        <w:rPr>
          <w:lang w:val="pl-PL"/>
        </w:rPr>
        <w:t>tool</w:t>
      </w:r>
      <w:proofErr w:type="spellEnd"/>
      <w:r w:rsidRPr="00BC2573">
        <w:rPr>
          <w:lang w:val="pl-PL"/>
        </w:rPr>
        <w:t>”</w:t>
      </w:r>
      <w:del w:id="32" w:author="Łukasz Rauch" w:date="2014-08-13T12:31:00Z">
        <w:r w:rsidRPr="00BC2573" w:rsidDel="00D810EA">
          <w:rPr>
            <w:lang w:val="pl-PL"/>
          </w:rPr>
          <w:delText xml:space="preserve"> </w:delText>
        </w:r>
      </w:del>
      <w:r w:rsidRPr="00BC2573">
        <w:rPr>
          <w:lang w:val="pl-PL"/>
        </w:rPr>
        <w:t>, 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lastRenderedPageBreak/>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proofErr w:type="gramStart"/>
      <w:r w:rsidRPr="00BC2573">
        <w:rPr>
          <w:lang w:val="pl-PL"/>
        </w:rPr>
        <w:t>ipa</w:t>
      </w:r>
      <w:proofErr w:type="spellEnd"/>
      <w:proofErr w:type="gramEnd"/>
      <w:r w:rsidRPr="00BC2573">
        <w:rPr>
          <w:lang w:val="pl-PL"/>
        </w:rPr>
        <w:t xml:space="preserve">), które można zainstalować na odblokowanym urządzeniu korzystając z programów </w:t>
      </w:r>
      <w:proofErr w:type="spellStart"/>
      <w:r w:rsidRPr="00BC2573">
        <w:rPr>
          <w:lang w:val="pl-PL"/>
        </w:rPr>
        <w:t>Cydia</w:t>
      </w:r>
      <w:proofErr w:type="spellEnd"/>
      <w:r w:rsidRPr="00BC2573">
        <w:rPr>
          <w:lang w:val="pl-PL"/>
        </w:rPr>
        <w:t xml:space="preserve"> lub </w:t>
      </w:r>
      <w:proofErr w:type="spellStart"/>
      <w:r w:rsidRPr="00BC2573">
        <w:rPr>
          <w:lang w:val="pl-PL"/>
        </w:rPr>
        <w:t>dpkg</w:t>
      </w:r>
      <w:proofErr w:type="spellEnd"/>
      <w:r w:rsidRPr="00BC2573">
        <w:rPr>
          <w:lang w:val="pl-PL"/>
        </w:rPr>
        <w:t xml:space="preserve">. „Open </w:t>
      </w:r>
      <w:proofErr w:type="spellStart"/>
      <w:r w:rsidRPr="00BC2573">
        <w:rPr>
          <w:lang w:val="pl-PL"/>
        </w:rPr>
        <w:t>packages</w:t>
      </w:r>
      <w:proofErr w:type="spell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xml:space="preserve">” otwiera </w:t>
      </w:r>
      <w:proofErr w:type="gramStart"/>
      <w:r w:rsidRPr="00BC2573">
        <w:rPr>
          <w:lang w:val="pl-PL"/>
        </w:rPr>
        <w:t>folder w którym</w:t>
      </w:r>
      <w:proofErr w:type="gramEnd"/>
      <w:r w:rsidRPr="00BC2573">
        <w:rPr>
          <w:lang w:val="pl-PL"/>
        </w:rPr>
        <w:t xml:space="preserve"> przechowywane są paczki *.</w:t>
      </w:r>
      <w:proofErr w:type="spellStart"/>
      <w:proofErr w:type="gramStart"/>
      <w:r w:rsidRPr="00BC2573">
        <w:rPr>
          <w:lang w:val="pl-PL"/>
        </w:rPr>
        <w:t>ipa</w:t>
      </w:r>
      <w:proofErr w:type="spellEnd"/>
      <w:proofErr w:type="gramEnd"/>
      <w:r w:rsidRPr="00BC2573">
        <w:rPr>
          <w:lang w:val="pl-PL"/>
        </w:rPr>
        <w:t xml:space="preserve"> 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w:t>
      </w:r>
      <w:r w:rsidR="003F131E">
        <w:rPr>
          <w:lang w:val="pl-PL"/>
        </w:rPr>
        <w:t xml:space="preserve"> *.</w:t>
      </w:r>
      <w:proofErr w:type="spellStart"/>
      <w:proofErr w:type="gramStart"/>
      <w:r w:rsidR="003F131E">
        <w:rPr>
          <w:lang w:val="pl-PL"/>
        </w:rPr>
        <w:t>deb</w:t>
      </w:r>
      <w:proofErr w:type="spellEnd"/>
      <w:proofErr w:type="gramEnd"/>
      <w:r w:rsidR="003F131E">
        <w:rPr>
          <w:lang w:val="pl-PL"/>
        </w:rPr>
        <w:t>.</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r w:rsidR="003F131E">
        <w:rPr>
          <w:lang w:val="pl-PL"/>
        </w:rPr>
        <w:t>, które ukazano na rysunku 4.</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3F44455A" wp14:editId="39255780">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6B2C40">
        <w:rPr>
          <w:noProof/>
          <w:lang w:val="pl-PL"/>
        </w:rPr>
        <w:t>4</w:t>
      </w:r>
      <w:r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root</w:t>
      </w:r>
      <w:proofErr w:type="spellEnd"/>
      <w:r w:rsidRPr="00BC2573">
        <w:rPr>
          <w:lang w:val="pl-PL"/>
        </w:rPr>
        <w:t>” z hasłem „</w:t>
      </w:r>
      <w:proofErr w:type="spellStart"/>
      <w:r w:rsidRPr="00BC2573">
        <w:rPr>
          <w:lang w:val="pl-PL"/>
        </w:rPr>
        <w:t>alpine</w:t>
      </w:r>
      <w:proofErr w:type="spellEnd"/>
      <w:r w:rsidRPr="00BC2573">
        <w:rPr>
          <w:lang w:val="pl-PL"/>
        </w:rPr>
        <w:t>”</w:t>
      </w:r>
      <w:r w:rsidR="00263D6E">
        <w:rPr>
          <w:rStyle w:val="Odwoanieprzypisudolnego"/>
          <w:lang w:val="pl-PL"/>
        </w:rPr>
        <w:footnoteReference w:id="35"/>
      </w:r>
      <w:r w:rsidRPr="00BC2573">
        <w:rPr>
          <w:lang w:val="pl-PL"/>
        </w:rPr>
        <w:t>.</w:t>
      </w:r>
    </w:p>
    <w:p w:rsidR="0006758B" w:rsidRPr="00BC2573"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w:t>
      </w:r>
      <w:proofErr w:type="spellEnd"/>
      <w:r w:rsidRPr="00BC2573">
        <w:rPr>
          <w:lang w:val="pl-PL"/>
        </w:rPr>
        <w:t>/</w:t>
      </w:r>
      <w:proofErr w:type="spellStart"/>
      <w:r w:rsidRPr="00BC2573">
        <w:rPr>
          <w:lang w:val="pl-PL"/>
        </w:rPr>
        <w:t>root</w:t>
      </w:r>
      <w:proofErr w:type="spellEnd"/>
      <w:r w:rsidRPr="00BC2573">
        <w:rPr>
          <w:lang w:val="pl-PL"/>
        </w:rPr>
        <w: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0098646C">
        <w:rPr>
          <w:rStyle w:val="Odwoanieprzypisudolnego"/>
          <w:lang w:val="pl-PL"/>
        </w:rPr>
        <w:footnoteReference w:id="36"/>
      </w:r>
      <w:r w:rsidRPr="00BC2573">
        <w:rPr>
          <w:lang w:val="pl-PL"/>
        </w:rPr>
        <w:t xml:space="preserve">. </w:t>
      </w:r>
    </w:p>
    <w:p w:rsidR="0006758B" w:rsidRDefault="0006758B" w:rsidP="0006758B">
      <w:pPr>
        <w:ind w:firstLine="720"/>
        <w:rPr>
          <w:lang w:val="pl-PL"/>
        </w:rPr>
      </w:pPr>
      <w:r w:rsidRPr="00BC2573">
        <w:rPr>
          <w:lang w:val="pl-PL"/>
        </w:rPr>
        <w:t xml:space="preserve">Po umieszczeniu paczki w odpowiednim miejscu należy zrestartować urządzenie dwa </w:t>
      </w:r>
      <w:r w:rsidRPr="00BC2573">
        <w:rPr>
          <w:lang w:val="pl-PL"/>
        </w:rPr>
        <w:lastRenderedPageBreak/>
        <w:t>razy. Po drugim restarcie nasza aplikacja pojawi się w menu Spring urządzenia.</w:t>
      </w:r>
    </w:p>
    <w:p w:rsidR="0006758B" w:rsidRPr="00BC2573" w:rsidRDefault="0006758B" w:rsidP="0006758B">
      <w:pPr>
        <w:ind w:firstLine="720"/>
        <w:rPr>
          <w:lang w:val="pl-PL"/>
        </w:rPr>
      </w:pPr>
    </w:p>
    <w:p w:rsidR="00DA1104" w:rsidRDefault="00DA1104" w:rsidP="00DA1104">
      <w:pPr>
        <w:rPr>
          <w:lang w:val="pl-PL"/>
        </w:rPr>
      </w:pPr>
    </w:p>
    <w:p w:rsidR="00FA17C0" w:rsidRPr="00BC2573" w:rsidRDefault="00FA17C0" w:rsidP="00DA1104">
      <w:pPr>
        <w:rPr>
          <w:lang w:val="pl-PL"/>
        </w:rPr>
      </w:pPr>
    </w:p>
    <w:p w:rsidR="00B16655" w:rsidRPr="00BC2573" w:rsidRDefault="00B16655" w:rsidP="00B16655">
      <w:pPr>
        <w:pStyle w:val="Nagwek2"/>
        <w:rPr>
          <w:lang w:val="pl-PL"/>
        </w:rPr>
      </w:pPr>
      <w:bookmarkStart w:id="33" w:name="_Toc396655195"/>
      <w:r w:rsidRPr="00BC2573">
        <w:rPr>
          <w:lang w:val="pl-PL"/>
        </w:rPr>
        <w:t>Windows Phone</w:t>
      </w:r>
      <w:bookmarkEnd w:id="33"/>
    </w:p>
    <w:p w:rsidR="003C5058" w:rsidRPr="00BC2573" w:rsidRDefault="003C5058" w:rsidP="003C5058">
      <w:pPr>
        <w:rPr>
          <w:lang w:val="pl-PL"/>
        </w:rPr>
      </w:pPr>
    </w:p>
    <w:p w:rsidR="00BC2573" w:rsidRDefault="003C5058" w:rsidP="002364F6">
      <w:pPr>
        <w:ind w:firstLine="576"/>
        <w:rPr>
          <w:lang w:val="pl-PL"/>
        </w:rPr>
      </w:pPr>
      <w:r w:rsidRPr="00BC2573">
        <w:rPr>
          <w:lang w:val="pl-PL"/>
        </w:rPr>
        <w:t>Windows Phone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w:t>
      </w:r>
      <w:r w:rsidR="00D36E2A">
        <w:rPr>
          <w:rStyle w:val="Odwoanieprzypisudolnego"/>
          <w:lang w:val="pl-PL"/>
        </w:rPr>
        <w:footnoteReference w:id="37"/>
      </w:r>
      <w:r w:rsidR="00BC2573">
        <w:rPr>
          <w:lang w:val="pl-PL"/>
        </w:rPr>
        <w:t xml:space="preserve">.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Phone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Windows Phone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marketu</w:t>
      </w:r>
      <w:del w:id="34" w:author="Łukasz Rauch" w:date="2014-08-13T12:52:00Z">
        <w:r w:rsidR="00BC2573" w:rsidDel="00FE33BA">
          <w:rPr>
            <w:lang w:val="pl-PL"/>
          </w:rPr>
          <w:delText xml:space="preserve"> </w:delText>
        </w:r>
      </w:del>
      <w:r w:rsidR="00BC2573">
        <w:rPr>
          <w:lang w:val="pl-PL"/>
        </w:rPr>
        <w:t xml:space="preserve"> aplikacji, w celu dystrybuowania aplikacji wewnętrznych dla pracowników</w:t>
      </w:r>
      <w:r w:rsidR="00B34B06">
        <w:rPr>
          <w:rStyle w:val="Odwoanieprzypisudolnego"/>
          <w:lang w:val="pl-PL"/>
        </w:rPr>
        <w:footnoteReference w:id="38"/>
      </w:r>
      <w:r w:rsidR="00BC2573">
        <w:rPr>
          <w:lang w:val="pl-PL"/>
        </w:rPr>
        <w:t>. Dodatkowo Windows Phone 8 wspiera aktualizację poprzez interfejsy bezprzewodowe. Wszystkie urządzenia z systemem wspierane będą przez minimum 36 miesięcy po wejściu do sprzedaży</w:t>
      </w:r>
      <w:r w:rsidR="00EA58AF">
        <w:rPr>
          <w:rStyle w:val="Odwoanieprzypisudolnego"/>
          <w:lang w:val="pl-PL"/>
        </w:rPr>
        <w:footnoteReference w:id="39"/>
      </w:r>
      <w:r w:rsidR="00BC2573">
        <w:rPr>
          <w:lang w:val="pl-PL"/>
        </w:rPr>
        <w:t>.</w:t>
      </w:r>
    </w:p>
    <w:p w:rsidR="00BC2573" w:rsidRDefault="0026504C" w:rsidP="002364F6">
      <w:pPr>
        <w:ind w:firstLine="576"/>
        <w:rPr>
          <w:lang w:val="pl-PL"/>
        </w:rPr>
      </w:pPr>
      <w:r w:rsidRPr="00BC2573">
        <w:rPr>
          <w:lang w:val="pl-PL"/>
        </w:rPr>
        <w:t>Windows Phone 8</w:t>
      </w:r>
      <w:r w:rsidR="00BC2573">
        <w:rPr>
          <w:lang w:val="pl-PL"/>
        </w:rPr>
        <w:t xml:space="preserve"> jest pierwszym mobilnym systemem firmy Microsoft korzystającym z </w:t>
      </w:r>
      <w:proofErr w:type="spellStart"/>
      <w:r w:rsidR="00BC2573">
        <w:rPr>
          <w:lang w:val="pl-PL"/>
        </w:rPr>
        <w:t>kernela</w:t>
      </w:r>
      <w:proofErr w:type="spellEnd"/>
      <w:r w:rsidR="00BC2573">
        <w:rPr>
          <w:lang w:val="pl-PL"/>
        </w:rPr>
        <w:t xml:space="preserve"> Windows NT. Funkcjonalności systemu względem swoich poprzedników zostały </w:t>
      </w:r>
      <w:r w:rsidR="00BC2573">
        <w:rPr>
          <w:lang w:val="pl-PL"/>
        </w:rPr>
        <w:lastRenderedPageBreak/>
        <w:t>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8362BB">
        <w:rPr>
          <w:rStyle w:val="Odwoanieprzypisudolnego"/>
          <w:lang w:val="pl-PL"/>
        </w:rPr>
        <w:footnoteReference w:id="40"/>
      </w:r>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BF1E46" w:rsidRPr="00BC2573" w:rsidRDefault="00BF1E46" w:rsidP="00BF1E46">
      <w:pPr>
        <w:rPr>
          <w:lang w:val="pl-PL"/>
        </w:rPr>
      </w:pPr>
    </w:p>
    <w:p w:rsidR="00DA1104" w:rsidRDefault="00DA1104" w:rsidP="00B64068">
      <w:pPr>
        <w:ind w:firstLine="360"/>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Akapitzlist"/>
        <w:numPr>
          <w:ilvl w:val="0"/>
          <w:numId w:val="20"/>
        </w:numPr>
        <w:rPr>
          <w:lang w:val="pl-PL"/>
        </w:rPr>
      </w:pPr>
      <w:r w:rsidRPr="00BC2573">
        <w:rPr>
          <w:lang w:val="pl-PL"/>
        </w:rPr>
        <w:t>Windows 8 na maszynie, na której będzie tworzona aplikacja</w:t>
      </w:r>
    </w:p>
    <w:p w:rsidR="00DA1104" w:rsidRPr="00BC2573" w:rsidRDefault="00DA1104" w:rsidP="00DA1104">
      <w:pPr>
        <w:pStyle w:val="Akapitzlist"/>
        <w:numPr>
          <w:ilvl w:val="0"/>
          <w:numId w:val="20"/>
        </w:numPr>
        <w:rPr>
          <w:lang w:val="pl-PL"/>
        </w:rPr>
      </w:pPr>
      <w:r w:rsidRPr="00BC2573">
        <w:rPr>
          <w:lang w:val="pl-PL"/>
        </w:rPr>
        <w:t>Unity 4.3+</w:t>
      </w:r>
    </w:p>
    <w:p w:rsidR="00DA1104" w:rsidRPr="00BC2573" w:rsidRDefault="00DA1104" w:rsidP="00DA1104">
      <w:pPr>
        <w:pStyle w:val="Akapitzlist"/>
        <w:numPr>
          <w:ilvl w:val="0"/>
          <w:numId w:val="20"/>
        </w:numPr>
        <w:rPr>
          <w:lang w:val="pl-PL"/>
        </w:rPr>
      </w:pPr>
      <w:r w:rsidRPr="00BC2573">
        <w:rPr>
          <w:lang w:val="pl-PL"/>
        </w:rPr>
        <w:t>Windows Phone SDK 8.0+</w:t>
      </w:r>
    </w:p>
    <w:p w:rsidR="00DA1104" w:rsidRPr="00BC2573" w:rsidRDefault="00DA1104" w:rsidP="00DA1104">
      <w:pPr>
        <w:pStyle w:val="Akapitzlist"/>
        <w:numPr>
          <w:ilvl w:val="0"/>
          <w:numId w:val="20"/>
        </w:numPr>
        <w:rPr>
          <w:lang w:val="pl-PL"/>
        </w:rPr>
      </w:pPr>
      <w:r w:rsidRPr="00BC2573">
        <w:rPr>
          <w:lang w:val="pl-PL"/>
        </w:rPr>
        <w:t>Zarejestrowany i odblokowany telefon z systemem Windows Phone 8+</w:t>
      </w:r>
    </w:p>
    <w:p w:rsidR="00DA1104" w:rsidRPr="00BC2573" w:rsidRDefault="00DA1104" w:rsidP="00DA1104">
      <w:pPr>
        <w:pStyle w:val="Akapitzlist"/>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w:t>
      </w:r>
      <w:r w:rsidR="007179B6">
        <w:rPr>
          <w:rStyle w:val="Odwoanieprzypisudolnego"/>
          <w:lang w:val="pl-PL"/>
        </w:rPr>
        <w:footnoteReference w:id="41"/>
      </w:r>
      <w:r w:rsidRPr="00BC2573">
        <w:rPr>
          <w:lang w:val="pl-PL"/>
        </w:rPr>
        <w:t xml:space="preserve">. By </w:t>
      </w:r>
      <w:proofErr w:type="spellStart"/>
      <w:r w:rsidRPr="00BC2573">
        <w:rPr>
          <w:lang w:val="pl-PL"/>
        </w:rPr>
        <w:t>Virtualbox</w:t>
      </w:r>
      <w:proofErr w:type="spellEnd"/>
      <w:r w:rsidRPr="00BC2573">
        <w:rPr>
          <w:lang w:val="pl-PL"/>
        </w:rPr>
        <w:t xml:space="preserve"> dał możliwość instalacji wersji 64 bitowych systemów operacyjnych należy najpierw w </w:t>
      </w:r>
      <w:r w:rsidRPr="00BC2573">
        <w:rPr>
          <w:lang w:val="pl-PL"/>
        </w:rPr>
        <w:lastRenderedPageBreak/>
        <w:t>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Akapitzlist"/>
        <w:numPr>
          <w:ilvl w:val="0"/>
          <w:numId w:val="21"/>
        </w:numPr>
        <w:rPr>
          <w:lang w:val="pl-PL"/>
        </w:rPr>
      </w:pPr>
      <w:r w:rsidRPr="00BC2573">
        <w:rPr>
          <w:lang w:val="pl-PL"/>
        </w:rPr>
        <w:t>Typ: Microsoft Windows</w:t>
      </w:r>
    </w:p>
    <w:p w:rsidR="00DA1104" w:rsidRPr="00BC2573" w:rsidRDefault="00DA1104" w:rsidP="00DA1104">
      <w:pPr>
        <w:pStyle w:val="Akapitzlist"/>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Akapitzlist"/>
        <w:numPr>
          <w:ilvl w:val="0"/>
          <w:numId w:val="21"/>
        </w:numPr>
        <w:rPr>
          <w:lang w:val="pl-PL"/>
        </w:rPr>
      </w:pPr>
      <w:r w:rsidRPr="00BC2573">
        <w:rPr>
          <w:lang w:val="pl-PL"/>
        </w:rPr>
        <w:t>RAM: 2048MB</w:t>
      </w:r>
    </w:p>
    <w:p w:rsidR="00DA1104" w:rsidRPr="00BC2573" w:rsidRDefault="00DA1104" w:rsidP="00DA1104">
      <w:pPr>
        <w:pStyle w:val="Akapitzlist"/>
        <w:numPr>
          <w:ilvl w:val="0"/>
          <w:numId w:val="21"/>
        </w:numPr>
        <w:rPr>
          <w:lang w:val="pl-PL"/>
        </w:rPr>
      </w:pPr>
      <w:r w:rsidRPr="00BC2573">
        <w:rPr>
          <w:lang w:val="pl-PL"/>
        </w:rPr>
        <w:t>Rozmiar dysku: 25GB</w:t>
      </w:r>
    </w:p>
    <w:p w:rsidR="00DA1104" w:rsidRPr="00BC2573" w:rsidRDefault="00DA1104" w:rsidP="00DA1104">
      <w:pPr>
        <w:pStyle w:val="Akapitzlist"/>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0B2FE1">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Extension Pack, która można znaleźć na oficjalnej stronie oprogramowania </w:t>
      </w:r>
      <w:proofErr w:type="spellStart"/>
      <w:r w:rsidRPr="00BC2573">
        <w:rPr>
          <w:lang w:val="pl-PL"/>
        </w:rPr>
        <w:t>Virtualbox</w:t>
      </w:r>
      <w:proofErr w:type="spellEnd"/>
      <w:r w:rsidR="000B2FE1">
        <w:rPr>
          <w:rStyle w:val="Odwoanieprzypisudolnego"/>
          <w:lang w:val="pl-PL"/>
        </w:rPr>
        <w:footnoteReference w:id="42"/>
      </w:r>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Device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VT-x/AMD-V”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r w:rsidR="00E86089" w:rsidRPr="00BC2573">
        <w:rPr>
          <w:lang w:val="pl-PL"/>
        </w:rPr>
        <w:t>traktować, jako</w:t>
      </w:r>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val="pl-PL" w:eastAsia="pl-PL" w:bidi="ar-SA"/>
        </w:rPr>
        <w:drawing>
          <wp:inline distT="0" distB="0" distL="0" distR="0" wp14:anchorId="689AA01D" wp14:editId="0EFD77D7">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6B2C40">
        <w:rPr>
          <w:noProof/>
          <w:lang w:val="pl-PL"/>
        </w:rPr>
        <w:t>5</w:t>
      </w:r>
      <w:r w:rsidR="00EA5D5A" w:rsidRPr="00BC2573">
        <w:rPr>
          <w:lang w:val="pl-PL"/>
        </w:rPr>
        <w:fldChar w:fldCharType="end"/>
      </w:r>
      <w:r w:rsidRPr="00BC2573">
        <w:rPr>
          <w:lang w:val="pl-PL"/>
        </w:rPr>
        <w:t xml:space="preserve">. Przekierowanie USB do systemu </w:t>
      </w:r>
      <w:r w:rsidR="00021883" w:rsidRPr="00BC2573">
        <w:rPr>
          <w:lang w:val="pl-PL"/>
        </w:rPr>
        <w:t>wirtualnego</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w:t>
      </w:r>
      <w:r w:rsidR="00E86089">
        <w:rPr>
          <w:lang w:val="pl-PL"/>
        </w:rPr>
        <w:t xml:space="preserve"> że telefon nie zostaje wykryty, tak jak pokazano na rysunku 6</w:t>
      </w:r>
      <w:r w:rsidR="00BB187B">
        <w:rPr>
          <w:lang w:val="pl-PL"/>
        </w:rPr>
        <w:t>.</w:t>
      </w:r>
    </w:p>
    <w:p w:rsidR="004F55BF" w:rsidRPr="00BC2573" w:rsidRDefault="00DA1104" w:rsidP="004F55BF">
      <w:pPr>
        <w:keepNext/>
        <w:rPr>
          <w:lang w:val="pl-PL"/>
        </w:rPr>
      </w:pPr>
      <w:r w:rsidRPr="00BC2573">
        <w:rPr>
          <w:noProof/>
          <w:lang w:val="pl-PL" w:eastAsia="pl-PL" w:bidi="ar-SA"/>
        </w:rPr>
        <w:lastRenderedPageBreak/>
        <w:drawing>
          <wp:inline distT="0" distB="0" distL="0" distR="0" wp14:anchorId="2CEB3DE3" wp14:editId="57B1EB94">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Legenda"/>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6B2C40">
        <w:rPr>
          <w:noProof/>
          <w:lang w:val="pl-PL"/>
        </w:rPr>
        <w:t>6</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996EE0" w:rsidRPr="00BC2573" w:rsidRDefault="00DA1104" w:rsidP="007571EB">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A74386" w:rsidRDefault="00A74386" w:rsidP="00A74386">
      <w:pPr>
        <w:pStyle w:val="Nagwek1"/>
        <w:rPr>
          <w:lang w:val="pl-PL"/>
        </w:rPr>
      </w:pPr>
      <w:bookmarkStart w:id="35" w:name="_Toc396655197"/>
      <w:r w:rsidRPr="00BC2573">
        <w:rPr>
          <w:lang w:val="pl-PL"/>
        </w:rPr>
        <w:lastRenderedPageBreak/>
        <w:t>Zaimplementowane programy testujące</w:t>
      </w:r>
      <w:bookmarkEnd w:id="35"/>
    </w:p>
    <w:p w:rsidR="00083634" w:rsidRDefault="00083634" w:rsidP="00083634">
      <w:pPr>
        <w:rPr>
          <w:lang w:val="pl-PL"/>
        </w:rPr>
      </w:pPr>
    </w:p>
    <w:p w:rsidR="00083634" w:rsidRPr="00083634" w:rsidRDefault="00083634" w:rsidP="00083634">
      <w:pPr>
        <w:ind w:firstLine="431"/>
        <w:rPr>
          <w:lang w:val="pl-PL"/>
        </w:rPr>
      </w:pPr>
      <w:r>
        <w:rPr>
          <w:lang w:val="pl-PL"/>
        </w:rPr>
        <w:t>Po dokonaniu niezbędnych konfiguracji dla środowisk każdego z systemów przystąpiono do implementacji aplikacji testowych. W pierwszej kolejności stworzono aplikacje benchmarki, sprawdzające możliwości urządzeń poddanych testom, a następnie zaimplementowano dwie przykładowe, nieskomplikowane gry w celu przetestowania kompatybilności kodu pomiędzy testowanymi platformami.</w:t>
      </w:r>
    </w:p>
    <w:p w:rsidR="004C30BF" w:rsidRPr="00BC2573" w:rsidRDefault="004C30BF" w:rsidP="004C30BF">
      <w:pPr>
        <w:rPr>
          <w:lang w:val="pl-PL"/>
        </w:rPr>
      </w:pPr>
    </w:p>
    <w:p w:rsidR="00130D0D" w:rsidRPr="00BC2573" w:rsidRDefault="00130D0D" w:rsidP="00130D0D">
      <w:pPr>
        <w:pStyle w:val="Nagwek2"/>
        <w:rPr>
          <w:lang w:val="pl-PL"/>
        </w:rPr>
      </w:pPr>
      <w:bookmarkStart w:id="36" w:name="_Toc396655198"/>
      <w:r w:rsidRPr="00BC2573">
        <w:rPr>
          <w:lang w:val="pl-PL"/>
        </w:rPr>
        <w:t>Test</w:t>
      </w:r>
      <w:r w:rsidR="00EA6CEF">
        <w:rPr>
          <w:lang w:val="pl-PL"/>
        </w:rPr>
        <w:t>y</w:t>
      </w:r>
      <w:r w:rsidRPr="00BC2573">
        <w:rPr>
          <w:lang w:val="pl-PL"/>
        </w:rPr>
        <w:t xml:space="preserve"> grafiki </w:t>
      </w:r>
      <w:r w:rsidR="002946EA" w:rsidRPr="00BC2573">
        <w:rPr>
          <w:lang w:val="pl-PL"/>
        </w:rPr>
        <w:t>2D i 3D</w:t>
      </w:r>
      <w:bookmarkEnd w:id="36"/>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commentRangeStart w:id="37"/>
      <w:proofErr w:type="spellEnd"/>
      <w:r w:rsidR="00D94537">
        <w:rPr>
          <w:rStyle w:val="Odwoanieprzypisudolnego"/>
          <w:lang w:val="pl-PL"/>
        </w:rPr>
        <w:footnoteReference w:id="43"/>
      </w:r>
      <w:commentRangeEnd w:id="37"/>
      <w:r w:rsidR="00EA6CEF">
        <w:rPr>
          <w:rStyle w:val="Odwoaniedokomentarza"/>
          <w:rFonts w:cs="Mangal"/>
        </w:rPr>
        <w:commentReference w:id="37"/>
      </w:r>
      <w:r w:rsidR="00705BDF">
        <w:rPr>
          <w:lang w:val="pl-PL"/>
        </w:rPr>
        <w:t xml:space="preserve">. 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val="pl-PL" w:eastAsia="pl-PL" w:bidi="ar-SA"/>
        </w:rPr>
        <w:lastRenderedPageBreak/>
        <w:drawing>
          <wp:inline distT="0" distB="0" distL="0" distR="0" wp14:anchorId="2423EB55" wp14:editId="1107EB3B">
            <wp:extent cx="5546784" cy="444701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547519" cy="4447599"/>
                    </a:xfrm>
                    <a:prstGeom prst="rect">
                      <a:avLst/>
                    </a:prstGeom>
                    <a:noFill/>
                    <a:ln w="9525">
                      <a:noFill/>
                      <a:miter lim="800000"/>
                      <a:headEnd/>
                      <a:tailEnd/>
                    </a:ln>
                  </pic:spPr>
                </pic:pic>
              </a:graphicData>
            </a:graphic>
          </wp:inline>
        </w:drawing>
      </w:r>
    </w:p>
    <w:p w:rsidR="00705BDF" w:rsidRDefault="00705BDF" w:rsidP="00705BDF">
      <w:pPr>
        <w:pStyle w:val="Legenda"/>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6B2C40">
        <w:rPr>
          <w:noProof/>
          <w:lang w:val="pl-PL"/>
        </w:rPr>
        <w:t>10</w:t>
      </w:r>
      <w:r w:rsidR="00EA5D5A">
        <w:fldChar w:fldCharType="end"/>
      </w:r>
      <w:r w:rsidRPr="00ED52B3">
        <w:rPr>
          <w:lang w:val="pl-PL"/>
        </w:rPr>
        <w:t xml:space="preserve">. Diagram klas aplikacji </w:t>
      </w:r>
      <w:r w:rsidR="00344231">
        <w:rPr>
          <w:lang w:val="pl-PL"/>
        </w:rPr>
        <w:t>testującej</w:t>
      </w:r>
    </w:p>
    <w:p w:rsidR="00705BDF" w:rsidRPr="00705BDF" w:rsidRDefault="00705BDF" w:rsidP="002946EA">
      <w:pPr>
        <w:ind w:firstLine="576"/>
        <w:rPr>
          <w:lang w:val="pl-PL"/>
        </w:rPr>
      </w:pPr>
    </w:p>
    <w:p w:rsidR="002946EA" w:rsidRPr="00BC2573" w:rsidRDefault="00344231" w:rsidP="002946EA">
      <w:pPr>
        <w:ind w:firstLine="576"/>
        <w:rPr>
          <w:lang w:val="pl-PL"/>
        </w:rPr>
      </w:pPr>
      <w:r>
        <w:rPr>
          <w:lang w:val="pl-PL"/>
        </w:rPr>
        <w:t xml:space="preserve">Tworzenie aplikacji w Unity zazwyczaj rozpoczyna się od stworzenia sceny, czyli kontenera na wszelkie obiekty wykorzystywane w programie. Sceny w Unity mogą być ładowane na żądanie w tle, bądź też inkrementalnie poprzez dokładanie obiektów z jednej sceny do drugiej. </w:t>
      </w:r>
      <w:r w:rsidR="002946EA" w:rsidRPr="00BC2573">
        <w:rPr>
          <w:lang w:val="pl-PL"/>
        </w:rPr>
        <w:t xml:space="preserve">Stworzone </w:t>
      </w:r>
      <w:commentRangeStart w:id="38"/>
      <w:r w:rsidR="002946EA" w:rsidRPr="00BC2573">
        <w:rPr>
          <w:lang w:val="pl-PL"/>
        </w:rPr>
        <w:t>sceny</w:t>
      </w:r>
      <w:r>
        <w:rPr>
          <w:lang w:val="pl-PL"/>
        </w:rPr>
        <w:t xml:space="preserve"> </w:t>
      </w:r>
      <w:commentRangeEnd w:id="38"/>
      <w:r w:rsidR="00EA6CEF">
        <w:rPr>
          <w:rStyle w:val="Odwoaniedokomentarza"/>
          <w:rFonts w:cs="Mangal"/>
        </w:rPr>
        <w:commentReference w:id="38"/>
      </w:r>
      <w:r w:rsidR="002946EA" w:rsidRPr="00BC2573">
        <w:rPr>
          <w:lang w:val="pl-PL"/>
        </w:rPr>
        <w:t xml:space="preserve">mają w sobie obiekt kamery, obiekt odpowiedzialny za tworzenie odpowiedniego testu oraz przycisk przełączający na wyświetlenie kolejnego testu. Obiekt testujący składał się ze skryptu opisującego dany test oraz obiektu typu </w:t>
      </w:r>
      <w:proofErr w:type="spellStart"/>
      <w:r w:rsidR="002946EA" w:rsidRPr="00BC2573">
        <w:rPr>
          <w:lang w:val="pl-PL"/>
        </w:rPr>
        <w:t>TestEngine</w:t>
      </w:r>
      <w:proofErr w:type="spellEnd"/>
      <w:r w:rsidR="002946EA"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benchmarków oraz metoda </w:t>
      </w:r>
      <w:proofErr w:type="spellStart"/>
      <w:r w:rsidR="0008291D" w:rsidRPr="00BC2573">
        <w:rPr>
          <w:lang w:val="pl-PL"/>
        </w:rPr>
        <w:t>handleEnd</w:t>
      </w:r>
      <w:proofErr w:type="spellEnd"/>
      <w:r w:rsidR="0008291D" w:rsidRPr="00BC2573">
        <w:rPr>
          <w:lang w:val="pl-PL"/>
        </w:rPr>
        <w:t xml:space="preserve">() odpowiedzialna za wypisanie tychże po </w:t>
      </w:r>
      <w:r w:rsidR="0008291D" w:rsidRPr="00BC2573">
        <w:rPr>
          <w:lang w:val="pl-PL"/>
        </w:rPr>
        <w:lastRenderedPageBreak/>
        <w:t>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3" o:title=""/>
          </v:shape>
          <o:OLEObject Type="Embed" ProgID="Word.OpenDocumentText.12" ShapeID="_x0000_i1025" DrawAspect="Content" ObjectID="_1470411877" r:id="rId24"/>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 xml:space="preserve">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w:t>
      </w:r>
      <w:r w:rsidR="008F3DA9" w:rsidRPr="00BC2573">
        <w:rPr>
          <w:lang w:val="pl-PL"/>
        </w:rPr>
        <w:lastRenderedPageBreak/>
        <w:t>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w:t>
      </w:r>
      <w:r w:rsidR="00A37128" w:rsidRPr="003A7DF4">
        <w:rPr>
          <w:lang w:val="pl-PL"/>
        </w:rPr>
        <w:t xml:space="preserve">temat 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w:t>
      </w:r>
      <w:r w:rsidR="003A7DF4">
        <w:rPr>
          <w:lang w:val="pl-PL"/>
        </w:rPr>
        <w:t>działania programu obrano 30</w:t>
      </w:r>
      <w:r w:rsidR="005F6933">
        <w:rPr>
          <w:lang w:val="pl-PL"/>
        </w:rPr>
        <w:t xml:space="preserve">FPS (ang. </w:t>
      </w:r>
      <w:proofErr w:type="spellStart"/>
      <w:r w:rsidR="005F6933">
        <w:rPr>
          <w:lang w:val="pl-PL"/>
        </w:rPr>
        <w:t>Frames</w:t>
      </w:r>
      <w:proofErr w:type="spellEnd"/>
      <w:r w:rsidR="005F6933">
        <w:rPr>
          <w:lang w:val="pl-PL"/>
        </w:rPr>
        <w:t xml:space="preserve"> Per Second)</w:t>
      </w:r>
      <w:r w:rsidR="003A7DF4">
        <w:rPr>
          <w:lang w:val="pl-PL"/>
        </w:rPr>
        <w:t xml:space="preserve">. </w:t>
      </w:r>
      <w:r w:rsidR="00A37128" w:rsidRPr="003A7DF4">
        <w:rPr>
          <w:lang w:val="pl-PL"/>
        </w:rPr>
        <w:t>Program inkrementacyjnie zwiększa ilość tworzonych oraz niszczonych obiektów na ekranie, która pozwoli utrzymać wymaganą prędkość działania a następnie pokaże ilość stworzonych</w:t>
      </w:r>
      <w:r w:rsidR="00A37128" w:rsidRPr="00BC2573">
        <w:rPr>
          <w:lang w:val="pl-PL"/>
        </w:rPr>
        <w:t xml:space="preserve">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Del="004560CA" w:rsidRDefault="00A37128" w:rsidP="008F3DA9">
      <w:pPr>
        <w:ind w:firstLine="576"/>
        <w:rPr>
          <w:del w:id="39" w:author="Łukasz Rauch" w:date="2014-08-13T13:44:00Z"/>
          <w:lang w:val="pl-PL"/>
        </w:rPr>
      </w:pPr>
      <w:del w:id="40" w:author="Łukasz Rauch" w:date="2014-08-13T13:44:00Z">
        <w:r w:rsidRPr="00BC2573" w:rsidDel="004560CA">
          <w:rPr>
            <w:lang w:val="pl-PL"/>
          </w:rPr>
          <w:delText xml:space="preserve"> </w:delText>
        </w:r>
      </w:del>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Akapitzlist"/>
        <w:numPr>
          <w:ilvl w:val="0"/>
          <w:numId w:val="33"/>
        </w:numPr>
      </w:pPr>
      <w:r w:rsidRPr="00705BDF">
        <w:t>Samsung Galaxy S4 GT-I9505 – Android 4.2.2</w:t>
      </w:r>
    </w:p>
    <w:p w:rsidR="00C45682" w:rsidRPr="00BC2573" w:rsidRDefault="00C45682" w:rsidP="00C45682">
      <w:pPr>
        <w:pStyle w:val="Akapitzlist"/>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Akapitzlist"/>
        <w:numPr>
          <w:ilvl w:val="0"/>
          <w:numId w:val="33"/>
        </w:numPr>
      </w:pPr>
      <w:r w:rsidRPr="00705BDF">
        <w:t>Samsung Galaxy Core Plus SM-G350 – Android 4.2.2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BA38DA" w:rsidRDefault="008F3DA9" w:rsidP="00BA38DA">
      <w:pPr>
        <w:keepNext/>
        <w:ind w:firstLine="576"/>
        <w:jc w:val="center"/>
      </w:pPr>
      <w:r w:rsidRPr="00BC2573">
        <w:rPr>
          <w:noProof/>
          <w:lang w:val="pl-PL" w:eastAsia="pl-PL" w:bidi="ar-SA"/>
        </w:rPr>
        <w:lastRenderedPageBreak/>
        <w:drawing>
          <wp:inline distT="0" distB="0" distL="0" distR="0" wp14:anchorId="26BEFD1E" wp14:editId="08012D1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3DA9" w:rsidRPr="00BC2573" w:rsidRDefault="00BA38DA" w:rsidP="00BA38DA">
      <w:pPr>
        <w:pStyle w:val="Legenda"/>
        <w:jc w:val="center"/>
        <w:rPr>
          <w:lang w:val="pl-PL"/>
        </w:rPr>
      </w:pPr>
      <w:proofErr w:type="spellStart"/>
      <w:r>
        <w:t>Rysunek</w:t>
      </w:r>
      <w:proofErr w:type="spellEnd"/>
      <w:r>
        <w:t xml:space="preserve"> </w:t>
      </w:r>
      <w:r w:rsidR="00C500AB">
        <w:fldChar w:fldCharType="begin"/>
      </w:r>
      <w:r w:rsidR="00C500AB">
        <w:instrText xml:space="preserve"> SEQ Rysunek \* ARABIC </w:instrText>
      </w:r>
      <w:r w:rsidR="00C500AB">
        <w:fldChar w:fldCharType="separate"/>
      </w:r>
      <w:r w:rsidR="006B2C40">
        <w:rPr>
          <w:noProof/>
        </w:rPr>
        <w:t>11</w:t>
      </w:r>
      <w:r w:rsidR="00C500AB">
        <w:rPr>
          <w:noProof/>
        </w:rPr>
        <w:fldChar w:fldCharType="end"/>
      </w:r>
      <w:r>
        <w:t xml:space="preserve"> Test</w:t>
      </w:r>
      <w:r>
        <w:rPr>
          <w:noProof/>
        </w:rPr>
        <w:t xml:space="preserve"> obiektów nieruchomych</w:t>
      </w:r>
    </w:p>
    <w:p w:rsidR="008F3DA9" w:rsidRPr="00BC2573" w:rsidRDefault="004560CA" w:rsidP="00BA38DA">
      <w:pPr>
        <w:pStyle w:val="Legenda"/>
        <w:jc w:val="center"/>
        <w:rPr>
          <w:lang w:val="pl-PL"/>
        </w:rPr>
      </w:pPr>
      <w:r>
        <w:rPr>
          <w:rStyle w:val="Odwoaniedokomentarza"/>
          <w:rFonts w:cs="Mangal"/>
          <w:i w:val="0"/>
          <w:iCs w:val="0"/>
        </w:rPr>
        <w:commentReference w:id="41"/>
      </w:r>
    </w:p>
    <w:p w:rsidR="0007656B" w:rsidRPr="00BC2573" w:rsidRDefault="00C816C1" w:rsidP="00DA4101">
      <w:pPr>
        <w:ind w:firstLine="576"/>
        <w:rPr>
          <w:lang w:val="pl-PL"/>
        </w:rPr>
      </w:pPr>
      <w:r>
        <w:rPr>
          <w:lang w:val="pl-PL"/>
        </w:rPr>
        <w:t xml:space="preserve">Jak widać na </w:t>
      </w:r>
      <w:proofErr w:type="gramStart"/>
      <w:r w:rsidR="00BA38DA">
        <w:rPr>
          <w:lang w:val="pl-PL"/>
        </w:rPr>
        <w:t>rysunku</w:t>
      </w:r>
      <w:r>
        <w:rPr>
          <w:lang w:val="pl-PL"/>
        </w:rPr>
        <w:t xml:space="preserve"> 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6B2C40" w:rsidRDefault="004B751C" w:rsidP="006B2C40">
      <w:pPr>
        <w:keepNext/>
        <w:ind w:firstLine="576"/>
        <w:jc w:val="center"/>
      </w:pPr>
      <w:r w:rsidRPr="00BC2573">
        <w:rPr>
          <w:noProof/>
          <w:lang w:val="pl-PL" w:eastAsia="pl-PL" w:bidi="ar-SA"/>
        </w:rPr>
        <w:lastRenderedPageBreak/>
        <w:drawing>
          <wp:inline distT="0" distB="0" distL="0" distR="0" wp14:anchorId="7E15ED1F" wp14:editId="2A36B9E5">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A4101" w:rsidRPr="00BC2573" w:rsidRDefault="006B2C40" w:rsidP="006B2C40">
      <w:pPr>
        <w:pStyle w:val="Legenda"/>
        <w:jc w:val="center"/>
        <w:rPr>
          <w:lang w:val="pl-PL"/>
        </w:rPr>
      </w:pPr>
      <w:proofErr w:type="spellStart"/>
      <w:r>
        <w:t>Rysunek</w:t>
      </w:r>
      <w:proofErr w:type="spellEnd"/>
      <w:r>
        <w:t xml:space="preserve"> </w:t>
      </w:r>
      <w:r w:rsidR="00C500AB">
        <w:fldChar w:fldCharType="begin"/>
      </w:r>
      <w:r w:rsidR="00C500AB">
        <w:instrText xml:space="preserve"> SEQ</w:instrText>
      </w:r>
      <w:r w:rsidR="00C500AB">
        <w:instrText xml:space="preserve"> Rysunek \* ARABIC </w:instrText>
      </w:r>
      <w:r w:rsidR="00C500AB">
        <w:fldChar w:fldCharType="separate"/>
      </w:r>
      <w:r>
        <w:rPr>
          <w:noProof/>
        </w:rPr>
        <w:t>12</w:t>
      </w:r>
      <w:r w:rsidR="00C500AB">
        <w:rPr>
          <w:noProof/>
        </w:rPr>
        <w:fldChar w:fldCharType="end"/>
      </w:r>
      <w:r>
        <w:t xml:space="preserve"> </w:t>
      </w:r>
      <w:proofErr w:type="spellStart"/>
      <w:r w:rsidRPr="00891049">
        <w:t>Różnica</w:t>
      </w:r>
      <w:proofErr w:type="spellEnd"/>
      <w:r w:rsidRPr="00891049">
        <w:t xml:space="preserve"> </w:t>
      </w:r>
      <w:proofErr w:type="spellStart"/>
      <w:r w:rsidRPr="00891049">
        <w:t>pomiędzy</w:t>
      </w:r>
      <w:proofErr w:type="spellEnd"/>
      <w:r w:rsidRPr="00891049">
        <w:t xml:space="preserve"> </w:t>
      </w:r>
      <w:proofErr w:type="spellStart"/>
      <w:r w:rsidRPr="00891049">
        <w:t>testami</w:t>
      </w:r>
      <w:proofErr w:type="spellEnd"/>
      <w:r w:rsidRPr="00891049">
        <w:t xml:space="preserve"> </w:t>
      </w:r>
      <w:proofErr w:type="spellStart"/>
      <w:r w:rsidRPr="00891049">
        <w:t>obiektów</w:t>
      </w:r>
      <w:proofErr w:type="spellEnd"/>
      <w:r w:rsidRPr="00891049">
        <w:t xml:space="preserve"> </w:t>
      </w:r>
      <w:proofErr w:type="spellStart"/>
      <w:r w:rsidRPr="00891049">
        <w:t>nieruchomych</w:t>
      </w:r>
      <w:proofErr w:type="spellEnd"/>
      <w:r w:rsidRPr="00891049">
        <w:t xml:space="preserve"> a </w:t>
      </w:r>
      <w:proofErr w:type="spellStart"/>
      <w:r w:rsidRPr="00891049">
        <w:t>ruchomych</w:t>
      </w:r>
      <w:proofErr w:type="spellEnd"/>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sidR="006B2C40">
        <w:rPr>
          <w:lang w:val="pl-PL"/>
        </w:rPr>
        <w:t xml:space="preserve">rysunku </w:t>
      </w:r>
      <w:r>
        <w:rPr>
          <w:lang w:val="pl-PL"/>
        </w:rPr>
        <w:t>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6B2C40" w:rsidRDefault="00F41F4A" w:rsidP="006B2C40">
      <w:pPr>
        <w:keepNext/>
        <w:ind w:firstLine="576"/>
        <w:jc w:val="center"/>
      </w:pPr>
      <w:r w:rsidRPr="00BC2573">
        <w:rPr>
          <w:noProof/>
          <w:lang w:val="pl-PL" w:eastAsia="pl-PL" w:bidi="ar-SA"/>
        </w:rPr>
        <w:drawing>
          <wp:inline distT="0" distB="0" distL="0" distR="0" wp14:anchorId="7C83F531" wp14:editId="6D6241EC">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41F4A" w:rsidRPr="00BC2573" w:rsidRDefault="006B2C40" w:rsidP="006B2C40">
      <w:pPr>
        <w:pStyle w:val="Legenda"/>
        <w:jc w:val="center"/>
        <w:rPr>
          <w:lang w:val="pl-PL"/>
        </w:rPr>
      </w:pPr>
      <w:proofErr w:type="spellStart"/>
      <w:r>
        <w:t>Rysunek</w:t>
      </w:r>
      <w:proofErr w:type="spellEnd"/>
      <w:r>
        <w:t xml:space="preserve"> </w:t>
      </w:r>
      <w:r w:rsidR="00C500AB">
        <w:fldChar w:fldCharType="begin"/>
      </w:r>
      <w:r w:rsidR="00C500AB">
        <w:instrText xml:space="preserve"> SEQ Rysunek \* ARABIC </w:instrText>
      </w:r>
      <w:r w:rsidR="00C500AB">
        <w:fldChar w:fldCharType="separate"/>
      </w:r>
      <w:r>
        <w:rPr>
          <w:noProof/>
        </w:rPr>
        <w:t>13</w:t>
      </w:r>
      <w:r w:rsidR="00C500AB">
        <w:rPr>
          <w:noProof/>
        </w:rPr>
        <w:fldChar w:fldCharType="end"/>
      </w:r>
      <w:r>
        <w:t xml:space="preserve"> </w:t>
      </w:r>
      <w:r w:rsidRPr="00972899">
        <w:t xml:space="preserve">Test </w:t>
      </w:r>
      <w:proofErr w:type="spellStart"/>
      <w:r w:rsidRPr="00972899">
        <w:t>obiektów</w:t>
      </w:r>
      <w:proofErr w:type="spellEnd"/>
      <w:r w:rsidRPr="00972899">
        <w:t xml:space="preserve"> </w:t>
      </w:r>
      <w:proofErr w:type="spellStart"/>
      <w:r w:rsidRPr="00972899">
        <w:t>ruchomych</w:t>
      </w:r>
      <w:proofErr w:type="spellEnd"/>
      <w:r w:rsidRPr="00972899">
        <w:t xml:space="preserve"> </w:t>
      </w:r>
      <w:proofErr w:type="spellStart"/>
      <w:r w:rsidRPr="00972899">
        <w:t>ze</w:t>
      </w:r>
      <w:proofErr w:type="spellEnd"/>
      <w:r w:rsidRPr="00972899">
        <w:t xml:space="preserve"> </w:t>
      </w:r>
      <w:proofErr w:type="spellStart"/>
      <w:r w:rsidRPr="00972899">
        <w:t>sztucznymi</w:t>
      </w:r>
      <w:proofErr w:type="spellEnd"/>
      <w:r w:rsidRPr="00972899">
        <w:t xml:space="preserve"> </w:t>
      </w:r>
      <w:proofErr w:type="spellStart"/>
      <w:r w:rsidRPr="00972899">
        <w:t>operacjami</w:t>
      </w:r>
      <w:proofErr w:type="spellEnd"/>
      <w:r w:rsidRPr="00972899">
        <w:t xml:space="preserve"> </w:t>
      </w:r>
      <w:proofErr w:type="spellStart"/>
      <w:r w:rsidRPr="00972899">
        <w:t>zmiennoprzecinkowymi</w:t>
      </w:r>
      <w:proofErr w:type="spellEnd"/>
    </w:p>
    <w:p w:rsidR="00854397" w:rsidRPr="00BC2573" w:rsidRDefault="0094138F" w:rsidP="00F41F4A">
      <w:pPr>
        <w:ind w:firstLine="576"/>
        <w:rPr>
          <w:lang w:val="pl-PL"/>
        </w:rPr>
      </w:pPr>
      <w:r>
        <w:rPr>
          <w:lang w:val="pl-PL"/>
        </w:rPr>
        <w:lastRenderedPageBreak/>
        <w:t>Na wykresie 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6B2C40" w:rsidRDefault="00720881" w:rsidP="006B2C40">
      <w:pPr>
        <w:keepNext/>
        <w:ind w:firstLine="576"/>
        <w:jc w:val="center"/>
      </w:pPr>
      <w:r w:rsidRPr="00BC2573">
        <w:rPr>
          <w:noProof/>
          <w:lang w:val="pl-PL" w:eastAsia="pl-PL" w:bidi="ar-SA"/>
        </w:rPr>
        <w:drawing>
          <wp:inline distT="0" distB="0" distL="0" distR="0" wp14:anchorId="77D45482" wp14:editId="27BAF53E">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16301" w:rsidRPr="00BC2573" w:rsidRDefault="006B2C40" w:rsidP="006B2C40">
      <w:pPr>
        <w:pStyle w:val="Legenda"/>
        <w:jc w:val="center"/>
        <w:rPr>
          <w:lang w:val="pl-PL"/>
        </w:rPr>
      </w:pPr>
      <w:proofErr w:type="spellStart"/>
      <w:r>
        <w:t>Rysunek</w:t>
      </w:r>
      <w:proofErr w:type="spellEnd"/>
      <w:r>
        <w:t xml:space="preserve"> </w:t>
      </w:r>
      <w:r w:rsidR="00C500AB">
        <w:fldChar w:fldCharType="begin"/>
      </w:r>
      <w:r w:rsidR="00C500AB">
        <w:instrText xml:space="preserve"> SEQ Rysunek \* ARABIC </w:instrText>
      </w:r>
      <w:r w:rsidR="00C500AB">
        <w:fldChar w:fldCharType="separate"/>
      </w:r>
      <w:r>
        <w:rPr>
          <w:noProof/>
        </w:rPr>
        <w:t>14</w:t>
      </w:r>
      <w:r w:rsidR="00C500AB">
        <w:rPr>
          <w:noProof/>
        </w:rPr>
        <w:fldChar w:fldCharType="end"/>
      </w:r>
      <w:r>
        <w:t xml:space="preserve"> Test </w:t>
      </w:r>
      <w:proofErr w:type="spellStart"/>
      <w:r>
        <w:t>inkrementalnego</w:t>
      </w:r>
      <w:proofErr w:type="spellEnd"/>
      <w:r>
        <w:t xml:space="preserve"> </w:t>
      </w:r>
      <w:proofErr w:type="spellStart"/>
      <w:r>
        <w:t>tworzenia</w:t>
      </w:r>
      <w:proofErr w:type="spellEnd"/>
      <w:r>
        <w:t xml:space="preserve"> </w:t>
      </w:r>
      <w:proofErr w:type="spellStart"/>
      <w:r>
        <w:t>obiektów</w:t>
      </w:r>
      <w:proofErr w:type="spellEnd"/>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Na wykresie 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6B2C40" w:rsidRDefault="00A37128" w:rsidP="006B2C40">
      <w:pPr>
        <w:keepNext/>
        <w:ind w:firstLine="576"/>
        <w:jc w:val="center"/>
      </w:pPr>
      <w:r w:rsidRPr="00BC2573">
        <w:rPr>
          <w:noProof/>
          <w:lang w:val="pl-PL" w:eastAsia="pl-PL" w:bidi="ar-SA"/>
        </w:rPr>
        <w:lastRenderedPageBreak/>
        <w:drawing>
          <wp:inline distT="0" distB="0" distL="0" distR="0" wp14:anchorId="68F629B6" wp14:editId="46AB1524">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37128" w:rsidRPr="00BC2573" w:rsidRDefault="006B2C40" w:rsidP="006B2C40">
      <w:pPr>
        <w:pStyle w:val="Legenda"/>
        <w:jc w:val="center"/>
        <w:rPr>
          <w:lang w:val="pl-PL"/>
        </w:rPr>
      </w:pPr>
      <w:proofErr w:type="spellStart"/>
      <w:r>
        <w:t>Rysunek</w:t>
      </w:r>
      <w:proofErr w:type="spellEnd"/>
      <w:r>
        <w:t xml:space="preserve"> </w:t>
      </w:r>
      <w:r w:rsidR="00C500AB">
        <w:fldChar w:fldCharType="begin"/>
      </w:r>
      <w:r w:rsidR="00C500AB">
        <w:instrText xml:space="preserve"> SEQ Rysunek \* ARABIC </w:instrText>
      </w:r>
      <w:r w:rsidR="00C500AB">
        <w:fldChar w:fldCharType="separate"/>
      </w:r>
      <w:r>
        <w:rPr>
          <w:noProof/>
        </w:rPr>
        <w:t>15</w:t>
      </w:r>
      <w:r w:rsidR="00C500AB">
        <w:rPr>
          <w:noProof/>
        </w:rPr>
        <w:fldChar w:fldCharType="end"/>
      </w:r>
      <w:r>
        <w:t xml:space="preserve"> </w:t>
      </w:r>
      <w:proofErr w:type="spellStart"/>
      <w:r w:rsidRPr="00176F77">
        <w:t>Stabilna</w:t>
      </w:r>
      <w:proofErr w:type="spellEnd"/>
      <w:r w:rsidRPr="00176F77">
        <w:t xml:space="preserve"> </w:t>
      </w:r>
      <w:proofErr w:type="spellStart"/>
      <w:r w:rsidRPr="00176F77">
        <w:t>ilość</w:t>
      </w:r>
      <w:proofErr w:type="spellEnd"/>
      <w:r w:rsidRPr="00176F77">
        <w:t xml:space="preserve"> </w:t>
      </w:r>
      <w:proofErr w:type="spellStart"/>
      <w:r w:rsidRPr="00176F77">
        <w:t>obiektów</w:t>
      </w:r>
      <w:proofErr w:type="spellEnd"/>
      <w:r w:rsidRPr="00176F77">
        <w:t xml:space="preserve"> </w:t>
      </w:r>
      <w:proofErr w:type="spellStart"/>
      <w:r w:rsidRPr="00176F77">
        <w:t>tworzona</w:t>
      </w:r>
      <w:proofErr w:type="spellEnd"/>
      <w:r w:rsidRPr="00176F77">
        <w:t xml:space="preserve"> </w:t>
      </w:r>
      <w:proofErr w:type="spellStart"/>
      <w:proofErr w:type="gramStart"/>
      <w:r w:rsidRPr="00176F77">
        <w:t>na</w:t>
      </w:r>
      <w:proofErr w:type="spellEnd"/>
      <w:proofErr w:type="gramEnd"/>
      <w:r w:rsidRPr="00176F77">
        <w:t xml:space="preserve"> </w:t>
      </w:r>
      <w:proofErr w:type="spellStart"/>
      <w:r w:rsidRPr="00176F77">
        <w:t>klatkę</w:t>
      </w:r>
      <w:proofErr w:type="spellEnd"/>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Na wykresie 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6B2C40" w:rsidRDefault="0037711F" w:rsidP="006B2C40">
      <w:pPr>
        <w:keepNext/>
        <w:ind w:firstLine="576"/>
        <w:jc w:val="center"/>
      </w:pPr>
      <w:r w:rsidRPr="00BC2573">
        <w:rPr>
          <w:noProof/>
          <w:lang w:val="pl-PL" w:eastAsia="pl-PL" w:bidi="ar-SA"/>
        </w:rPr>
        <w:drawing>
          <wp:inline distT="0" distB="0" distL="0" distR="0" wp14:anchorId="4AE0361C" wp14:editId="1688BE65">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711F" w:rsidRPr="00BC2573" w:rsidRDefault="006B2C40" w:rsidP="006B2C40">
      <w:pPr>
        <w:pStyle w:val="Legenda"/>
        <w:jc w:val="center"/>
        <w:rPr>
          <w:lang w:val="pl-PL"/>
        </w:rPr>
      </w:pPr>
      <w:proofErr w:type="spellStart"/>
      <w:r>
        <w:t>Rysunek</w:t>
      </w:r>
      <w:proofErr w:type="spellEnd"/>
      <w:r>
        <w:t xml:space="preserve"> </w:t>
      </w:r>
      <w:r w:rsidR="00C500AB">
        <w:fldChar w:fldCharType="begin"/>
      </w:r>
      <w:r w:rsidR="00C500AB">
        <w:instrText xml:space="preserve"> SEQ Rysunek \* ARABIC </w:instrText>
      </w:r>
      <w:r w:rsidR="00C500AB">
        <w:fldChar w:fldCharType="separate"/>
      </w:r>
      <w:r>
        <w:rPr>
          <w:noProof/>
        </w:rPr>
        <w:t>16</w:t>
      </w:r>
      <w:r w:rsidR="00C500AB">
        <w:rPr>
          <w:noProof/>
        </w:rPr>
        <w:fldChar w:fldCharType="end"/>
      </w:r>
      <w:r>
        <w:t xml:space="preserve"> </w:t>
      </w:r>
      <w:proofErr w:type="spellStart"/>
      <w:r w:rsidRPr="00CC3CCF">
        <w:t>Różnica</w:t>
      </w:r>
      <w:proofErr w:type="spellEnd"/>
      <w:r w:rsidRPr="00CC3CCF">
        <w:t xml:space="preserve"> </w:t>
      </w:r>
      <w:proofErr w:type="spellStart"/>
      <w:r w:rsidRPr="00CC3CCF">
        <w:t>pomiędzy</w:t>
      </w:r>
      <w:proofErr w:type="spellEnd"/>
      <w:r w:rsidRPr="00CC3CCF">
        <w:t xml:space="preserve"> </w:t>
      </w:r>
      <w:proofErr w:type="spellStart"/>
      <w:r w:rsidRPr="00CC3CCF">
        <w:t>testami</w:t>
      </w:r>
      <w:proofErr w:type="spellEnd"/>
      <w:r w:rsidRPr="00CC3CCF">
        <w:t xml:space="preserve"> </w:t>
      </w:r>
      <w:proofErr w:type="spellStart"/>
      <w:r w:rsidRPr="00CC3CCF">
        <w:t>dwu</w:t>
      </w:r>
      <w:proofErr w:type="spellEnd"/>
      <w:r w:rsidRPr="00CC3CCF">
        <w:t xml:space="preserve"> i </w:t>
      </w:r>
      <w:proofErr w:type="spellStart"/>
      <w:r w:rsidRPr="00CC3CCF">
        <w:t>trójwymiarowymi</w:t>
      </w:r>
      <w:proofErr w:type="spellEnd"/>
      <w:r w:rsidRPr="00CC3CCF">
        <w:t xml:space="preserve"> </w:t>
      </w:r>
      <w:proofErr w:type="spellStart"/>
      <w:r w:rsidRPr="00CC3CCF">
        <w:t>dla</w:t>
      </w:r>
      <w:proofErr w:type="spellEnd"/>
      <w:r w:rsidRPr="00CC3CCF">
        <w:t xml:space="preserve"> </w:t>
      </w:r>
      <w:proofErr w:type="spellStart"/>
      <w:r w:rsidRPr="00CC3CCF">
        <w:t>obiektów</w:t>
      </w:r>
      <w:proofErr w:type="spellEnd"/>
      <w:r w:rsidRPr="00CC3CCF">
        <w:t xml:space="preserve"> </w:t>
      </w:r>
      <w:proofErr w:type="spellStart"/>
      <w:r w:rsidRPr="00CC3CCF">
        <w:t>nieruchomych</w:t>
      </w:r>
      <w:proofErr w:type="spellEnd"/>
    </w:p>
    <w:p w:rsidR="00373FE7" w:rsidRDefault="00373FE7" w:rsidP="00373FE7">
      <w:pPr>
        <w:rPr>
          <w:lang w:val="pl-PL"/>
        </w:rPr>
      </w:pPr>
    </w:p>
    <w:p w:rsidR="006B2C40" w:rsidRPr="00BC2573" w:rsidRDefault="006B2C40" w:rsidP="00373FE7">
      <w:pPr>
        <w:rPr>
          <w:lang w:val="pl-PL"/>
        </w:rPr>
      </w:pPr>
    </w:p>
    <w:p w:rsidR="00103E1F" w:rsidRPr="00BC2573" w:rsidRDefault="00373FE7" w:rsidP="00103E1F">
      <w:pPr>
        <w:ind w:firstLine="576"/>
        <w:rPr>
          <w:lang w:val="pl-PL"/>
        </w:rPr>
      </w:pPr>
      <w:r w:rsidRPr="00BC2573">
        <w:rPr>
          <w:lang w:val="pl-PL"/>
        </w:rPr>
        <w:lastRenderedPageBreak/>
        <w:t xml:space="preserve">Jak widać na </w:t>
      </w:r>
      <w:proofErr w:type="gramStart"/>
      <w:r w:rsidRPr="00BC2573">
        <w:rPr>
          <w:lang w:val="pl-PL"/>
        </w:rPr>
        <w:t xml:space="preserve">wykresie </w:t>
      </w:r>
      <w:r w:rsidR="0094138F">
        <w:rPr>
          <w:lang w:val="pl-PL"/>
        </w:rPr>
        <w:t>7</w:t>
      </w:r>
      <w:r w:rsidRPr="00BC2573">
        <w:rPr>
          <w:lang w:val="pl-PL"/>
        </w:rPr>
        <w:t>. praktycznie</w:t>
      </w:r>
      <w:proofErr w:type="gramEnd"/>
      <w:r w:rsidRPr="00BC2573">
        <w:rPr>
          <w:lang w:val="pl-PL"/>
        </w:rPr>
        <w:t xml:space="preserve"> wszystkie urządzenia uzyskiwały lepsze rezultaty po 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6B2C40" w:rsidRDefault="00373FE7" w:rsidP="006B2C40">
      <w:pPr>
        <w:keepNext/>
        <w:ind w:firstLine="576"/>
        <w:jc w:val="center"/>
      </w:pPr>
      <w:r w:rsidRPr="00BC2573">
        <w:rPr>
          <w:noProof/>
          <w:lang w:val="pl-PL" w:eastAsia="pl-PL" w:bidi="ar-SA"/>
        </w:rPr>
        <w:drawing>
          <wp:inline distT="0" distB="0" distL="0" distR="0" wp14:anchorId="49F3F6CB" wp14:editId="2F4FB545">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73FE7" w:rsidRPr="00BC2573" w:rsidRDefault="006B2C40" w:rsidP="006B2C40">
      <w:pPr>
        <w:pStyle w:val="Legenda"/>
        <w:jc w:val="center"/>
        <w:rPr>
          <w:lang w:val="pl-PL"/>
        </w:rPr>
      </w:pPr>
      <w:proofErr w:type="spellStart"/>
      <w:r>
        <w:t>Rysunek</w:t>
      </w:r>
      <w:proofErr w:type="spellEnd"/>
      <w:r>
        <w:t xml:space="preserve"> </w:t>
      </w:r>
      <w:r w:rsidR="00C500AB">
        <w:fldChar w:fldCharType="begin"/>
      </w:r>
      <w:r w:rsidR="00C500AB">
        <w:instrText xml:space="preserve"> SEQ Rysunek \* ARABIC </w:instrText>
      </w:r>
      <w:r w:rsidR="00C500AB">
        <w:fldChar w:fldCharType="separate"/>
      </w:r>
      <w:r>
        <w:rPr>
          <w:noProof/>
        </w:rPr>
        <w:t>17</w:t>
      </w:r>
      <w:r w:rsidR="00C500AB">
        <w:rPr>
          <w:noProof/>
        </w:rPr>
        <w:fldChar w:fldCharType="end"/>
      </w:r>
      <w:r>
        <w:t xml:space="preserve"> </w:t>
      </w:r>
      <w:proofErr w:type="spellStart"/>
      <w:r w:rsidRPr="00320642">
        <w:t>Różnica</w:t>
      </w:r>
      <w:proofErr w:type="spellEnd"/>
      <w:r w:rsidRPr="00320642">
        <w:t xml:space="preserve"> </w:t>
      </w:r>
      <w:proofErr w:type="spellStart"/>
      <w:r w:rsidRPr="00320642">
        <w:t>pomiędzy</w:t>
      </w:r>
      <w:proofErr w:type="spellEnd"/>
      <w:r w:rsidRPr="00320642">
        <w:t xml:space="preserve"> </w:t>
      </w:r>
      <w:proofErr w:type="spellStart"/>
      <w:r w:rsidRPr="00320642">
        <w:t>testami</w:t>
      </w:r>
      <w:proofErr w:type="spellEnd"/>
      <w:r w:rsidRPr="00320642">
        <w:t xml:space="preserve"> </w:t>
      </w:r>
      <w:proofErr w:type="spellStart"/>
      <w:r w:rsidRPr="00320642">
        <w:t>dwu</w:t>
      </w:r>
      <w:proofErr w:type="spellEnd"/>
      <w:r w:rsidRPr="00320642">
        <w:t xml:space="preserve"> i </w:t>
      </w:r>
      <w:proofErr w:type="spellStart"/>
      <w:r w:rsidRPr="00320642">
        <w:t>trójwymiarowymi</w:t>
      </w:r>
      <w:proofErr w:type="spellEnd"/>
      <w:r w:rsidRPr="00320642">
        <w:t xml:space="preserve"> </w:t>
      </w:r>
      <w:proofErr w:type="spellStart"/>
      <w:r w:rsidRPr="00320642">
        <w:t>dla</w:t>
      </w:r>
      <w:proofErr w:type="spellEnd"/>
      <w:r w:rsidRPr="00320642">
        <w:t xml:space="preserve"> </w:t>
      </w:r>
      <w:proofErr w:type="spellStart"/>
      <w:r w:rsidRPr="00320642">
        <w:t>obiektów</w:t>
      </w:r>
      <w:proofErr w:type="spellEnd"/>
      <w:r w:rsidRPr="00320642">
        <w:t xml:space="preserve"> </w:t>
      </w:r>
      <w:proofErr w:type="spellStart"/>
      <w:r w:rsidRPr="00320642">
        <w:t>ruchomych</w:t>
      </w:r>
      <w:proofErr w:type="spellEnd"/>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Na wykresie 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334945" w:rsidP="00F12229">
      <w:pPr>
        <w:pStyle w:val="Nagwek2"/>
        <w:rPr>
          <w:lang w:val="pl-PL"/>
        </w:rPr>
      </w:pPr>
      <w:bookmarkStart w:id="42" w:name="_Toc396655199"/>
      <w:r w:rsidRPr="00BC2573">
        <w:rPr>
          <w:lang w:val="pl-PL"/>
        </w:rPr>
        <w:lastRenderedPageBreak/>
        <w:t>Gra</w:t>
      </w:r>
      <w:r w:rsidR="00F12229" w:rsidRPr="00BC2573">
        <w:rPr>
          <w:lang w:val="pl-PL"/>
        </w:rPr>
        <w:t xml:space="preserve"> 2D</w:t>
      </w:r>
      <w:bookmarkEnd w:id="42"/>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Mając powyższe wyniki testów przystąpiono do tworzenie pierwszej z gier. Jest to prosta gra zręcznościowa</w:t>
      </w:r>
      <w:r w:rsidR="007D414A">
        <w:rPr>
          <w:lang w:val="pl-PL"/>
        </w:rPr>
        <w:t>,</w:t>
      </w:r>
      <w:r w:rsidRPr="00BC2573">
        <w:rPr>
          <w:lang w:val="pl-PL"/>
        </w:rPr>
        <w:t xml:space="preserve">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val="pl-PL" w:eastAsia="pl-PL" w:bidi="ar-SA"/>
        </w:rPr>
        <w:drawing>
          <wp:inline distT="0" distB="0" distL="0" distR="0" wp14:anchorId="66A4AC4C" wp14:editId="5672C73C">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6B2C40">
        <w:rPr>
          <w:noProof/>
          <w:lang w:val="pl-PL"/>
        </w:rPr>
        <w:t>18</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AA01F3">
        <w:rPr>
          <w:i/>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rozpoczęcie każdej z faz. </w:t>
      </w:r>
    </w:p>
    <w:p w:rsidR="005937DC" w:rsidRPr="00BC2573" w:rsidRDefault="005937DC" w:rsidP="005937DC">
      <w:pPr>
        <w:ind w:firstLine="432"/>
        <w:rPr>
          <w:lang w:val="pl-PL"/>
        </w:rPr>
      </w:pPr>
      <w:r w:rsidRPr="00BC2573">
        <w:rPr>
          <w:lang w:val="pl-PL"/>
        </w:rPr>
        <w:lastRenderedPageBreak/>
        <w:t xml:space="preserve">Podstawowymi komponentami bohatera są obiekty klas </w:t>
      </w:r>
      <w:r w:rsidRPr="00AA01F3">
        <w:rPr>
          <w:i/>
          <w:lang w:val="pl-PL"/>
        </w:rPr>
        <w:t>RigidBody2</w:t>
      </w:r>
      <w:r w:rsidR="00922375" w:rsidRPr="00AA01F3">
        <w:rPr>
          <w:i/>
          <w:lang w:val="pl-PL"/>
        </w:rPr>
        <w:t>D</w:t>
      </w:r>
      <w:r w:rsidR="00922375" w:rsidRPr="00BC2573">
        <w:rPr>
          <w:lang w:val="pl-PL"/>
        </w:rPr>
        <w:t xml:space="preserve"> i </w:t>
      </w:r>
      <w:proofErr w:type="spellStart"/>
      <w:r w:rsidR="00922375" w:rsidRPr="00AA01F3">
        <w:rPr>
          <w:i/>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AA01F3">
        <w:rPr>
          <w:i/>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val="pl-PL" w:eastAsia="pl-PL" w:bidi="ar-SA"/>
        </w:rPr>
        <w:drawing>
          <wp:inline distT="0" distB="0" distL="0" distR="0" wp14:anchorId="0C522AA8" wp14:editId="473B2B0C">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6B2C40">
        <w:rPr>
          <w:noProof/>
          <w:lang w:val="pl-PL"/>
        </w:rPr>
        <w:t>19</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AA01F3">
        <w:rPr>
          <w:i/>
          <w:lang w:val="pl-PL"/>
        </w:rPr>
        <w:t>AudioSource</w:t>
      </w:r>
      <w:proofErr w:type="spellEnd"/>
      <w:r w:rsidR="006B2C40">
        <w:rPr>
          <w:lang w:val="pl-PL"/>
        </w:rPr>
        <w:t>,</w:t>
      </w:r>
      <w:r w:rsidRPr="00BC2573">
        <w:rPr>
          <w:lang w:val="pl-PL"/>
        </w:rPr>
        <w:t xml:space="preserve"> by mógł wydawać </w:t>
      </w:r>
      <w:r w:rsidR="003D651A" w:rsidRPr="00BC2573">
        <w:rPr>
          <w:lang w:val="pl-PL"/>
        </w:rPr>
        <w:t>dźwięki, gdy</w:t>
      </w:r>
      <w:r w:rsidRPr="00BC2573">
        <w:rPr>
          <w:lang w:val="pl-PL"/>
        </w:rPr>
        <w:t xml:space="preserve"> np. skacze, oraz obiekt </w:t>
      </w:r>
      <w:r w:rsidR="003D651A" w:rsidRPr="0030567D">
        <w:rPr>
          <w:i/>
          <w:lang w:val="pl-PL"/>
        </w:rPr>
        <w:t>Animator</w:t>
      </w:r>
      <w:r w:rsidR="003D651A" w:rsidRPr="00BC2573">
        <w:rPr>
          <w:lang w:val="pl-PL"/>
        </w:rPr>
        <w:t>,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w:t>
      </w:r>
      <w:r w:rsidR="00922375" w:rsidRPr="00AA01F3">
        <w:rPr>
          <w:i/>
          <w:lang w:val="pl-PL"/>
        </w:rPr>
        <w:t>Animator</w:t>
      </w:r>
      <w:r w:rsidR="00922375" w:rsidRPr="00BC2573">
        <w:rPr>
          <w:lang w:val="pl-PL"/>
        </w:rPr>
        <w:t xml:space="preserve"> posiada mapę stanów animacji, w których może znajdować się postać. Domyślnym stanem jest stan </w:t>
      </w:r>
      <w:proofErr w:type="spellStart"/>
      <w:r w:rsidR="00922375" w:rsidRPr="009E6878">
        <w:rPr>
          <w:i/>
          <w:lang w:val="pl-PL"/>
        </w:rPr>
        <w:t>Idle</w:t>
      </w:r>
      <w:proofErr w:type="spellEnd"/>
      <w:r w:rsidR="00922375" w:rsidRPr="00BC2573">
        <w:rPr>
          <w:lang w:val="pl-PL"/>
        </w:rPr>
        <w:t xml:space="preserve">, w którym postać delikatnie porusza się, co ma wizualizować oddychanie. Ze stanu </w:t>
      </w:r>
      <w:proofErr w:type="spellStart"/>
      <w:r w:rsidR="00922375" w:rsidRPr="009E6878">
        <w:rPr>
          <w:i/>
          <w:lang w:val="pl-PL"/>
        </w:rPr>
        <w:t>Idle</w:t>
      </w:r>
      <w:proofErr w:type="spellEnd"/>
      <w:r w:rsidR="00922375" w:rsidRPr="00BC2573">
        <w:rPr>
          <w:lang w:val="pl-PL"/>
        </w:rPr>
        <w:t xml:space="preserve"> postać może przejść do stanu </w:t>
      </w:r>
      <w:r w:rsidR="00922375" w:rsidRPr="00423785">
        <w:rPr>
          <w:i/>
          <w:lang w:val="pl-PL"/>
        </w:rPr>
        <w:t>Run</w:t>
      </w:r>
      <w:r w:rsidR="00922375" w:rsidRPr="00BC2573">
        <w:rPr>
          <w:lang w:val="pl-PL"/>
        </w:rPr>
        <w:t xml:space="preserve">, pokazującego bieganie, lub </w:t>
      </w:r>
      <w:proofErr w:type="spellStart"/>
      <w:r w:rsidR="00922375" w:rsidRPr="00423785">
        <w:rPr>
          <w:i/>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t xml:space="preserve">Tworzeniem platform dla gracza zajmuje się skrypt </w:t>
      </w:r>
      <w:proofErr w:type="spellStart"/>
      <w:r w:rsidRPr="00AA01F3">
        <w:rPr>
          <w:i/>
          <w:lang w:val="pl-PL"/>
        </w:rPr>
        <w:t>PlatformCreator</w:t>
      </w:r>
      <w:proofErr w:type="spellEnd"/>
      <w:r>
        <w:rPr>
          <w:lang w:val="pl-PL"/>
        </w:rPr>
        <w:t>, który sprawdza</w:t>
      </w:r>
      <w:r w:rsidR="00B51CB4">
        <w:rPr>
          <w:lang w:val="pl-PL"/>
        </w:rPr>
        <w:t>,</w:t>
      </w:r>
      <w:r>
        <w:rPr>
          <w:lang w:val="pl-PL"/>
        </w:rPr>
        <w:t xml:space="preserve"> na </w:t>
      </w:r>
      <w:r>
        <w:rPr>
          <w:lang w:val="pl-PL"/>
        </w:rPr>
        <w:lastRenderedPageBreak/>
        <w:t xml:space="preserve">jakiej wysokości znajduje się gracz oraz na jakiej wysokości znajduje się krawędź kamery, a następnie dbając o to by możliwe było doskoczenie do następnej z platform tworzy kolejną. Skrypt </w:t>
      </w:r>
      <w:proofErr w:type="spellStart"/>
      <w:r w:rsidRPr="0030567D">
        <w:rPr>
          <w:i/>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w:t>
      </w:r>
      <w:r w:rsidR="00F205AE" w:rsidRPr="0030567D">
        <w:rPr>
          <w:i/>
          <w:lang w:val="pl-PL"/>
        </w:rPr>
        <w:t>RigidBody2D</w:t>
      </w:r>
      <w:r w:rsidR="00F205AE">
        <w:rPr>
          <w:lang w:val="pl-PL"/>
        </w:rPr>
        <w:t xml:space="preserve">, który powoduje rozpoczęcie opadania grawitacyjnego danej platformy. Następnie po przekroczeniu krawędzi kamery, gdy platforma jest niewidoczna dla gracza, zostaje zniszczona. Platformy posiadają także skrypt </w:t>
      </w:r>
      <w:proofErr w:type="spellStart"/>
      <w:r w:rsidR="00F205AE" w:rsidRPr="0030567D">
        <w:rPr>
          <w:i/>
          <w:lang w:val="pl-PL"/>
        </w:rPr>
        <w:t>CollisionIgnorerScript</w:t>
      </w:r>
      <w:proofErr w:type="spellEnd"/>
      <w:r w:rsidR="00F205AE">
        <w:rPr>
          <w:lang w:val="pl-PL"/>
        </w:rPr>
        <w:t xml:space="preserve">, który chwilowo wyłącza obiekty </w:t>
      </w:r>
      <w:proofErr w:type="spellStart"/>
      <w:r w:rsidR="00F205AE" w:rsidRPr="0030567D">
        <w:rPr>
          <w:i/>
          <w:lang w:val="pl-PL"/>
        </w:rPr>
        <w:t>Collider</w:t>
      </w:r>
      <w:proofErr w:type="spellEnd"/>
      <w:r w:rsidR="00F205AE">
        <w:rPr>
          <w:lang w:val="pl-PL"/>
        </w:rPr>
        <w:t xml:space="preserve"> danej platformy pozwalając graczowi wskoczyć z niższej platformy na wyższą. Po opuszczeniu przez gracza wyzwalacza odpowiedzialnego za znajdowanie się gracza pod platformą obiekty </w:t>
      </w:r>
      <w:proofErr w:type="spellStart"/>
      <w:r w:rsidR="00F205AE" w:rsidRPr="0030567D">
        <w:rPr>
          <w:i/>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sidRPr="0030567D">
        <w:rPr>
          <w:i/>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xml:space="preserve">, postać gracza zamyka spadochron i uderza o ziemię. Wszyscy zebraniu wtedy przeciwnicy rozlatują się wtedy w kształt stożka poprzez aktywację ich modułów </w:t>
      </w:r>
      <w:r w:rsidR="005676C3" w:rsidRPr="0030567D">
        <w:rPr>
          <w:i/>
          <w:lang w:val="pl-PL"/>
        </w:rPr>
        <w:t>RigidBody2D</w:t>
      </w:r>
      <w:r w:rsidR="005676C3">
        <w:rPr>
          <w:lang w:val="pl-PL"/>
        </w:rPr>
        <w:t xml:space="preserve">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Nagwek2"/>
        <w:rPr>
          <w:lang w:val="pl-PL"/>
        </w:rPr>
      </w:pPr>
      <w:bookmarkStart w:id="43" w:name="_Toc396655200"/>
      <w:proofErr w:type="spellStart"/>
      <w:r>
        <w:rPr>
          <w:lang w:val="pl-PL"/>
        </w:rPr>
        <w:t>Curveball</w:t>
      </w:r>
      <w:bookmarkEnd w:id="43"/>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 xml:space="preserve">Kolejną z zaimplementowanych aplikacji była trójwymiarowa gra zręcznościowa podobna do </w:t>
      </w:r>
      <w:commentRangeStart w:id="44"/>
      <w:r w:rsidRPr="00BC2573">
        <w:rPr>
          <w:lang w:val="pl-PL"/>
        </w:rPr>
        <w:t>Ponga</w:t>
      </w:r>
      <w:r w:rsidR="00F259ED" w:rsidRPr="00BC2573">
        <w:rPr>
          <w:lang w:val="pl-PL"/>
        </w:rPr>
        <w:t xml:space="preserve"> </w:t>
      </w:r>
      <w:commentRangeEnd w:id="44"/>
      <w:r w:rsidR="00B51CB4">
        <w:rPr>
          <w:rStyle w:val="Odwoaniedokomentarza"/>
          <w:rFonts w:cs="Mangal"/>
        </w:rPr>
        <w:commentReference w:id="44"/>
      </w:r>
      <w:r w:rsidR="00F259ED" w:rsidRPr="00BC2573">
        <w:rPr>
          <w:lang w:val="pl-PL"/>
        </w:rPr>
        <w:t xml:space="preserve">z możliwością gry wieloosobowej jak również przeciwko przeciwnikowi komputerowemu. Widok gracza ma znajdować się za paletką, po przeciwnej stronie w identycznym ustawieniu znajduje się przeciwnik. Piłeczka porusza się w trzech wymiarach </w:t>
      </w:r>
      <w:r w:rsidR="00F259ED" w:rsidRPr="00BC2573">
        <w:rPr>
          <w:lang w:val="pl-PL"/>
        </w:rPr>
        <w:lastRenderedPageBreak/>
        <w:t xml:space="preserve">pomiędzy oponentami ze zwiększającą się po każdym odbiciu prędkością. Przeciwnicy mogą nadawać piłce </w:t>
      </w:r>
      <w:proofErr w:type="spellStart"/>
      <w:r w:rsidR="00F259ED" w:rsidRPr="00BC2573">
        <w:rPr>
          <w:lang w:val="pl-PL"/>
        </w:rPr>
        <w:t>spin</w:t>
      </w:r>
      <w:proofErr w:type="spellEnd"/>
      <w:r w:rsidR="00F259ED" w:rsidRPr="00BC2573">
        <w:rPr>
          <w:lang w:val="pl-PL"/>
        </w:rPr>
        <w:t>,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30567D">
        <w:rPr>
          <w:i/>
          <w:lang w:val="pl-PL"/>
        </w:rPr>
        <w:t>BoxCollider</w:t>
      </w:r>
      <w:proofErr w:type="spellEnd"/>
      <w:ins w:id="45" w:author="Łukasz Rauch" w:date="2014-08-13T14:08:00Z">
        <w:r w:rsidR="00B51CB4">
          <w:rPr>
            <w:lang w:val="pl-PL"/>
          </w:rPr>
          <w:t>,</w:t>
        </w:r>
      </w:ins>
      <w:r w:rsidRPr="00BC2573">
        <w:rPr>
          <w:lang w:val="pl-PL"/>
        </w:rPr>
        <w:t xml:space="preserve"> by mogły wchodzić w interakcje z piłką. Dwie najmniejsze ściany mają dodatkowo przyłączony skrypt </w:t>
      </w:r>
      <w:proofErr w:type="spellStart"/>
      <w:r w:rsidR="0030567D" w:rsidRPr="0030567D">
        <w:rPr>
          <w:i/>
          <w:lang w:val="pl-PL"/>
        </w:rPr>
        <w:t>S</w:t>
      </w:r>
      <w:r w:rsidRPr="0030567D">
        <w:rPr>
          <w:i/>
          <w:lang w:val="pl-PL"/>
        </w:rPr>
        <w:t>coreField</w:t>
      </w:r>
      <w:proofErr w:type="spellEnd"/>
      <w:r w:rsidRPr="00BC2573">
        <w:rPr>
          <w:lang w:val="pl-PL"/>
        </w:rPr>
        <w:t xml:space="preserve"> odpowiedzialny za naliczanie punktów dla odpowiedniego gracza oraz informowanie pozostałych elementów gry o bieżącym wyniku. W momencie inicjalizacji statycznej planszy tworzony jest też niewidzialny obiekt </w:t>
      </w:r>
      <w:proofErr w:type="spellStart"/>
      <w:r w:rsidRPr="0030567D">
        <w:rPr>
          <w:i/>
          <w:lang w:val="pl-PL"/>
        </w:rPr>
        <w:t>GameManager</w:t>
      </w:r>
      <w:proofErr w:type="spellEnd"/>
      <w:r w:rsidRPr="00BC2573">
        <w:rPr>
          <w:lang w:val="pl-PL"/>
        </w:rPr>
        <w:t xml:space="preserve">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w:t>
      </w:r>
      <w:r w:rsidR="0030567D">
        <w:rPr>
          <w:lang w:val="pl-PL"/>
        </w:rPr>
        <w:t xml:space="preserve">alej zależy już od </w:t>
      </w:r>
      <w:proofErr w:type="gramStart"/>
      <w:r w:rsidR="0030567D">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w:t>
      </w:r>
      <w:r w:rsidR="0030567D">
        <w:rPr>
          <w:lang w:val="pl-PL"/>
        </w:rPr>
        <w:t xml:space="preserve">entacji należy zacząć od klasy </w:t>
      </w:r>
      <w:proofErr w:type="spellStart"/>
      <w:r w:rsidRPr="0030567D">
        <w:rPr>
          <w:i/>
          <w:lang w:val="pl-PL"/>
        </w:rPr>
        <w:t>GameManager</w:t>
      </w:r>
      <w:proofErr w:type="spellEnd"/>
      <w:r w:rsidRPr="00BC2573">
        <w:rPr>
          <w:lang w:val="pl-PL"/>
        </w:rPr>
        <w:t xml:space="preserve">, a konkretnie od jego funkcji </w:t>
      </w:r>
      <w:r w:rsidR="0042538A" w:rsidRPr="0030567D">
        <w:rPr>
          <w:i/>
          <w:lang w:val="pl-PL"/>
        </w:rPr>
        <w:t>S</w:t>
      </w:r>
      <w:r w:rsidR="00DD4BAF" w:rsidRPr="0030567D">
        <w:rPr>
          <w:i/>
          <w:lang w:val="pl-PL"/>
        </w:rPr>
        <w:t>tart()</w:t>
      </w:r>
      <w:r w:rsidR="00DD4BAF" w:rsidRPr="00BC2573">
        <w:rPr>
          <w:lang w:val="pl-PL"/>
        </w:rPr>
        <w: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4" o:title=""/>
          </v:shape>
          <o:OLEObject Type="Embed" ProgID="Word.OpenDocumentText.12" ShapeID="_x0000_i1026" DrawAspect="Content" ObjectID="_1470411878" r:id="rId35"/>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30567D" w:rsidP="00DD4BAF">
      <w:pPr>
        <w:rPr>
          <w:lang w:val="pl-PL"/>
        </w:rPr>
      </w:pPr>
      <w:r>
        <w:rPr>
          <w:lang w:val="pl-PL"/>
        </w:rPr>
        <w:tab/>
        <w:t xml:space="preserve">Po ustawieniu opcji </w:t>
      </w:r>
      <w:proofErr w:type="spellStart"/>
      <w:r w:rsidR="0042538A" w:rsidRPr="0030567D">
        <w:rPr>
          <w:i/>
          <w:lang w:val="pl-PL"/>
        </w:rPr>
        <w:t>runInBackground</w:t>
      </w:r>
      <w:proofErr w:type="spellEnd"/>
      <w:r w:rsidR="0042538A" w:rsidRPr="00BC2573">
        <w:rPr>
          <w:lang w:val="pl-PL"/>
        </w:rPr>
        <w:t xml:space="preserve"> sprawdzany jest warunek toczącej się </w:t>
      </w:r>
      <w:proofErr w:type="gramStart"/>
      <w:r w:rsidR="0042538A" w:rsidRPr="00BC2573">
        <w:rPr>
          <w:lang w:val="pl-PL"/>
        </w:rPr>
        <w:t>gry – jeżeli</w:t>
      </w:r>
      <w:proofErr w:type="gramEnd"/>
      <w:r w:rsidR="0042538A"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Del="00B51CB4" w:rsidRDefault="0042538A" w:rsidP="00DD4BAF">
      <w:pPr>
        <w:rPr>
          <w:del w:id="46" w:author="Łukasz Rauch" w:date="2014-08-13T14:08:00Z"/>
          <w:lang w:val="pl-PL"/>
        </w:rPr>
      </w:pPr>
      <w:r w:rsidRPr="00BC2573">
        <w:rPr>
          <w:lang w:val="pl-PL"/>
        </w:rPr>
        <w:tab/>
      </w:r>
    </w:p>
    <w:p w:rsidR="0042538A" w:rsidRPr="00BC2573" w:rsidRDefault="0042538A" w:rsidP="00DD4BAF">
      <w:pPr>
        <w:rPr>
          <w:lang w:val="pl-PL"/>
        </w:rPr>
      </w:pPr>
      <w:del w:id="47" w:author="Łukasz Rauch" w:date="2014-08-13T14:08:00Z">
        <w:r w:rsidRPr="00BC2573" w:rsidDel="00B51CB4">
          <w:rPr>
            <w:lang w:val="pl-PL"/>
          </w:rPr>
          <w:tab/>
        </w:r>
      </w:del>
      <w:r w:rsidRPr="00BC2573">
        <w:rPr>
          <w:lang w:val="pl-PL"/>
        </w:rPr>
        <w:t xml:space="preserve">Następnie egzekucja kodu automatycznie przechodzi do funkcji </w:t>
      </w:r>
      <w:r w:rsidRPr="0030567D">
        <w:rPr>
          <w:i/>
          <w:lang w:val="pl-PL"/>
        </w:rPr>
        <w:t>Update()</w:t>
      </w:r>
      <w:r w:rsidRPr="0030567D">
        <w:rPr>
          <w:lang w:val="pl-PL"/>
        </w:rPr>
        <w:t>,</w:t>
      </w:r>
      <w:r w:rsidRPr="00BC2573">
        <w:rPr>
          <w:lang w:val="pl-PL"/>
        </w:rPr>
        <w:t xml:space="preserv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6" o:title=""/>
          </v:shape>
          <o:OLEObject Type="Embed" ProgID="Word.OpenDocumentText.12" ShapeID="_x0000_i1027" DrawAspect="Content" ObjectID="_1470411879" r:id="rId37"/>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pauzowania/wznawiania gry. </w:t>
      </w:r>
      <w:proofErr w:type="spellStart"/>
      <w:r w:rsidRPr="0030567D">
        <w:rPr>
          <w:i/>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30567D">
        <w:rPr>
          <w:i/>
          <w:lang w:val="pl-PL"/>
        </w:rPr>
        <w:t>Esc</w:t>
      </w:r>
      <w:proofErr w:type="spellEnd"/>
      <w:r w:rsidRPr="00BC2573">
        <w:rPr>
          <w:lang w:val="pl-PL"/>
        </w:rPr>
        <w:t xml:space="preserve"> na klawiaturze </w:t>
      </w:r>
      <w:r w:rsidRPr="00BC2573">
        <w:rPr>
          <w:lang w:val="pl-PL"/>
        </w:rPr>
        <w:lastRenderedPageBreak/>
        <w:t xml:space="preserve">komputera osobistego, w kontekście platform mobilnych znaczy np. przycisk </w:t>
      </w:r>
      <w:proofErr w:type="spellStart"/>
      <w:r w:rsidRPr="0030567D">
        <w:rPr>
          <w:i/>
          <w:lang w:val="pl-PL"/>
        </w:rPr>
        <w:t>Back</w:t>
      </w:r>
      <w:proofErr w:type="spellEnd"/>
      <w:r w:rsidRPr="00BC2573">
        <w:rPr>
          <w:lang w:val="pl-PL"/>
        </w:rPr>
        <w:t>.</w:t>
      </w:r>
    </w:p>
    <w:p w:rsidR="00466E21" w:rsidRDefault="00466E21" w:rsidP="00242A46">
      <w:pPr>
        <w:rPr>
          <w:lang w:val="pl-PL"/>
        </w:rPr>
      </w:pPr>
    </w:p>
    <w:p w:rsidR="00466E21" w:rsidRDefault="00466E21" w:rsidP="00466E21">
      <w:pPr>
        <w:keepNext/>
        <w:jc w:val="center"/>
      </w:pPr>
      <w:r>
        <w:rPr>
          <w:noProof/>
          <w:lang w:val="pl-PL" w:eastAsia="pl-PL" w:bidi="ar-SA"/>
        </w:rPr>
        <w:drawing>
          <wp:inline distT="0" distB="0" distL="0" distR="0" wp14:anchorId="43EF5828" wp14:editId="5015C67B">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Legenda"/>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6B2C40">
        <w:rPr>
          <w:noProof/>
          <w:lang w:val="pl-PL"/>
        </w:rPr>
        <w:t>20</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 xml:space="preserve">Po zakończeniu tej inicjalizacji przychodzi czas na narysowanie przycisków wyboru gry. Kod obsługujący te operacje znajduje się w klasie </w:t>
      </w:r>
      <w:r w:rsidRPr="0030567D">
        <w:rPr>
          <w:i/>
          <w:lang w:val="pl-PL"/>
        </w:rPr>
        <w:t>Menu</w:t>
      </w:r>
      <w:r w:rsidR="00466E21">
        <w:rPr>
          <w:lang w:val="pl-PL"/>
        </w:rPr>
        <w:t xml:space="preserve"> agregowanej przez klasę </w:t>
      </w:r>
      <w:proofErr w:type="spellStart"/>
      <w:r w:rsidR="00466E21" w:rsidRPr="0030567D">
        <w:rPr>
          <w:i/>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30567D">
        <w:rPr>
          <w:i/>
          <w:lang w:val="pl-PL"/>
        </w:rPr>
        <w:t>OnGUI</w:t>
      </w:r>
      <w:proofErr w:type="spellEnd"/>
      <w:r w:rsidR="00D63D2D" w:rsidRPr="0030567D">
        <w:rPr>
          <w:i/>
          <w:lang w:val="pl-PL"/>
        </w:rPr>
        <w:t>()</w:t>
      </w:r>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w:t>
      </w:r>
      <w:r w:rsidR="00395456" w:rsidRPr="0030567D">
        <w:rPr>
          <w:i/>
          <w:lang w:val="pl-PL"/>
        </w:rPr>
        <w:t>Menu</w:t>
      </w:r>
      <w:r w:rsidR="00395456" w:rsidRPr="00BC2573">
        <w:rPr>
          <w:lang w:val="pl-PL"/>
        </w:rPr>
        <w:t xml:space="preserve"> dziedziczą cztery klasy: </w:t>
      </w:r>
      <w:proofErr w:type="spellStart"/>
      <w:r w:rsidR="00395456" w:rsidRPr="0030567D">
        <w:rPr>
          <w:i/>
          <w:lang w:val="pl-PL"/>
        </w:rPr>
        <w:t>SinglePlayerMenu</w:t>
      </w:r>
      <w:proofErr w:type="spellEnd"/>
      <w:r w:rsidR="00395456" w:rsidRPr="00BC2573">
        <w:rPr>
          <w:lang w:val="pl-PL"/>
        </w:rPr>
        <w:t xml:space="preserve">, </w:t>
      </w:r>
      <w:proofErr w:type="spellStart"/>
      <w:r w:rsidR="00395456" w:rsidRPr="0030567D">
        <w:rPr>
          <w:i/>
          <w:lang w:val="pl-PL"/>
        </w:rPr>
        <w:t>ServerNameMenu</w:t>
      </w:r>
      <w:proofErr w:type="spellEnd"/>
      <w:r w:rsidR="00395456" w:rsidRPr="00BC2573">
        <w:rPr>
          <w:lang w:val="pl-PL"/>
        </w:rPr>
        <w:t xml:space="preserve">, </w:t>
      </w:r>
      <w:proofErr w:type="spellStart"/>
      <w:r w:rsidR="00395456" w:rsidRPr="0030567D">
        <w:rPr>
          <w:i/>
          <w:lang w:val="pl-PL"/>
        </w:rPr>
        <w:t>JoinServerMenu</w:t>
      </w:r>
      <w:proofErr w:type="spellEnd"/>
      <w:r w:rsidR="00395456" w:rsidRPr="00BC2573">
        <w:rPr>
          <w:lang w:val="pl-PL"/>
        </w:rPr>
        <w:t xml:space="preserve"> oraz </w:t>
      </w:r>
      <w:proofErr w:type="spellStart"/>
      <w:r w:rsidR="00395456" w:rsidRPr="0030567D">
        <w:rPr>
          <w:i/>
          <w:lang w:val="pl-PL"/>
        </w:rPr>
        <w:t>DisconnectMenu</w:t>
      </w:r>
      <w:proofErr w:type="spellEnd"/>
      <w:r w:rsidR="00395456" w:rsidRPr="00BC2573">
        <w:rPr>
          <w:lang w:val="pl-PL"/>
        </w:rPr>
        <w:t>.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lastRenderedPageBreak/>
        <w:t xml:space="preserve">Po wybraniu trybu dla jednego gracza i wybraniu imienia gra jest pauzowana a następnie 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30567D">
        <w:rPr>
          <w:i/>
          <w:lang w:val="pl-PL"/>
        </w:rPr>
        <w:t>SphereCollider</w:t>
      </w:r>
      <w:proofErr w:type="spellEnd"/>
      <w:r w:rsidRPr="00BC2573">
        <w:rPr>
          <w:lang w:val="pl-PL"/>
        </w:rPr>
        <w:t xml:space="preserve">, </w:t>
      </w:r>
      <w:proofErr w:type="spellStart"/>
      <w:r w:rsidRPr="0030567D">
        <w:rPr>
          <w:i/>
          <w:lang w:val="pl-PL"/>
        </w:rPr>
        <w:t>RigidBody</w:t>
      </w:r>
      <w:proofErr w:type="spellEnd"/>
      <w:r w:rsidRPr="00BC2573">
        <w:rPr>
          <w:lang w:val="pl-PL"/>
        </w:rPr>
        <w:t xml:space="preserve"> oraz skryptem </w:t>
      </w:r>
      <w:r w:rsidRPr="0030567D">
        <w:rPr>
          <w:i/>
          <w:lang w:val="pl-PL"/>
        </w:rPr>
        <w:t>Ball</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 xml:space="preserve">Następnie tworzone są paletki reprezentujące graczy – jedna dla gracza ludzkiego, jedna dla przeciwnika komputerowego. Obie wywodzą się z klasy bazowej </w:t>
      </w:r>
      <w:commentRangeStart w:id="48"/>
      <w:proofErr w:type="spellStart"/>
      <w:r w:rsidRPr="0030567D">
        <w:rPr>
          <w:i/>
          <w:lang w:val="pl-PL"/>
        </w:rPr>
        <w:t>Paddle</w:t>
      </w:r>
      <w:commentRangeEnd w:id="48"/>
      <w:proofErr w:type="spellEnd"/>
      <w:r w:rsidR="009C6DA7" w:rsidRPr="0030567D">
        <w:rPr>
          <w:rStyle w:val="Odwoaniedokomentarza"/>
          <w:rFonts w:cs="Mangal"/>
          <w:i/>
        </w:rPr>
        <w:commentReference w:id="48"/>
      </w:r>
      <w:r w:rsidRPr="00BC2573">
        <w:rPr>
          <w:lang w:val="pl-PL"/>
        </w:rPr>
        <w:t xml:space="preserve">,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30567D">
        <w:rPr>
          <w:i/>
          <w:lang w:val="pl-PL"/>
        </w:rPr>
        <w:t>PlayerPaddle</w:t>
      </w:r>
      <w:proofErr w:type="spellEnd"/>
      <w:r w:rsidRPr="00BC2573">
        <w:rPr>
          <w:lang w:val="pl-PL"/>
        </w:rPr>
        <w:t xml:space="preserve"> dodatkowo posiada mechanizmy przeliczające ruchy myszki (czy też w przypadku platform mobilnych – dotyk ekranu) na jej położenie w przestrzeni trójwymiarowej. Paletka typu </w:t>
      </w:r>
      <w:proofErr w:type="spellStart"/>
      <w:r w:rsidR="0030567D" w:rsidRPr="0030567D">
        <w:rPr>
          <w:i/>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30567D">
        <w:rPr>
          <w:i/>
          <w:lang w:val="pl-PL"/>
        </w:rPr>
        <w:t>handlePaddleMovement</w:t>
      </w:r>
      <w:proofErr w:type="spellEnd"/>
      <w:r w:rsidR="00140A8F" w:rsidRPr="0030567D">
        <w:rPr>
          <w:i/>
          <w:lang w:val="pl-PL"/>
        </w:rPr>
        <w:t>()</w:t>
      </w:r>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30567D">
        <w:rPr>
          <w:i/>
          <w:lang w:val="pl-PL"/>
        </w:rPr>
        <w:t>dampingFactor</w:t>
      </w:r>
      <w:proofErr w:type="spellEnd"/>
      <w:r w:rsidR="0030567D">
        <w:rPr>
          <w:lang w:val="pl-PL"/>
        </w:rPr>
        <w:t xml:space="preserve"> </w:t>
      </w:r>
      <w:r w:rsidR="00140A8F" w:rsidRPr="00BC2573">
        <w:rPr>
          <w:lang w:val="pl-PL"/>
        </w:rPr>
        <w:t xml:space="preserve">odpowiedzialnej za tłumienie normalnych, szybkich reakcji komputera. Wraz z czasem trwania gry </w:t>
      </w:r>
      <w:proofErr w:type="spellStart"/>
      <w:r w:rsidR="00140A8F" w:rsidRPr="0030567D">
        <w:rPr>
          <w:i/>
          <w:lang w:val="pl-PL"/>
        </w:rPr>
        <w:t>dampingFactor</w:t>
      </w:r>
      <w:proofErr w:type="spellEnd"/>
      <w:r w:rsidR="00140A8F" w:rsidRPr="00BC2573">
        <w:rPr>
          <w:lang w:val="pl-PL"/>
        </w:rPr>
        <w:t xml:space="preserve">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xml:space="preserve">, po czym gra przejdzie w stan oczekiwania na dołączenie się innego gracza. W momencie podłączenia się drugiego gracza skonfiguruje on swoją scenę, a następnie używając RPC (Remote </w:t>
      </w:r>
      <w:proofErr w:type="spellStart"/>
      <w:r w:rsidR="005410A9" w:rsidRPr="00BC2573">
        <w:rPr>
          <w:lang w:val="pl-PL"/>
        </w:rPr>
        <w:t>Procedure</w:t>
      </w:r>
      <w:proofErr w:type="spellEnd"/>
      <w:r w:rsidR="005410A9" w:rsidRPr="00BC2573">
        <w:rPr>
          <w:lang w:val="pl-PL"/>
        </w:rPr>
        <w:t xml:space="preserve"> Call) poinformuje gospodarza o swojej obecności. Instancje gry będą się komunikowały w celu synchronizacji imion graczy a także zresetowania punktacji. W tym momencie stworzone zostaną brakujące elementy sceny, czyli piłka i paletki. W trybie wieloosobowym będą to obiekty</w:t>
      </w:r>
      <w:r w:rsidR="00A60B37">
        <w:rPr>
          <w:lang w:val="pl-PL"/>
        </w:rPr>
        <w:t xml:space="preserve"> typu </w:t>
      </w:r>
      <w:proofErr w:type="spellStart"/>
      <w:r w:rsidR="00A60B37" w:rsidRPr="00A60B37">
        <w:rPr>
          <w:i/>
          <w:lang w:val="pl-PL"/>
        </w:rPr>
        <w:t>MultiplayerPaddle</w:t>
      </w:r>
      <w:proofErr w:type="spellEnd"/>
      <w:r w:rsidR="00A60B37">
        <w:rPr>
          <w:lang w:val="pl-PL"/>
        </w:rPr>
        <w:t xml:space="preserve"> oraz </w:t>
      </w:r>
      <w:proofErr w:type="spellStart"/>
      <w:r w:rsidR="005410A9" w:rsidRPr="00A60B37">
        <w:rPr>
          <w:i/>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w:t>
      </w:r>
      <w:r w:rsidR="00CA4E9C" w:rsidRPr="00BC2573">
        <w:rPr>
          <w:lang w:val="pl-PL"/>
        </w:rPr>
        <w:lastRenderedPageBreak/>
        <w:t>jednoosobowej jest agre</w:t>
      </w:r>
      <w:r w:rsidR="001D3191">
        <w:rPr>
          <w:lang w:val="pl-PL"/>
        </w:rPr>
        <w:t xml:space="preserve">gacja obiektu typu </w:t>
      </w:r>
      <w:proofErr w:type="spellStart"/>
      <w:r w:rsidR="001D3191" w:rsidRPr="001D3191">
        <w:rPr>
          <w:i/>
          <w:lang w:val="pl-PL"/>
        </w:rPr>
        <w:t>NetworkView</w:t>
      </w:r>
      <w:proofErr w:type="spellEnd"/>
      <w:r w:rsidR="00CA4E9C" w:rsidRPr="00BC2573">
        <w:rPr>
          <w:lang w:val="pl-PL"/>
        </w:rPr>
        <w:t xml:space="preserve">, który pozwala na zrzucenie odpowiedzialności za synchronizację obiektów pomiędzy graczami na silnik Unity. Drugą z różnic jest uzależnienie kontroli od wyniku zmiennej </w:t>
      </w:r>
      <w:proofErr w:type="spellStart"/>
      <w:r w:rsidR="00CA4E9C" w:rsidRPr="001D3191">
        <w:rPr>
          <w:i/>
          <w:lang w:val="pl-PL"/>
        </w:rPr>
        <w:t>isMine</w:t>
      </w:r>
      <w:proofErr w:type="spellEnd"/>
      <w:r w:rsidR="00CA4E9C" w:rsidRPr="00BC2573">
        <w:rPr>
          <w:lang w:val="pl-PL"/>
        </w:rPr>
        <w:t xml:space="preserve"> obiektu </w:t>
      </w:r>
      <w:proofErr w:type="spellStart"/>
      <w:r w:rsidR="00CA4E9C" w:rsidRPr="001D3191">
        <w:rPr>
          <w:i/>
          <w:lang w:val="pl-PL"/>
        </w:rPr>
        <w:t>NetworkView</w:t>
      </w:r>
      <w:proofErr w:type="spellEnd"/>
      <w:r w:rsidR="00CA4E9C" w:rsidRPr="00BC2573">
        <w:rPr>
          <w:lang w:val="pl-PL"/>
        </w:rPr>
        <w:t xml:space="preserve">. Zmienna ta decyduje czy konkretny egzemplarz </w:t>
      </w:r>
      <w:proofErr w:type="spellStart"/>
      <w:r w:rsidR="00CA4E9C" w:rsidRPr="001D3191">
        <w:rPr>
          <w:i/>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w:t>
      </w:r>
      <w:r w:rsidR="001D3191">
        <w:rPr>
          <w:lang w:val="pl-PL"/>
        </w:rPr>
        <w:t xml:space="preserve">y wcześniej obiekt </w:t>
      </w:r>
      <w:bookmarkStart w:id="49" w:name="_GoBack"/>
      <w:bookmarkEnd w:id="49"/>
      <w:proofErr w:type="spellStart"/>
      <w:r w:rsidR="001D3191" w:rsidRPr="001D3191">
        <w:rPr>
          <w:i/>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val="pl-PL" w:eastAsia="pl-PL" w:bidi="ar-SA"/>
        </w:rPr>
        <w:drawing>
          <wp:inline distT="0" distB="0" distL="0" distR="0" wp14:anchorId="6E6C2F41" wp14:editId="475DB0E5">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Default="00922375" w:rsidP="00922375">
      <w:pPr>
        <w:pStyle w:val="Legenda"/>
        <w:jc w:val="center"/>
        <w:rPr>
          <w:ins w:id="50" w:author="Łukasz Rauch" w:date="2014-08-13T14:22:00Z"/>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6B2C40">
        <w:rPr>
          <w:noProof/>
          <w:lang w:val="pl-PL"/>
        </w:rPr>
        <w:t>21</w:t>
      </w:r>
      <w:r w:rsidR="00EA5D5A" w:rsidRPr="00BC2573">
        <w:rPr>
          <w:lang w:val="pl-PL"/>
        </w:rPr>
        <w:fldChar w:fldCharType="end"/>
      </w:r>
      <w:r w:rsidRPr="00BC2573">
        <w:rPr>
          <w:lang w:val="pl-PL"/>
        </w:rPr>
        <w:t>. Zrzut ekranu z gry trójwymiarowej</w:t>
      </w:r>
    </w:p>
    <w:p w:rsidR="009C6DA7" w:rsidRDefault="009C6DA7" w:rsidP="00922375">
      <w:pPr>
        <w:pStyle w:val="Legenda"/>
        <w:jc w:val="center"/>
        <w:rPr>
          <w:ins w:id="51" w:author="Łukasz Rauch" w:date="2014-08-13T14:22:00Z"/>
          <w:lang w:val="pl-PL"/>
        </w:rPr>
      </w:pPr>
    </w:p>
    <w:p w:rsidR="009C6DA7" w:rsidRDefault="009C6DA7" w:rsidP="00922375">
      <w:pPr>
        <w:pStyle w:val="Legenda"/>
        <w:jc w:val="center"/>
        <w:rPr>
          <w:ins w:id="52" w:author="Łukasz Rauch" w:date="2014-08-13T14:22:00Z"/>
          <w:lang w:val="pl-PL"/>
        </w:rPr>
      </w:pPr>
    </w:p>
    <w:p w:rsidR="009C6DA7" w:rsidRPr="00BC2573" w:rsidRDefault="009C6DA7" w:rsidP="00922375">
      <w:pPr>
        <w:pStyle w:val="Legenda"/>
        <w:jc w:val="center"/>
        <w:rPr>
          <w:lang w:val="pl-PL"/>
        </w:rPr>
      </w:pPr>
      <w:commentRangeStart w:id="53"/>
      <w:proofErr w:type="gramStart"/>
      <w:ins w:id="54" w:author="Łukasz Rauch" w:date="2014-08-13T14:22:00Z">
        <w:r>
          <w:rPr>
            <w:lang w:val="pl-PL"/>
          </w:rPr>
          <w:t>uwaga</w:t>
        </w:r>
        <w:commentRangeEnd w:id="53"/>
        <w:r>
          <w:rPr>
            <w:rStyle w:val="Odwoaniedokomentarza"/>
            <w:rFonts w:cs="Mangal"/>
            <w:i w:val="0"/>
            <w:iCs w:val="0"/>
          </w:rPr>
          <w:commentReference w:id="53"/>
        </w:r>
      </w:ins>
      <w:proofErr w:type="gramEnd"/>
    </w:p>
    <w:p w:rsidR="00AE7162" w:rsidRDefault="004A27A4" w:rsidP="000944B0">
      <w:pPr>
        <w:pStyle w:val="Nagwek1"/>
        <w:widowControl/>
        <w:suppressAutoHyphens w:val="0"/>
        <w:autoSpaceDN/>
        <w:spacing w:after="200" w:line="276" w:lineRule="auto"/>
        <w:textAlignment w:val="auto"/>
        <w:rPr>
          <w:lang w:val="pl-PL"/>
        </w:rPr>
      </w:pPr>
      <w:bookmarkStart w:id="55" w:name="_Toc396655201"/>
      <w:r w:rsidRPr="00BC2573">
        <w:rPr>
          <w:lang w:val="pl-PL"/>
        </w:rPr>
        <w:lastRenderedPageBreak/>
        <w:t>Podsumowanie i wnioski</w:t>
      </w:r>
      <w:bookmarkEnd w:id="55"/>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xml:space="preserve">, pozwalających na tworzenie gotowych i skonfigurowanych instancji klas wraz z podpiętymi </w:t>
      </w:r>
      <w:proofErr w:type="spellStart"/>
      <w:r w:rsidR="00813534">
        <w:rPr>
          <w:lang w:val="pl-PL"/>
        </w:rPr>
        <w:t>zachowaniami</w:t>
      </w:r>
      <w:proofErr w:type="spellEnd"/>
      <w:r w:rsidR="00813534">
        <w:rPr>
          <w:lang w:val="pl-PL"/>
        </w:rPr>
        <w:t xml:space="preserve">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Default="004A27A4" w:rsidP="0052617E">
      <w:pPr>
        <w:pStyle w:val="Nagwek1"/>
        <w:rPr>
          <w:lang w:val="pl-PL"/>
        </w:rPr>
      </w:pPr>
      <w:bookmarkStart w:id="56" w:name="_Toc396655202"/>
      <w:commentRangeStart w:id="57"/>
      <w:r w:rsidRPr="00BC2573">
        <w:rPr>
          <w:lang w:val="pl-PL"/>
        </w:rPr>
        <w:lastRenderedPageBreak/>
        <w:t>Literatura</w:t>
      </w:r>
      <w:commentRangeEnd w:id="57"/>
      <w:r w:rsidR="009C6DA7">
        <w:rPr>
          <w:rStyle w:val="Odwoaniedokomentarza"/>
          <w:rFonts w:ascii="Nimbus Roman No9 L" w:eastAsia="DejaVu Sans" w:hAnsi="Nimbus Roman No9 L" w:cs="Mangal"/>
          <w:b w:val="0"/>
          <w:bCs w:val="0"/>
          <w:color w:val="auto"/>
        </w:rPr>
        <w:commentReference w:id="57"/>
      </w:r>
      <w:bookmarkEnd w:id="56"/>
    </w:p>
    <w:p w:rsidR="001B7F80" w:rsidRPr="001B7F80" w:rsidRDefault="001B7F80" w:rsidP="001B7F80">
      <w:pPr>
        <w:tabs>
          <w:tab w:val="left" w:pos="567"/>
        </w:tabs>
        <w:ind w:left="567" w:hanging="567"/>
      </w:pPr>
      <w:r>
        <w:t>[</w:t>
      </w:r>
      <w:bookmarkStart w:id="58" w:name="Per13"/>
      <w:r>
        <w:fldChar w:fldCharType="begin"/>
      </w:r>
      <w:r>
        <w:instrText xml:space="preserve"> SEQ bib \* MERGEFORMAT </w:instrText>
      </w:r>
      <w:r>
        <w:fldChar w:fldCharType="separate"/>
      </w:r>
      <w:r w:rsidR="00281842">
        <w:rPr>
          <w:noProof/>
        </w:rPr>
        <w:t>1</w:t>
      </w:r>
      <w:r>
        <w:fldChar w:fldCharType="end"/>
      </w:r>
      <w:bookmarkEnd w:id="58"/>
      <w:r>
        <w:t>]</w:t>
      </w:r>
      <w:r>
        <w:tab/>
      </w:r>
      <w:r w:rsidRPr="004923BF">
        <w:t xml:space="preserve">J. </w:t>
      </w:r>
      <w:proofErr w:type="spellStart"/>
      <w:r w:rsidRPr="004923BF">
        <w:t>Perchat</w:t>
      </w:r>
      <w:proofErr w:type="spellEnd"/>
      <w:r w:rsidRPr="004923BF">
        <w:t xml:space="preserve">, M. </w:t>
      </w:r>
      <w:proofErr w:type="spellStart"/>
      <w:r w:rsidRPr="004923BF">
        <w:t>Desertot</w:t>
      </w:r>
      <w:proofErr w:type="spellEnd"/>
      <w:r w:rsidRPr="004923BF">
        <w:t xml:space="preserve">, S. </w:t>
      </w:r>
      <w:proofErr w:type="spellStart"/>
      <w:r w:rsidRPr="004923BF">
        <w:t>Lecomte</w:t>
      </w:r>
      <w:proofErr w:type="spellEnd"/>
      <w:r w:rsidRPr="004923BF">
        <w:t xml:space="preserve">, </w:t>
      </w:r>
      <w:r w:rsidRPr="004923BF">
        <w:rPr>
          <w:i/>
        </w:rPr>
        <w:t>Component based Framework to Create Mobile Cross-platform Applications,</w:t>
      </w:r>
      <w:r w:rsidRPr="004923BF">
        <w:t xml:space="preserve"> [w:] </w:t>
      </w:r>
      <w:proofErr w:type="spellStart"/>
      <w:r w:rsidRPr="004923BF">
        <w:t>Procedia</w:t>
      </w:r>
      <w:proofErr w:type="spellEnd"/>
      <w:r w:rsidRPr="004923BF">
        <w:t xml:space="preserve"> Computer Science</w:t>
      </w:r>
      <w:r w:rsidRPr="004923BF">
        <w:rPr>
          <w:i/>
        </w:rPr>
        <w:t>, Tom 19, 2013, s. 1004</w:t>
      </w:r>
    </w:p>
    <w:p w:rsidR="001B7F80" w:rsidRPr="001B7F80" w:rsidRDefault="001B7F80" w:rsidP="001B7F80">
      <w:pPr>
        <w:tabs>
          <w:tab w:val="left" w:pos="567"/>
        </w:tabs>
        <w:ind w:left="567" w:hanging="567"/>
      </w:pPr>
      <w:r>
        <w:t>[</w:t>
      </w:r>
      <w:bookmarkStart w:id="59" w:name="Was10"/>
      <w:r>
        <w:fldChar w:fldCharType="begin"/>
      </w:r>
      <w:r>
        <w:instrText xml:space="preserve"> SEQ bib \* MERGEFORMAT </w:instrText>
      </w:r>
      <w:r>
        <w:fldChar w:fldCharType="separate"/>
      </w:r>
      <w:r w:rsidR="00281842">
        <w:rPr>
          <w:noProof/>
        </w:rPr>
        <w:t>2</w:t>
      </w:r>
      <w:r>
        <w:fldChar w:fldCharType="end"/>
      </w:r>
      <w:bookmarkEnd w:id="59"/>
      <w:r>
        <w:t>]</w:t>
      </w:r>
      <w:r>
        <w:tab/>
      </w:r>
      <w:r w:rsidRPr="0018692F">
        <w:t xml:space="preserve">I. Wasserman, </w:t>
      </w:r>
      <w:r w:rsidRPr="0018692F">
        <w:rPr>
          <w:i/>
        </w:rPr>
        <w:t>Software engineering issues for mobile application development</w:t>
      </w:r>
      <w:r w:rsidRPr="0018692F">
        <w:t xml:space="preserve">, [w:] Proceedings of the FSE/SDP workshop on Future of software engineering research, </w:t>
      </w:r>
      <w:proofErr w:type="spellStart"/>
      <w:r w:rsidRPr="0018692F">
        <w:t>FoSER</w:t>
      </w:r>
      <w:proofErr w:type="spellEnd"/>
      <w:r w:rsidRPr="0018692F">
        <w:t xml:space="preserve"> ’10, ACM, 2010</w:t>
      </w:r>
    </w:p>
    <w:p w:rsidR="001B7F80" w:rsidRDefault="001B7F80" w:rsidP="001B7F80">
      <w:pPr>
        <w:tabs>
          <w:tab w:val="left" w:pos="567"/>
        </w:tabs>
        <w:ind w:left="567" w:hanging="567"/>
      </w:pPr>
      <w:r>
        <w:t>[</w:t>
      </w:r>
      <w:bookmarkStart w:id="60" w:name="Gupta14"/>
      <w:r>
        <w:fldChar w:fldCharType="begin"/>
      </w:r>
      <w:r>
        <w:instrText xml:space="preserve"> SEQ bib \* MERGEFORMAT </w:instrText>
      </w:r>
      <w:r>
        <w:fldChar w:fldCharType="separate"/>
      </w:r>
      <w:r w:rsidR="00281842">
        <w:rPr>
          <w:noProof/>
        </w:rPr>
        <w:t>3</w:t>
      </w:r>
      <w:r>
        <w:fldChar w:fldCharType="end"/>
      </w:r>
      <w:bookmarkEnd w:id="60"/>
      <w:r>
        <w:t>]</w:t>
      </w:r>
      <w:r>
        <w:tab/>
      </w:r>
      <w:r w:rsidR="00E74FFF">
        <w:t>A.</w:t>
      </w:r>
      <w:r w:rsidR="008565E9">
        <w:t xml:space="preserve"> </w:t>
      </w:r>
      <w:r w:rsidR="00E74FFF" w:rsidRPr="004923BF">
        <w:t xml:space="preserve">Gupta, R. </w:t>
      </w:r>
      <w:proofErr w:type="spellStart"/>
      <w:r w:rsidR="00E74FFF" w:rsidRPr="004923BF">
        <w:t>Cozza</w:t>
      </w:r>
      <w:proofErr w:type="spellEnd"/>
      <w:r w:rsidR="00E74FFF" w:rsidRPr="004923BF">
        <w:t xml:space="preserve">, CK Lu, </w:t>
      </w:r>
      <w:r w:rsidR="00E74FFF" w:rsidRPr="004923BF">
        <w:rPr>
          <w:i/>
        </w:rPr>
        <w:t>Market Share Analysis: Mobile Phones, Worldwide, 4Q13 and 2013</w:t>
      </w:r>
      <w:r w:rsidR="00E74FFF" w:rsidRPr="004923BF">
        <w:t>,</w:t>
      </w:r>
      <w:r w:rsidR="00E74FFF">
        <w:t xml:space="preserve"> Gartner,</w:t>
      </w:r>
      <w:r w:rsidR="00E74FFF" w:rsidRPr="004923BF">
        <w:t xml:space="preserve"> 2014, s. 6</w:t>
      </w:r>
    </w:p>
    <w:p w:rsidR="001B7F80" w:rsidRDefault="001B7F80" w:rsidP="001B7F80">
      <w:pPr>
        <w:tabs>
          <w:tab w:val="left" w:pos="567"/>
        </w:tabs>
        <w:ind w:left="567" w:hanging="567"/>
      </w:pPr>
      <w:r>
        <w:t>[</w:t>
      </w:r>
      <w:bookmarkStart w:id="61" w:name="Armando14"/>
      <w:r>
        <w:fldChar w:fldCharType="begin"/>
      </w:r>
      <w:r>
        <w:instrText xml:space="preserve"> SEQ bib \* MERGEFORMAT </w:instrText>
      </w:r>
      <w:r>
        <w:fldChar w:fldCharType="separate"/>
      </w:r>
      <w:r w:rsidR="00281842">
        <w:rPr>
          <w:noProof/>
        </w:rPr>
        <w:t>4</w:t>
      </w:r>
      <w:r>
        <w:fldChar w:fldCharType="end"/>
      </w:r>
      <w:bookmarkEnd w:id="61"/>
      <w:r>
        <w:t>]</w:t>
      </w:r>
      <w:r>
        <w:tab/>
      </w:r>
      <w:r w:rsidR="00281842">
        <w:t xml:space="preserve">A. </w:t>
      </w:r>
      <w:r w:rsidR="00281842" w:rsidRPr="004923BF">
        <w:t xml:space="preserve">Armando, A. Merlo, M. </w:t>
      </w:r>
      <w:proofErr w:type="spellStart"/>
      <w:r w:rsidR="00281842" w:rsidRPr="004923BF">
        <w:t>Migliardi</w:t>
      </w:r>
      <w:proofErr w:type="spellEnd"/>
      <w:r w:rsidR="00281842" w:rsidRPr="004923BF">
        <w:t xml:space="preserve">, L. </w:t>
      </w:r>
      <w:proofErr w:type="spellStart"/>
      <w:r w:rsidR="00281842" w:rsidRPr="004923BF">
        <w:t>Verderame</w:t>
      </w:r>
      <w:proofErr w:type="spellEnd"/>
      <w:r w:rsidR="00281842" w:rsidRPr="004923BF">
        <w:t xml:space="preserve">, </w:t>
      </w:r>
      <w:r w:rsidR="00281842" w:rsidRPr="004923BF">
        <w:rPr>
          <w:i/>
        </w:rPr>
        <w:t>Breaking and fixing the Android Launching Flow,</w:t>
      </w:r>
      <w:r w:rsidR="00281842" w:rsidRPr="004923BF">
        <w:t xml:space="preserve"> [w:] Computers &amp; Security</w:t>
      </w:r>
      <w:r w:rsidR="00281842" w:rsidRPr="004923BF">
        <w:rPr>
          <w:i/>
        </w:rPr>
        <w:t xml:space="preserve">, </w:t>
      </w:r>
      <w:r w:rsidR="00281842" w:rsidRPr="004923BF">
        <w:t>Tom 39</w:t>
      </w:r>
      <w:r w:rsidR="00281842" w:rsidRPr="004923BF">
        <w:rPr>
          <w:i/>
        </w:rPr>
        <w:t xml:space="preserve">, </w:t>
      </w:r>
      <w:r w:rsidR="00281842" w:rsidRPr="004923BF">
        <w:t>2013, s. 104</w:t>
      </w:r>
    </w:p>
    <w:p w:rsidR="001B7F80" w:rsidRPr="007D196E" w:rsidRDefault="001B7F80" w:rsidP="001B7F80">
      <w:pPr>
        <w:tabs>
          <w:tab w:val="left" w:pos="567"/>
        </w:tabs>
        <w:ind w:left="567" w:hanging="567"/>
      </w:pPr>
      <w:r>
        <w:t>[</w:t>
      </w:r>
      <w:bookmarkStart w:id="62" w:name="Creighton10"/>
      <w:r w:rsidR="00C500AB">
        <w:fldChar w:fldCharType="begin"/>
      </w:r>
      <w:r w:rsidR="00C500AB">
        <w:instrText xml:space="preserve"> SE</w:instrText>
      </w:r>
      <w:r w:rsidR="00C500AB">
        <w:instrText xml:space="preserve">Q bib \* MERGEFORMAT </w:instrText>
      </w:r>
      <w:r w:rsidR="00C500AB">
        <w:fldChar w:fldCharType="separate"/>
      </w:r>
      <w:r w:rsidR="00281842">
        <w:rPr>
          <w:noProof/>
        </w:rPr>
        <w:t>5</w:t>
      </w:r>
      <w:r w:rsidR="00C500AB">
        <w:rPr>
          <w:noProof/>
        </w:rPr>
        <w:fldChar w:fldCharType="end"/>
      </w:r>
      <w:bookmarkEnd w:id="62"/>
      <w:r>
        <w:t>]</w:t>
      </w:r>
      <w:r>
        <w:tab/>
      </w:r>
      <w:r w:rsidR="007D196E">
        <w:t xml:space="preserve">R. H. </w:t>
      </w:r>
      <w:r w:rsidR="007D196E" w:rsidRPr="007D196E">
        <w:t>Creighton</w:t>
      </w:r>
      <w:r w:rsidR="007D196E">
        <w:t xml:space="preserve">, </w:t>
      </w:r>
      <w:r w:rsidR="007D196E" w:rsidRPr="007D196E">
        <w:rPr>
          <w:i/>
        </w:rPr>
        <w:t>Unity 3D Game Development by Example: A Seat-of-Your-Pants Manual for Building Fun, Groovy Little Games Quickly</w:t>
      </w:r>
      <w:r w:rsidR="007D196E">
        <w:rPr>
          <w:i/>
        </w:rPr>
        <w:t>,</w:t>
      </w:r>
      <w:r w:rsidR="000D3D0F">
        <w:rPr>
          <w:i/>
        </w:rPr>
        <w:t xml:space="preserve"> </w:t>
      </w:r>
      <w:proofErr w:type="spellStart"/>
      <w:r w:rsidR="000D3D0F">
        <w:t>Packt</w:t>
      </w:r>
      <w:proofErr w:type="spellEnd"/>
      <w:r w:rsidR="000D3D0F">
        <w:t xml:space="preserve"> Publishing,</w:t>
      </w:r>
      <w:r w:rsidR="007D196E">
        <w:rPr>
          <w:i/>
        </w:rPr>
        <w:t xml:space="preserve"> </w:t>
      </w:r>
      <w:r w:rsidR="007D196E">
        <w:t>Birmingham 2010</w:t>
      </w:r>
    </w:p>
    <w:p w:rsidR="001B7F80" w:rsidRDefault="001B7F80" w:rsidP="001B7F80">
      <w:pPr>
        <w:tabs>
          <w:tab w:val="left" w:pos="567"/>
        </w:tabs>
        <w:ind w:left="567" w:hanging="567"/>
      </w:pPr>
      <w:r>
        <w:t>[</w:t>
      </w:r>
      <w:r w:rsidR="00C500AB">
        <w:fldChar w:fldCharType="begin"/>
      </w:r>
      <w:r w:rsidR="00C500AB">
        <w:instrText xml:space="preserve"> SEQ bib \* MERGEFORMAT </w:instrText>
      </w:r>
      <w:r w:rsidR="00C500AB">
        <w:fldChar w:fldCharType="separate"/>
      </w:r>
      <w:r w:rsidR="00281842">
        <w:rPr>
          <w:noProof/>
        </w:rPr>
        <w:t>6</w:t>
      </w:r>
      <w:r w:rsidR="00C500AB">
        <w:rPr>
          <w:noProof/>
        </w:rPr>
        <w:fldChar w:fldCharType="end"/>
      </w:r>
      <w:r>
        <w:t>]</w:t>
      </w:r>
      <w:r>
        <w:tab/>
      </w:r>
    </w:p>
    <w:p w:rsidR="001B7F80" w:rsidRDefault="001B7F80" w:rsidP="001B7F80">
      <w:pPr>
        <w:tabs>
          <w:tab w:val="left" w:pos="567"/>
        </w:tabs>
        <w:ind w:left="567" w:hanging="567"/>
      </w:pPr>
      <w:r>
        <w:t>[</w:t>
      </w:r>
      <w:r w:rsidR="00C500AB">
        <w:fldChar w:fldCharType="begin"/>
      </w:r>
      <w:r w:rsidR="00C500AB">
        <w:instrText xml:space="preserve"> SEQ bib \* MERGEFORMAT </w:instrText>
      </w:r>
      <w:r w:rsidR="00C500AB">
        <w:fldChar w:fldCharType="separate"/>
      </w:r>
      <w:r w:rsidR="00281842">
        <w:rPr>
          <w:noProof/>
        </w:rPr>
        <w:t>7</w:t>
      </w:r>
      <w:r w:rsidR="00C500AB">
        <w:rPr>
          <w:noProof/>
        </w:rPr>
        <w:fldChar w:fldCharType="end"/>
      </w:r>
      <w:r>
        <w:t>]</w:t>
      </w:r>
      <w:r>
        <w:tab/>
      </w:r>
    </w:p>
    <w:p w:rsidR="001B7F80" w:rsidRDefault="001B7F80" w:rsidP="001B7F80">
      <w:pPr>
        <w:tabs>
          <w:tab w:val="left" w:pos="567"/>
        </w:tabs>
        <w:ind w:left="567" w:hanging="567"/>
      </w:pPr>
      <w:r>
        <w:t>[</w:t>
      </w:r>
      <w:r w:rsidR="00C500AB">
        <w:fldChar w:fldCharType="begin"/>
      </w:r>
      <w:r w:rsidR="00C500AB">
        <w:instrText xml:space="preserve"> SEQ bib \* MERGEFORMAT </w:instrText>
      </w:r>
      <w:r w:rsidR="00C500AB">
        <w:fldChar w:fldCharType="separate"/>
      </w:r>
      <w:r w:rsidR="00281842">
        <w:rPr>
          <w:noProof/>
        </w:rPr>
        <w:t>8</w:t>
      </w:r>
      <w:r w:rsidR="00C500AB">
        <w:rPr>
          <w:noProof/>
        </w:rPr>
        <w:fldChar w:fldCharType="end"/>
      </w:r>
      <w:r>
        <w:t>]</w:t>
      </w:r>
      <w:r>
        <w:tab/>
      </w:r>
    </w:p>
    <w:p w:rsidR="001B7F80" w:rsidRDefault="001B7F80" w:rsidP="001B7F80">
      <w:pPr>
        <w:tabs>
          <w:tab w:val="left" w:pos="567"/>
        </w:tabs>
        <w:ind w:left="567" w:hanging="567"/>
      </w:pPr>
      <w:r>
        <w:t>[</w:t>
      </w:r>
      <w:r w:rsidR="00C500AB">
        <w:fldChar w:fldCharType="begin"/>
      </w:r>
      <w:r w:rsidR="00C500AB">
        <w:instrText xml:space="preserve"> SEQ bib \* MERGEFORMAT </w:instrText>
      </w:r>
      <w:r w:rsidR="00C500AB">
        <w:fldChar w:fldCharType="separate"/>
      </w:r>
      <w:r w:rsidR="00281842">
        <w:rPr>
          <w:noProof/>
        </w:rPr>
        <w:t>9</w:t>
      </w:r>
      <w:r w:rsidR="00C500AB">
        <w:rPr>
          <w:noProof/>
        </w:rPr>
        <w:fldChar w:fldCharType="end"/>
      </w:r>
      <w:r>
        <w:t>]</w:t>
      </w:r>
      <w:r>
        <w:tab/>
      </w:r>
    </w:p>
    <w:p w:rsidR="00281842" w:rsidRDefault="00281842" w:rsidP="00281842">
      <w:pPr>
        <w:tabs>
          <w:tab w:val="left" w:pos="567"/>
        </w:tabs>
        <w:ind w:left="567" w:hanging="567"/>
      </w:pPr>
      <w:r>
        <w:t>[</w:t>
      </w:r>
      <w:fldSimple w:instr=" SEQ bib \* MERGEFORMAT ">
        <w:r>
          <w:rPr>
            <w:noProof/>
          </w:rPr>
          <w:t>10</w:t>
        </w:r>
      </w:fldSimple>
      <w:r>
        <w:t>]</w:t>
      </w:r>
      <w:r>
        <w:tab/>
      </w:r>
    </w:p>
    <w:p w:rsidR="00281842" w:rsidRDefault="00281842" w:rsidP="00281842">
      <w:pPr>
        <w:tabs>
          <w:tab w:val="left" w:pos="567"/>
        </w:tabs>
        <w:ind w:left="567" w:hanging="567"/>
      </w:pPr>
      <w:r>
        <w:t>[</w:t>
      </w:r>
      <w:fldSimple w:instr=" SEQ bib \* MERGEFORMAT ">
        <w:r>
          <w:rPr>
            <w:noProof/>
          </w:rPr>
          <w:t>11</w:t>
        </w:r>
      </w:fldSimple>
      <w:r>
        <w:t>]</w:t>
      </w:r>
      <w:r>
        <w:tab/>
      </w:r>
    </w:p>
    <w:p w:rsidR="00281842" w:rsidRDefault="00281842" w:rsidP="00281842">
      <w:pPr>
        <w:tabs>
          <w:tab w:val="left" w:pos="567"/>
        </w:tabs>
        <w:ind w:left="567" w:hanging="567"/>
      </w:pPr>
      <w:r>
        <w:t>[</w:t>
      </w:r>
      <w:fldSimple w:instr=" SEQ bib \* MERGEFORMAT ">
        <w:r>
          <w:rPr>
            <w:noProof/>
          </w:rPr>
          <w:t>12</w:t>
        </w:r>
      </w:fldSimple>
      <w:r>
        <w:t>]</w:t>
      </w:r>
      <w:r>
        <w:tab/>
      </w:r>
    </w:p>
    <w:p w:rsidR="00281842" w:rsidRDefault="00281842" w:rsidP="00281842">
      <w:pPr>
        <w:tabs>
          <w:tab w:val="left" w:pos="567"/>
        </w:tabs>
        <w:ind w:left="567" w:hanging="567"/>
      </w:pPr>
      <w:r>
        <w:t>[</w:t>
      </w:r>
      <w:fldSimple w:instr=" SEQ bib \* MERGEFORMAT ">
        <w:r>
          <w:rPr>
            <w:noProof/>
          </w:rPr>
          <w:t>13</w:t>
        </w:r>
      </w:fldSimple>
      <w:r>
        <w:t>]</w:t>
      </w:r>
      <w:r>
        <w:tab/>
      </w:r>
    </w:p>
    <w:p w:rsidR="00281842" w:rsidRDefault="00281842" w:rsidP="00281842">
      <w:pPr>
        <w:tabs>
          <w:tab w:val="left" w:pos="567"/>
        </w:tabs>
        <w:ind w:left="567" w:hanging="567"/>
      </w:pPr>
      <w:r>
        <w:t>[</w:t>
      </w:r>
      <w:fldSimple w:instr=" SEQ bib \* MERGEFORMAT ">
        <w:r>
          <w:rPr>
            <w:noProof/>
          </w:rPr>
          <w:t>14</w:t>
        </w:r>
      </w:fldSimple>
      <w:r>
        <w:t>]</w:t>
      </w:r>
      <w:r>
        <w:tab/>
      </w:r>
    </w:p>
    <w:p w:rsidR="00281842" w:rsidRDefault="00281842" w:rsidP="001B7F80">
      <w:pPr>
        <w:tabs>
          <w:tab w:val="left" w:pos="567"/>
        </w:tabs>
        <w:ind w:left="567" w:hanging="567"/>
      </w:pPr>
    </w:p>
    <w:p w:rsidR="001B7F80" w:rsidRPr="001B7F80" w:rsidRDefault="001B7F80" w:rsidP="001B7F80">
      <w:pPr>
        <w:tabs>
          <w:tab w:val="left" w:pos="567"/>
        </w:tabs>
        <w:ind w:left="567" w:hanging="567"/>
      </w:pPr>
    </w:p>
    <w:p w:rsidR="004923BF" w:rsidRPr="0018692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Perchat</w:t>
      </w:r>
      <w:proofErr w:type="spellEnd"/>
      <w:r w:rsidRPr="004923BF">
        <w:rPr>
          <w:sz w:val="24"/>
          <w:szCs w:val="24"/>
        </w:rPr>
        <w:t xml:space="preserve">, M. </w:t>
      </w:r>
      <w:proofErr w:type="spellStart"/>
      <w:r w:rsidRPr="004923BF">
        <w:rPr>
          <w:sz w:val="24"/>
          <w:szCs w:val="24"/>
        </w:rPr>
        <w:t>Desertot</w:t>
      </w:r>
      <w:proofErr w:type="spellEnd"/>
      <w:r w:rsidRPr="004923BF">
        <w:rPr>
          <w:sz w:val="24"/>
          <w:szCs w:val="24"/>
        </w:rPr>
        <w:t xml:space="preserve">, S. </w:t>
      </w:r>
      <w:proofErr w:type="spellStart"/>
      <w:r w:rsidRPr="004923BF">
        <w:rPr>
          <w:sz w:val="24"/>
          <w:szCs w:val="24"/>
        </w:rPr>
        <w:t>Lecomte</w:t>
      </w:r>
      <w:proofErr w:type="spellEnd"/>
      <w:r w:rsidRPr="004923BF">
        <w:rPr>
          <w:sz w:val="24"/>
          <w:szCs w:val="24"/>
        </w:rPr>
        <w:t xml:space="preserve">, </w:t>
      </w:r>
      <w:r w:rsidRPr="004923BF">
        <w:rPr>
          <w:i/>
          <w:sz w:val="24"/>
          <w:szCs w:val="24"/>
        </w:rPr>
        <w:t xml:space="preserve">Component based Framework to Create Mobile Cross-platform Applications, </w:t>
      </w:r>
      <w:r w:rsidRPr="004923BF">
        <w:rPr>
          <w:sz w:val="24"/>
          <w:szCs w:val="24"/>
        </w:rPr>
        <w:t xml:space="preserve">[w:] </w:t>
      </w:r>
      <w:proofErr w:type="spellStart"/>
      <w:r w:rsidRPr="004923BF">
        <w:rPr>
          <w:sz w:val="24"/>
          <w:szCs w:val="24"/>
        </w:rPr>
        <w:t>Procedia</w:t>
      </w:r>
      <w:proofErr w:type="spellEnd"/>
      <w:r w:rsidRPr="004923BF">
        <w:rPr>
          <w:sz w:val="24"/>
          <w:szCs w:val="24"/>
        </w:rPr>
        <w:t xml:space="preserve"> Computer Science</w:t>
      </w:r>
      <w:r w:rsidRPr="004923BF">
        <w:rPr>
          <w:i/>
          <w:sz w:val="24"/>
          <w:szCs w:val="24"/>
        </w:rPr>
        <w:t>, Tom 19, 2013, s. 1005</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Armando, A. Merlo, M. </w:t>
      </w:r>
      <w:proofErr w:type="spellStart"/>
      <w:r w:rsidRPr="004923BF">
        <w:rPr>
          <w:sz w:val="24"/>
          <w:szCs w:val="24"/>
        </w:rPr>
        <w:t>Migliardi</w:t>
      </w:r>
      <w:proofErr w:type="spellEnd"/>
      <w:r w:rsidRPr="004923BF">
        <w:rPr>
          <w:sz w:val="24"/>
          <w:szCs w:val="24"/>
        </w:rPr>
        <w:t xml:space="preserve">, L. </w:t>
      </w:r>
      <w:proofErr w:type="spellStart"/>
      <w:r w:rsidRPr="004923BF">
        <w:rPr>
          <w:sz w:val="24"/>
          <w:szCs w:val="24"/>
        </w:rPr>
        <w:t>Verderame</w:t>
      </w:r>
      <w:proofErr w:type="spellEnd"/>
      <w:r w:rsidRPr="004923BF">
        <w:rPr>
          <w:sz w:val="24"/>
          <w:szCs w:val="24"/>
        </w:rPr>
        <w:t xml:space="preserve">, </w:t>
      </w:r>
      <w:r w:rsidRPr="004923BF">
        <w:rPr>
          <w:i/>
          <w:sz w:val="24"/>
          <w:szCs w:val="24"/>
        </w:rPr>
        <w:t>Breaking and fixing the Android Launching Flow,</w:t>
      </w:r>
      <w:r w:rsidRPr="004923BF">
        <w:rPr>
          <w:sz w:val="24"/>
          <w:szCs w:val="24"/>
        </w:rPr>
        <w:t xml:space="preserve"> [w:] Computers &amp; Security</w:t>
      </w:r>
      <w:r w:rsidRPr="004923BF">
        <w:rPr>
          <w:i/>
          <w:sz w:val="24"/>
          <w:szCs w:val="24"/>
        </w:rPr>
        <w:t xml:space="preserve">, </w:t>
      </w:r>
      <w:r w:rsidRPr="004923BF">
        <w:rPr>
          <w:sz w:val="24"/>
          <w:szCs w:val="24"/>
        </w:rPr>
        <w:t>Tom 39</w:t>
      </w:r>
      <w:r w:rsidRPr="004923BF">
        <w:rPr>
          <w:i/>
          <w:sz w:val="24"/>
          <w:szCs w:val="24"/>
        </w:rPr>
        <w:t xml:space="preserve">, </w:t>
      </w:r>
      <w:r w:rsidRPr="004923BF">
        <w:rPr>
          <w:sz w:val="24"/>
          <w:szCs w:val="24"/>
        </w:rPr>
        <w:t>2013, s. 104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D. </w:t>
      </w:r>
      <w:proofErr w:type="spellStart"/>
      <w:r w:rsidRPr="004923BF">
        <w:rPr>
          <w:sz w:val="24"/>
          <w:szCs w:val="24"/>
        </w:rPr>
        <w:t>D'Orazio</w:t>
      </w:r>
      <w:proofErr w:type="spellEnd"/>
      <w:r w:rsidRPr="004923BF">
        <w:rPr>
          <w:sz w:val="24"/>
          <w:szCs w:val="24"/>
        </w:rPr>
        <w:t xml:space="preserve">, </w:t>
      </w:r>
      <w:r w:rsidRPr="004923BF">
        <w:rPr>
          <w:i/>
          <w:sz w:val="24"/>
          <w:szCs w:val="24"/>
        </w:rPr>
        <w:t xml:space="preserve">Google reveals Android Wear, an operating system for </w:t>
      </w:r>
      <w:proofErr w:type="spellStart"/>
      <w:r w:rsidRPr="004923BF">
        <w:rPr>
          <w:i/>
          <w:sz w:val="24"/>
          <w:szCs w:val="24"/>
        </w:rPr>
        <w:t>smartwatches</w:t>
      </w:r>
      <w:proofErr w:type="spellEnd"/>
      <w:r w:rsidRPr="004923BF">
        <w:rPr>
          <w:i/>
          <w:sz w:val="24"/>
          <w:szCs w:val="24"/>
        </w:rPr>
        <w:t>,</w:t>
      </w:r>
      <w:r w:rsidRPr="004923BF">
        <w:rPr>
          <w:sz w:val="24"/>
          <w:szCs w:val="24"/>
        </w:rPr>
        <w:t xml:space="preserve"> [w:] The Verge. http://tinyurl.com/andwear,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P. Elmer-DeWitt, </w:t>
      </w:r>
      <w:r w:rsidRPr="004923BF">
        <w:rPr>
          <w:i/>
          <w:sz w:val="24"/>
          <w:szCs w:val="24"/>
        </w:rPr>
        <w:t>Don't mistake Apple's market share for its installed base,</w:t>
      </w:r>
      <w:r w:rsidRPr="004923BF">
        <w:rPr>
          <w:sz w:val="24"/>
          <w:szCs w:val="24"/>
        </w:rPr>
        <w:t xml:space="preserve"> [w:]</w:t>
      </w:r>
      <w:r w:rsidRPr="004923BF">
        <w:rPr>
          <w:i/>
          <w:sz w:val="24"/>
          <w:szCs w:val="24"/>
        </w:rPr>
        <w:t xml:space="preserve"> </w:t>
      </w:r>
      <w:r w:rsidRPr="004923BF">
        <w:rPr>
          <w:sz w:val="24"/>
          <w:szCs w:val="24"/>
        </w:rPr>
        <w:t xml:space="preserve">Fortune, </w:t>
      </w:r>
      <w:r w:rsidRPr="004923BF">
        <w:rPr>
          <w:sz w:val="24"/>
          <w:szCs w:val="24"/>
        </w:rPr>
        <w:lastRenderedPageBreak/>
        <w:t xml:space="preserve">http://tinyurl.com/installbase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H. Victor, </w:t>
      </w:r>
      <w:r w:rsidRPr="004923BF">
        <w:rPr>
          <w:i/>
          <w:sz w:val="24"/>
          <w:szCs w:val="24"/>
        </w:rPr>
        <w:t>Android's Google Play beats App Store with over 1 million apps, now officially largest,</w:t>
      </w:r>
      <w:r w:rsidRPr="004923BF">
        <w:rPr>
          <w:sz w:val="24"/>
          <w:szCs w:val="24"/>
        </w:rPr>
        <w:t xml:space="preserve"> [w:] PhoneArena.com, http://tinyurl.com/krnrz3q,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Kahn, </w:t>
      </w:r>
      <w:r w:rsidRPr="004923BF">
        <w:rPr>
          <w:i/>
          <w:sz w:val="24"/>
          <w:szCs w:val="24"/>
        </w:rPr>
        <w:t>Google shows off new version of Android, announces 1 billion active monthly users,</w:t>
      </w:r>
      <w:r w:rsidRPr="004923BF">
        <w:rPr>
          <w:sz w:val="24"/>
          <w:szCs w:val="24"/>
        </w:rPr>
        <w:t xml:space="preserve"> [w:] </w:t>
      </w:r>
      <w:proofErr w:type="spellStart"/>
      <w:r w:rsidRPr="004923BF">
        <w:rPr>
          <w:sz w:val="24"/>
          <w:szCs w:val="24"/>
        </w:rPr>
        <w:t>Techspot</w:t>
      </w:r>
      <w:proofErr w:type="spellEnd"/>
      <w:r w:rsidRPr="004923BF">
        <w:rPr>
          <w:sz w:val="24"/>
          <w:szCs w:val="24"/>
        </w:rPr>
        <w:t xml:space="preserve">, http://tinyurl.com/m2c6q7v,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Industry Leaders Announce Open Platform for Mobile Device, </w:t>
      </w:r>
      <w:r w:rsidRPr="004923BF">
        <w:rPr>
          <w:sz w:val="24"/>
          <w:szCs w:val="24"/>
        </w:rPr>
        <w:t xml:space="preserve">Open Handset Alliance, http://tinyurl.com/yvaglq,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proofErr w:type="spellStart"/>
      <w:r w:rsidRPr="004923BF">
        <w:rPr>
          <w:i/>
          <w:sz w:val="24"/>
          <w:szCs w:val="24"/>
        </w:rPr>
        <w:t>Codelines</w:t>
      </w:r>
      <w:proofErr w:type="spellEnd"/>
      <w:r w:rsidRPr="004923BF">
        <w:rPr>
          <w:i/>
          <w:sz w:val="24"/>
          <w:szCs w:val="24"/>
        </w:rPr>
        <w:t>, Branches, and Releases</w:t>
      </w:r>
      <w:r w:rsidRPr="004923BF">
        <w:rPr>
          <w:sz w:val="24"/>
          <w:szCs w:val="24"/>
        </w:rPr>
        <w:t xml:space="preserve">, Android.com, http://source.android.com/source/code-lines.html,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8A00F9">
      <w:pPr>
        <w:pStyle w:val="Tekstprzypisudolnego"/>
        <w:numPr>
          <w:ilvl w:val="0"/>
          <w:numId w:val="34"/>
        </w:numPr>
        <w:jc w:val="left"/>
        <w:rPr>
          <w:sz w:val="24"/>
          <w:szCs w:val="24"/>
        </w:rPr>
      </w:pPr>
      <w:r w:rsidRPr="004923BF">
        <w:rPr>
          <w:sz w:val="24"/>
          <w:szCs w:val="24"/>
        </w:rPr>
        <w:t xml:space="preserve">Cunningham, </w:t>
      </w:r>
      <w:r w:rsidRPr="004923BF">
        <w:rPr>
          <w:i/>
          <w:sz w:val="24"/>
          <w:szCs w:val="24"/>
        </w:rPr>
        <w:t xml:space="preserve">What happened to the Android Update Alliance, </w:t>
      </w:r>
      <w:r w:rsidRPr="004923BF">
        <w:rPr>
          <w:sz w:val="24"/>
          <w:szCs w:val="24"/>
        </w:rPr>
        <w:t xml:space="preserve">[w:] </w:t>
      </w:r>
      <w:proofErr w:type="spellStart"/>
      <w:r w:rsidRPr="004923BF">
        <w:rPr>
          <w:sz w:val="24"/>
          <w:szCs w:val="24"/>
        </w:rPr>
        <w:t>ArsTechnica</w:t>
      </w:r>
      <w:proofErr w:type="spellEnd"/>
      <w:r w:rsidRPr="004923BF">
        <w:rPr>
          <w:sz w:val="24"/>
          <w:szCs w:val="24"/>
        </w:rPr>
        <w:t xml:space="preserve">, http://tinyurl.com/7rxsbot,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R. </w:t>
      </w:r>
      <w:proofErr w:type="spellStart"/>
      <w:r w:rsidRPr="004923BF">
        <w:rPr>
          <w:sz w:val="24"/>
          <w:szCs w:val="24"/>
        </w:rPr>
        <w:t>Amadeo</w:t>
      </w:r>
      <w:proofErr w:type="spellEnd"/>
      <w:r w:rsidRPr="004923BF">
        <w:rPr>
          <w:sz w:val="24"/>
          <w:szCs w:val="24"/>
        </w:rPr>
        <w:t xml:space="preserve">, </w:t>
      </w:r>
      <w:r w:rsidRPr="004923BF">
        <w:rPr>
          <w:i/>
          <w:sz w:val="24"/>
          <w:szCs w:val="24"/>
        </w:rPr>
        <w:t>Balky carriers and slow OEMs step aside: Google is defragging Android,</w:t>
      </w:r>
      <w:r w:rsidRPr="004923BF">
        <w:rPr>
          <w:sz w:val="24"/>
          <w:szCs w:val="24"/>
        </w:rPr>
        <w:t xml:space="preserve"> </w:t>
      </w:r>
      <w:proofErr w:type="spellStart"/>
      <w:r w:rsidRPr="004923BF">
        <w:rPr>
          <w:sz w:val="24"/>
          <w:szCs w:val="24"/>
        </w:rPr>
        <w:t>ArsTechnica</w:t>
      </w:r>
      <w:proofErr w:type="spellEnd"/>
      <w:r w:rsidRPr="004923BF">
        <w:rPr>
          <w:sz w:val="24"/>
          <w:szCs w:val="24"/>
        </w:rPr>
        <w:t xml:space="preserve">, http://tinyurl.com/oo74pr9,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Android Anatomy and Physiology, </w:t>
      </w:r>
      <w:r w:rsidRPr="004923BF">
        <w:rPr>
          <w:sz w:val="24"/>
          <w:szCs w:val="24"/>
        </w:rPr>
        <w:t xml:space="preserve">Google I/O, http://androidteam.googlecode.com/files/Anatomy-Physiology-of-an-Android.pdf,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S. </w:t>
      </w:r>
      <w:proofErr w:type="spellStart"/>
      <w:r w:rsidRPr="004923BF">
        <w:rPr>
          <w:sz w:val="24"/>
          <w:szCs w:val="24"/>
        </w:rPr>
        <w:t>Delap</w:t>
      </w:r>
      <w:proofErr w:type="spellEnd"/>
      <w:r w:rsidRPr="004923BF">
        <w:rPr>
          <w:sz w:val="24"/>
          <w:szCs w:val="24"/>
        </w:rPr>
        <w:t xml:space="preserve">, </w:t>
      </w:r>
      <w:r w:rsidRPr="004923BF">
        <w:rPr>
          <w:i/>
          <w:sz w:val="24"/>
          <w:szCs w:val="24"/>
        </w:rPr>
        <w:t>Google's Android SDK Bypasses Java ME in Favor of Java Lite and Apache Harmony,</w:t>
      </w:r>
      <w:r w:rsidRPr="004923BF">
        <w:rPr>
          <w:sz w:val="24"/>
          <w:szCs w:val="24"/>
        </w:rPr>
        <w:t xml:space="preserve"> </w:t>
      </w:r>
      <w:proofErr w:type="spellStart"/>
      <w:r w:rsidRPr="004923BF">
        <w:rPr>
          <w:sz w:val="24"/>
          <w:szCs w:val="24"/>
        </w:rPr>
        <w:t>InfoQ</w:t>
      </w:r>
      <w:proofErr w:type="spellEnd"/>
      <w:r w:rsidRPr="004923BF">
        <w:rPr>
          <w:sz w:val="24"/>
          <w:szCs w:val="24"/>
        </w:rPr>
        <w:t xml:space="preserve">, http://www.infoq.com/news/2007/11/android-java,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E. </w:t>
      </w:r>
      <w:proofErr w:type="spellStart"/>
      <w:r w:rsidRPr="004923BF">
        <w:rPr>
          <w:sz w:val="24"/>
          <w:szCs w:val="24"/>
        </w:rPr>
        <w:t>Burnette</w:t>
      </w:r>
      <w:proofErr w:type="spellEnd"/>
      <w:r w:rsidRPr="004923BF">
        <w:rPr>
          <w:sz w:val="24"/>
          <w:szCs w:val="24"/>
        </w:rPr>
        <w:t xml:space="preserve">, </w:t>
      </w:r>
      <w:r w:rsidRPr="004923BF">
        <w:rPr>
          <w:i/>
          <w:sz w:val="24"/>
          <w:szCs w:val="24"/>
        </w:rPr>
        <w:t xml:space="preserve">Patrick Brady dissects Android, </w:t>
      </w:r>
      <w:r w:rsidRPr="004923BF">
        <w:rPr>
          <w:sz w:val="24"/>
          <w:szCs w:val="24"/>
        </w:rPr>
        <w:t xml:space="preserve">ZDNet, http://www.zdnet.com/blog/burnette/patrick-brady-dissects-android/584,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http://developer.android.com/sdk/index.html, dostęp 18.07.2014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S. Perez, </w:t>
      </w:r>
      <w:r w:rsidRPr="004923BF">
        <w:rPr>
          <w:i/>
          <w:sz w:val="24"/>
          <w:szCs w:val="24"/>
        </w:rPr>
        <w:t xml:space="preserve">iTunes App Store Now Has 1.2 Million Apps, Has Seen 75 Billion Downloads To Date, </w:t>
      </w:r>
      <w:proofErr w:type="spellStart"/>
      <w:r w:rsidRPr="004923BF">
        <w:rPr>
          <w:i/>
          <w:sz w:val="24"/>
          <w:szCs w:val="24"/>
        </w:rPr>
        <w:t>TechCrunch</w:t>
      </w:r>
      <w:proofErr w:type="spellEnd"/>
      <w:r w:rsidRPr="004923BF">
        <w:rPr>
          <w:i/>
          <w:sz w:val="24"/>
          <w:szCs w:val="24"/>
        </w:rPr>
        <w:t xml:space="preserve">, http://tinyurl.com/kowlhq6, </w:t>
      </w:r>
      <w:proofErr w:type="spellStart"/>
      <w:r w:rsidRPr="004923BF">
        <w:rPr>
          <w:i/>
          <w:sz w:val="24"/>
          <w:szCs w:val="24"/>
        </w:rPr>
        <w:t>dostęp</w:t>
      </w:r>
      <w:proofErr w:type="spellEnd"/>
      <w:r w:rsidRPr="004923BF">
        <w:rPr>
          <w:i/>
          <w:sz w:val="24"/>
          <w:szCs w:val="24"/>
        </w:rPr>
        <w:t xml:space="preserve"> 18.07.2014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H. Kelly, </w:t>
      </w:r>
      <w:r w:rsidRPr="004923BF">
        <w:rPr>
          <w:i/>
          <w:sz w:val="24"/>
          <w:szCs w:val="24"/>
        </w:rPr>
        <w:t xml:space="preserve">Apple releases </w:t>
      </w:r>
      <w:proofErr w:type="spellStart"/>
      <w:r w:rsidRPr="004923BF">
        <w:rPr>
          <w:i/>
          <w:sz w:val="24"/>
          <w:szCs w:val="24"/>
        </w:rPr>
        <w:t>iOS</w:t>
      </w:r>
      <w:proofErr w:type="spellEnd"/>
      <w:r w:rsidRPr="004923BF">
        <w:rPr>
          <w:i/>
          <w:sz w:val="24"/>
          <w:szCs w:val="24"/>
        </w:rPr>
        <w:t xml:space="preserve"> 7 update for </w:t>
      </w:r>
      <w:proofErr w:type="spellStart"/>
      <w:r w:rsidRPr="004923BF">
        <w:rPr>
          <w:i/>
          <w:sz w:val="24"/>
          <w:szCs w:val="24"/>
        </w:rPr>
        <w:t>iPads</w:t>
      </w:r>
      <w:proofErr w:type="spellEnd"/>
      <w:r w:rsidRPr="004923BF">
        <w:rPr>
          <w:i/>
          <w:sz w:val="24"/>
          <w:szCs w:val="24"/>
        </w:rPr>
        <w:t xml:space="preserve"> and iPhones, </w:t>
      </w:r>
      <w:r w:rsidRPr="004923BF">
        <w:rPr>
          <w:sz w:val="24"/>
          <w:szCs w:val="24"/>
        </w:rPr>
        <w:t xml:space="preserve">CNN, http://edition.cnn.com/2014/03/10/tech/mobile/ios-7-update/, </w:t>
      </w:r>
      <w:proofErr w:type="spellStart"/>
      <w:r w:rsidRPr="004923BF">
        <w:rPr>
          <w:sz w:val="24"/>
          <w:szCs w:val="24"/>
        </w:rPr>
        <w:t>dostęp</w:t>
      </w:r>
      <w:proofErr w:type="spellEnd"/>
      <w:r w:rsidRPr="004923BF">
        <w:rPr>
          <w:sz w:val="24"/>
          <w:szCs w:val="24"/>
        </w:rPr>
        <w:t xml:space="preserve"> 18.07.2014</w:t>
      </w:r>
    </w:p>
    <w:p w:rsidR="004923BF" w:rsidRPr="004923BF" w:rsidRDefault="004923BF" w:rsidP="008A00F9">
      <w:pPr>
        <w:pStyle w:val="Tekstprzypisudolnego"/>
        <w:numPr>
          <w:ilvl w:val="0"/>
          <w:numId w:val="34"/>
        </w:numPr>
        <w:jc w:val="left"/>
        <w:rPr>
          <w:sz w:val="24"/>
          <w:szCs w:val="24"/>
        </w:rPr>
      </w:pPr>
      <w:r w:rsidRPr="004923BF">
        <w:rPr>
          <w:sz w:val="24"/>
          <w:szCs w:val="24"/>
        </w:rPr>
        <w:t xml:space="preserve">Leather, </w:t>
      </w:r>
      <w:r w:rsidRPr="004923BF">
        <w:rPr>
          <w:i/>
          <w:sz w:val="24"/>
          <w:szCs w:val="24"/>
        </w:rPr>
        <w:t xml:space="preserve">How To Jailbreak Your </w:t>
      </w:r>
      <w:proofErr w:type="spellStart"/>
      <w:r w:rsidRPr="004923BF">
        <w:rPr>
          <w:i/>
          <w:sz w:val="24"/>
          <w:szCs w:val="24"/>
        </w:rPr>
        <w:t>iOS</w:t>
      </w:r>
      <w:proofErr w:type="spellEnd"/>
      <w:r w:rsidRPr="004923BF">
        <w:rPr>
          <w:i/>
          <w:sz w:val="24"/>
          <w:szCs w:val="24"/>
        </w:rPr>
        <w:t xml:space="preserve"> 7 iPhone Or </w:t>
      </w:r>
      <w:proofErr w:type="spellStart"/>
      <w:r w:rsidRPr="004923BF">
        <w:rPr>
          <w:i/>
          <w:sz w:val="24"/>
          <w:szCs w:val="24"/>
        </w:rPr>
        <w:t>iPad</w:t>
      </w:r>
      <w:proofErr w:type="spellEnd"/>
      <w:r w:rsidRPr="004923BF">
        <w:rPr>
          <w:i/>
          <w:sz w:val="24"/>
          <w:szCs w:val="24"/>
        </w:rPr>
        <w:t xml:space="preserve">, </w:t>
      </w:r>
      <w:r w:rsidRPr="004923BF">
        <w:rPr>
          <w:sz w:val="24"/>
          <w:szCs w:val="24"/>
        </w:rPr>
        <w:t xml:space="preserve">Forbes, http://tinyurl.com/nx9458p, </w:t>
      </w:r>
      <w:proofErr w:type="spellStart"/>
      <w:r w:rsidRPr="004923BF">
        <w:rPr>
          <w:sz w:val="24"/>
          <w:szCs w:val="24"/>
        </w:rPr>
        <w:t>dostęp</w:t>
      </w:r>
      <w:proofErr w:type="spellEnd"/>
      <w:r w:rsidRPr="004923BF">
        <w:rPr>
          <w:sz w:val="24"/>
          <w:szCs w:val="24"/>
        </w:rPr>
        <w:t xml:space="preserve"> 19.07.2014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OpenGL ES Programming Guide for </w:t>
      </w:r>
      <w:proofErr w:type="spellStart"/>
      <w:r w:rsidRPr="004923BF">
        <w:rPr>
          <w:i/>
          <w:sz w:val="24"/>
          <w:szCs w:val="24"/>
        </w:rPr>
        <w:t>iOS</w:t>
      </w:r>
      <w:proofErr w:type="spellEnd"/>
      <w:r w:rsidRPr="004923BF">
        <w:rPr>
          <w:sz w:val="24"/>
          <w:szCs w:val="24"/>
        </w:rPr>
        <w:t xml:space="preserve">, http://tinyurl.com/lte67js, </w:t>
      </w:r>
      <w:proofErr w:type="spellStart"/>
      <w:r w:rsidRPr="004923BF">
        <w:rPr>
          <w:sz w:val="24"/>
          <w:szCs w:val="24"/>
        </w:rPr>
        <w:t>dostęp</w:t>
      </w:r>
      <w:proofErr w:type="spellEnd"/>
      <w:r w:rsidRPr="004923BF">
        <w:rPr>
          <w:sz w:val="24"/>
          <w:szCs w:val="24"/>
        </w:rPr>
        <w:t xml:space="preserve"> 20.07.2014</w:t>
      </w:r>
    </w:p>
    <w:p w:rsidR="004923BF" w:rsidRPr="004923BF" w:rsidRDefault="004923BF" w:rsidP="0018692F">
      <w:pPr>
        <w:pStyle w:val="Tekstprzypisudolnego"/>
        <w:numPr>
          <w:ilvl w:val="0"/>
          <w:numId w:val="34"/>
        </w:numPr>
        <w:jc w:val="left"/>
        <w:rPr>
          <w:sz w:val="24"/>
          <w:szCs w:val="24"/>
        </w:rPr>
      </w:pPr>
      <w:r w:rsidRPr="004923BF">
        <w:rPr>
          <w:i/>
          <w:sz w:val="24"/>
          <w:szCs w:val="24"/>
        </w:rPr>
        <w:t>Which Developer Program is for you?,</w:t>
      </w:r>
      <w:r w:rsidRPr="004923BF">
        <w:rPr>
          <w:sz w:val="24"/>
          <w:szCs w:val="24"/>
        </w:rPr>
        <w:t xml:space="preserve"> Apple Inc., https://developer.apple.com/programs/which-program/,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Tekstprzypisudolnego"/>
        <w:numPr>
          <w:ilvl w:val="0"/>
          <w:numId w:val="34"/>
        </w:numPr>
        <w:jc w:val="left"/>
        <w:rPr>
          <w:sz w:val="24"/>
          <w:szCs w:val="24"/>
        </w:rPr>
      </w:pPr>
      <w:proofErr w:type="spellStart"/>
      <w:r w:rsidRPr="004923BF">
        <w:rPr>
          <w:i/>
          <w:sz w:val="24"/>
          <w:szCs w:val="24"/>
        </w:rPr>
        <w:t>iOS</w:t>
      </w:r>
      <w:proofErr w:type="spellEnd"/>
      <w:r w:rsidRPr="004923BF">
        <w:rPr>
          <w:i/>
          <w:sz w:val="24"/>
          <w:szCs w:val="24"/>
        </w:rPr>
        <w:t xml:space="preserve"> Developer Program</w:t>
      </w:r>
      <w:r w:rsidRPr="004923BF">
        <w:rPr>
          <w:sz w:val="24"/>
          <w:szCs w:val="24"/>
        </w:rPr>
        <w:t xml:space="preserve">, Apple Inc., </w:t>
      </w:r>
      <w:r w:rsidRPr="004923BF">
        <w:rPr>
          <w:sz w:val="24"/>
          <w:szCs w:val="24"/>
        </w:rPr>
        <w:lastRenderedPageBreak/>
        <w:t xml:space="preserve">https://developer.apple.com/programs/ios/distribute.html,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Tekstprzypisudolnego"/>
        <w:numPr>
          <w:ilvl w:val="0"/>
          <w:numId w:val="34"/>
        </w:numPr>
        <w:jc w:val="left"/>
        <w:rPr>
          <w:sz w:val="24"/>
          <w:szCs w:val="24"/>
        </w:rPr>
      </w:pPr>
      <w:r w:rsidRPr="004923BF">
        <w:rPr>
          <w:i/>
          <w:sz w:val="24"/>
          <w:szCs w:val="24"/>
        </w:rPr>
        <w:t>SOFTWARE LICENSE AGREEMENT FOR OS X</w:t>
      </w:r>
      <w:r w:rsidRPr="004923BF">
        <w:rPr>
          <w:sz w:val="24"/>
          <w:szCs w:val="24"/>
        </w:rPr>
        <w:t xml:space="preserve">, Apple Inc.,  http://images.apple.com/legal/sla/docs/OSXServer30.pdf,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http://www.pmbaty.com/iosbuildenv/, dostęp 24.07.2014</w:t>
      </w:r>
    </w:p>
    <w:p w:rsidR="004923BF" w:rsidRPr="004923BF" w:rsidRDefault="004923BF" w:rsidP="0018692F">
      <w:pPr>
        <w:pStyle w:val="Tekstprzypisudolnego"/>
        <w:numPr>
          <w:ilvl w:val="0"/>
          <w:numId w:val="34"/>
        </w:numPr>
        <w:jc w:val="left"/>
        <w:rPr>
          <w:sz w:val="24"/>
          <w:szCs w:val="24"/>
        </w:rPr>
      </w:pPr>
      <w:r w:rsidRPr="004923BF">
        <w:rPr>
          <w:i/>
          <w:sz w:val="24"/>
          <w:szCs w:val="24"/>
        </w:rPr>
        <w:t>Default passwords,</w:t>
      </w:r>
      <w:r w:rsidRPr="004923BF">
        <w:rPr>
          <w:sz w:val="24"/>
          <w:szCs w:val="24"/>
        </w:rPr>
        <w:t xml:space="preserve"> </w:t>
      </w:r>
      <w:proofErr w:type="spellStart"/>
      <w:r w:rsidRPr="004923BF">
        <w:rPr>
          <w:sz w:val="24"/>
          <w:szCs w:val="24"/>
        </w:rPr>
        <w:t>Cydia</w:t>
      </w:r>
      <w:proofErr w:type="spellEnd"/>
      <w:r w:rsidRPr="004923BF">
        <w:rPr>
          <w:sz w:val="24"/>
          <w:szCs w:val="24"/>
        </w:rPr>
        <w:t xml:space="preserve">, http://cydia.saurik.com/password.html,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How to Auto Install a DEB File Using </w:t>
      </w:r>
      <w:proofErr w:type="spellStart"/>
      <w:r w:rsidRPr="004923BF">
        <w:rPr>
          <w:i/>
          <w:sz w:val="24"/>
          <w:szCs w:val="24"/>
        </w:rPr>
        <w:t>Cydia</w:t>
      </w:r>
      <w:proofErr w:type="spellEnd"/>
      <w:r w:rsidRPr="004923BF">
        <w:rPr>
          <w:sz w:val="24"/>
          <w:szCs w:val="24"/>
        </w:rPr>
        <w:t xml:space="preserve">, </w:t>
      </w:r>
      <w:proofErr w:type="spellStart"/>
      <w:r w:rsidRPr="004923BF">
        <w:rPr>
          <w:sz w:val="24"/>
          <w:szCs w:val="24"/>
        </w:rPr>
        <w:t>iClarified</w:t>
      </w:r>
      <w:proofErr w:type="spellEnd"/>
      <w:r w:rsidRPr="004923BF">
        <w:rPr>
          <w:sz w:val="24"/>
          <w:szCs w:val="24"/>
        </w:rPr>
        <w:t xml:space="preserve">, http://www.iclarified.com/entry/?enid=5730, </w:t>
      </w:r>
      <w:proofErr w:type="spellStart"/>
      <w:r w:rsidRPr="004923BF">
        <w:rPr>
          <w:sz w:val="24"/>
          <w:szCs w:val="24"/>
        </w:rPr>
        <w:t>dostęp</w:t>
      </w:r>
      <w:proofErr w:type="spellEnd"/>
      <w:r w:rsidRPr="004923BF">
        <w:rPr>
          <w:sz w:val="24"/>
          <w:szCs w:val="24"/>
        </w:rPr>
        <w:t xml:space="preserve"> 24.07.2014</w:t>
      </w:r>
    </w:p>
    <w:p w:rsidR="004923BF" w:rsidRPr="004923BF" w:rsidRDefault="004923BF" w:rsidP="0018692F">
      <w:pPr>
        <w:pStyle w:val="Tekstprzypisudolnego"/>
        <w:numPr>
          <w:ilvl w:val="0"/>
          <w:numId w:val="34"/>
        </w:numPr>
        <w:jc w:val="left"/>
        <w:rPr>
          <w:sz w:val="24"/>
          <w:szCs w:val="24"/>
        </w:rPr>
      </w:pPr>
      <w:r w:rsidRPr="004923BF">
        <w:rPr>
          <w:i/>
          <w:sz w:val="24"/>
          <w:szCs w:val="24"/>
        </w:rPr>
        <w:t>Microsoft Unveils Windows Phone 8</w:t>
      </w:r>
      <w:r w:rsidRPr="004923BF">
        <w:rPr>
          <w:sz w:val="24"/>
          <w:szCs w:val="24"/>
        </w:rPr>
        <w:t xml:space="preserve">, Microsoft,  http://tinyurl.com/njuavdc,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T. Warren, </w:t>
      </w:r>
      <w:r w:rsidRPr="004923BF">
        <w:rPr>
          <w:i/>
          <w:sz w:val="24"/>
          <w:szCs w:val="24"/>
        </w:rPr>
        <w:t>Windows Phone 8 in detail: new Start Screen, multi-core support, VoIP integration, and NFC</w:t>
      </w:r>
      <w:r w:rsidRPr="004923BF">
        <w:rPr>
          <w:sz w:val="24"/>
          <w:szCs w:val="24"/>
        </w:rPr>
        <w:t xml:space="preserve">, The Verge, http://tinyurl.com/7ge4qbx,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R. Hoover, </w:t>
      </w:r>
      <w:r w:rsidRPr="004923BF">
        <w:rPr>
          <w:i/>
          <w:sz w:val="24"/>
          <w:szCs w:val="24"/>
        </w:rPr>
        <w:t>Making Windows Phone an even better choice for business,</w:t>
      </w:r>
      <w:r w:rsidRPr="004923BF">
        <w:rPr>
          <w:sz w:val="24"/>
          <w:szCs w:val="24"/>
        </w:rPr>
        <w:t xml:space="preserve"> http://tinyurl.com/ntbbcb9,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F. Larry, </w:t>
      </w:r>
      <w:r w:rsidRPr="004923BF">
        <w:rPr>
          <w:i/>
          <w:sz w:val="24"/>
          <w:szCs w:val="24"/>
        </w:rPr>
        <w:t>What does Windows Phone 8 share your core Windows 8?,</w:t>
      </w:r>
      <w:r w:rsidRPr="004923BF">
        <w:rPr>
          <w:sz w:val="24"/>
          <w:szCs w:val="24"/>
        </w:rPr>
        <w:t xml:space="preserve"> </w:t>
      </w:r>
      <w:proofErr w:type="spellStart"/>
      <w:r w:rsidRPr="004923BF">
        <w:rPr>
          <w:sz w:val="24"/>
          <w:szCs w:val="24"/>
        </w:rPr>
        <w:t>TechNewspedia</w:t>
      </w:r>
      <w:proofErr w:type="spellEnd"/>
      <w:r w:rsidRPr="004923BF">
        <w:rPr>
          <w:sz w:val="24"/>
          <w:szCs w:val="24"/>
        </w:rPr>
        <w:t xml:space="preserve">, http://tinyurl.com/nknqfkb,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microsoft</w:t>
      </w:r>
      <w:proofErr w:type="gramEnd"/>
      <w:r w:rsidRPr="004923BF">
        <w:rPr>
          <w:sz w:val="24"/>
          <w:szCs w:val="24"/>
          <w:lang w:val="pl-PL"/>
        </w:rPr>
        <w:t>.</w:t>
      </w:r>
      <w:proofErr w:type="gramStart"/>
      <w:r w:rsidRPr="004923BF">
        <w:rPr>
          <w:sz w:val="24"/>
          <w:szCs w:val="24"/>
          <w:lang w:val="pl-PL"/>
        </w:rPr>
        <w:t>com</w:t>
      </w:r>
      <w:proofErr w:type="gramEnd"/>
      <w:r w:rsidRPr="004923BF">
        <w:rPr>
          <w:sz w:val="24"/>
          <w:szCs w:val="24"/>
          <w:lang w:val="pl-PL"/>
        </w:rPr>
        <w:t>/en-us/evalcenter/evaluate-windows-8-1-enterprise, dostęp 27.07.2014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https</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virtualbox</w:t>
      </w:r>
      <w:proofErr w:type="gramEnd"/>
      <w:r w:rsidRPr="004923BF">
        <w:rPr>
          <w:sz w:val="24"/>
          <w:szCs w:val="24"/>
          <w:lang w:val="pl-PL"/>
        </w:rPr>
        <w:t>.</w:t>
      </w:r>
      <w:proofErr w:type="gramStart"/>
      <w:r w:rsidRPr="004923BF">
        <w:rPr>
          <w:sz w:val="24"/>
          <w:szCs w:val="24"/>
          <w:lang w:val="pl-PL"/>
        </w:rPr>
        <w:t>org</w:t>
      </w:r>
      <w:proofErr w:type="gramEnd"/>
      <w:r w:rsidRPr="004923BF">
        <w:rPr>
          <w:sz w:val="24"/>
          <w:szCs w:val="24"/>
          <w:lang w:val="pl-PL"/>
        </w:rPr>
        <w:t>/wiki/Downloads, dostęp 27.07.2014</w:t>
      </w:r>
    </w:p>
    <w:p w:rsidR="004923BF" w:rsidRPr="004923BF" w:rsidRDefault="004923BF" w:rsidP="0018692F">
      <w:pPr>
        <w:pStyle w:val="Tekstprzypisudolnego"/>
        <w:numPr>
          <w:ilvl w:val="0"/>
          <w:numId w:val="34"/>
        </w:numPr>
        <w:jc w:val="left"/>
        <w:rPr>
          <w:sz w:val="24"/>
          <w:szCs w:val="24"/>
        </w:rPr>
      </w:pPr>
      <w:r w:rsidRPr="004923BF">
        <w:rPr>
          <w:i/>
          <w:sz w:val="24"/>
          <w:szCs w:val="24"/>
        </w:rPr>
        <w:t>Learn Unity</w:t>
      </w:r>
      <w:r w:rsidRPr="004923BF">
        <w:rPr>
          <w:sz w:val="24"/>
          <w:szCs w:val="24"/>
        </w:rPr>
        <w:t xml:space="preserve">, Unity Technologies, http://unity3d.com/learn/documentation,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Brodkin</w:t>
      </w:r>
      <w:proofErr w:type="spellEnd"/>
      <w:r w:rsidRPr="004923BF">
        <w:rPr>
          <w:sz w:val="24"/>
          <w:szCs w:val="24"/>
        </w:rPr>
        <w:t xml:space="preserve">, </w:t>
      </w:r>
      <w:r w:rsidRPr="004923BF">
        <w:rPr>
          <w:i/>
          <w:sz w:val="24"/>
          <w:szCs w:val="24"/>
        </w:rPr>
        <w:t>How Unity3D Became a Game-Development Beast,</w:t>
      </w:r>
      <w:r w:rsidRPr="004923BF">
        <w:rPr>
          <w:sz w:val="24"/>
          <w:szCs w:val="24"/>
        </w:rPr>
        <w:t xml:space="preserve"> Dice,</w:t>
      </w:r>
      <w:r w:rsidRPr="004923BF">
        <w:rPr>
          <w:i/>
          <w:sz w:val="24"/>
          <w:szCs w:val="24"/>
        </w:rPr>
        <w:t xml:space="preserve"> </w:t>
      </w:r>
      <w:r w:rsidRPr="004923BF">
        <w:rPr>
          <w:sz w:val="24"/>
          <w:szCs w:val="24"/>
        </w:rPr>
        <w:t xml:space="preserve"> http://news.dice.com/2013/06/03/how-unity3d-become-a-game-development-beast/</w:t>
      </w:r>
      <w:r w:rsidRPr="004923BF">
        <w:rPr>
          <w:i/>
          <w:sz w:val="24"/>
          <w:szCs w:val="24"/>
        </w:rPr>
        <w:t xml:space="preserve">, </w:t>
      </w:r>
      <w:proofErr w:type="spellStart"/>
      <w:r w:rsidRPr="004923BF">
        <w:rPr>
          <w:i/>
          <w:sz w:val="24"/>
          <w:szCs w:val="24"/>
        </w:rPr>
        <w:t>dostęp</w:t>
      </w:r>
      <w:proofErr w:type="spellEnd"/>
      <w:r w:rsidRPr="004923BF">
        <w:rPr>
          <w:i/>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Graphics for beginners</w:t>
      </w:r>
      <w:r w:rsidRPr="004923BF">
        <w:rPr>
          <w:sz w:val="24"/>
          <w:szCs w:val="24"/>
        </w:rPr>
        <w:t xml:space="preserve">, Unity Technologies, http://unity3d.com/learn/tutorials/modules/beginner/graphics,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Effortlessly unleash your game on the world’s hottest platforms</w:t>
      </w:r>
      <w:r w:rsidRPr="004923BF">
        <w:rPr>
          <w:sz w:val="24"/>
          <w:szCs w:val="24"/>
        </w:rPr>
        <w:t xml:space="preserve">, Unity Technologies, http://unity3d.com/unity/multiplatform,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We let you focus on making your game successful</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https://www.madewithmarmalade.com/products/we-let-you-focus-on-making-your-game-successful,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Supported Platforms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https://www.madewithmarmalade.com/marmalade/supported-platforms, </w:t>
      </w:r>
      <w:proofErr w:type="spellStart"/>
      <w:r w:rsidRPr="004923BF">
        <w:rPr>
          <w:sz w:val="24"/>
          <w:szCs w:val="24"/>
        </w:rPr>
        <w:t>dostęp</w:t>
      </w:r>
      <w:proofErr w:type="spellEnd"/>
      <w:r w:rsidRPr="004923BF">
        <w:rPr>
          <w:sz w:val="24"/>
          <w:szCs w:val="24"/>
        </w:rPr>
        <w:t xml:space="preserve"> </w:t>
      </w:r>
      <w:r w:rsidRPr="004923BF">
        <w:rPr>
          <w:sz w:val="24"/>
          <w:szCs w:val="24"/>
        </w:rPr>
        <w:lastRenderedPageBreak/>
        <w:t>29.07.2014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How </w:t>
      </w:r>
      <w:proofErr w:type="spellStart"/>
      <w:r w:rsidRPr="004923BF">
        <w:rPr>
          <w:i/>
          <w:sz w:val="24"/>
          <w:szCs w:val="24"/>
        </w:rPr>
        <w:t>Marmelade</w:t>
      </w:r>
      <w:proofErr w:type="spellEnd"/>
      <w:r w:rsidRPr="004923BF">
        <w:rPr>
          <w:i/>
          <w:sz w:val="24"/>
          <w:szCs w:val="24"/>
        </w:rPr>
        <w:t xml:space="preserve"> works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https://www.madewithmarmalade.com/marmalade/how-marmalade-works,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i/>
          <w:sz w:val="24"/>
          <w:szCs w:val="24"/>
        </w:rPr>
        <w:t>Winter 2007 Demo Day At Georgia Tech</w:t>
      </w:r>
      <w:r w:rsidRPr="004923BF">
        <w:rPr>
          <w:sz w:val="24"/>
          <w:szCs w:val="24"/>
        </w:rPr>
        <w:t xml:space="preserve">, </w:t>
      </w:r>
      <w:proofErr w:type="spellStart"/>
      <w:r w:rsidRPr="004923BF">
        <w:rPr>
          <w:sz w:val="24"/>
          <w:szCs w:val="24"/>
        </w:rPr>
        <w:t>GayGamer</w:t>
      </w:r>
      <w:proofErr w:type="spellEnd"/>
      <w:r w:rsidRPr="004923BF">
        <w:rPr>
          <w:sz w:val="24"/>
          <w:szCs w:val="24"/>
        </w:rPr>
        <w:t xml:space="preserve">,  http://gaygamer.net/2007/12/winter_2007_demo_day_at_georgi.html,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lang w:val="pl-PL"/>
        </w:rPr>
      </w:pPr>
      <w:proofErr w:type="spellStart"/>
      <w:r w:rsidRPr="004923BF">
        <w:rPr>
          <w:i/>
          <w:sz w:val="24"/>
          <w:szCs w:val="24"/>
          <w:lang w:val="pl-PL"/>
        </w:rPr>
        <w:t>jMonkey</w:t>
      </w:r>
      <w:proofErr w:type="spellEnd"/>
      <w:r w:rsidRPr="004923BF">
        <w:rPr>
          <w:i/>
          <w:sz w:val="24"/>
          <w:szCs w:val="24"/>
          <w:lang w:val="pl-PL"/>
        </w:rPr>
        <w:t xml:space="preserve"> Hub</w:t>
      </w:r>
      <w:r w:rsidRPr="004923BF">
        <w:rPr>
          <w:sz w:val="24"/>
          <w:szCs w:val="24"/>
          <w:lang w:val="pl-PL"/>
        </w:rPr>
        <w:t>, http://hub.jmonkeyengine.org/wiki/doku.php/, dostęp 29.07.2014</w:t>
      </w:r>
    </w:p>
    <w:p w:rsidR="004923BF" w:rsidRPr="004923BF" w:rsidRDefault="004923BF" w:rsidP="0018692F">
      <w:pPr>
        <w:pStyle w:val="Tekstprzypisudolnego"/>
        <w:numPr>
          <w:ilvl w:val="0"/>
          <w:numId w:val="34"/>
        </w:numPr>
        <w:jc w:val="left"/>
        <w:rPr>
          <w:sz w:val="24"/>
          <w:szCs w:val="24"/>
        </w:rPr>
      </w:pPr>
      <w:r w:rsidRPr="004923BF">
        <w:rPr>
          <w:i/>
          <w:sz w:val="24"/>
          <w:szCs w:val="24"/>
        </w:rPr>
        <w:t>Bullet Physics</w:t>
      </w:r>
      <w:r w:rsidRPr="004923BF">
        <w:rPr>
          <w:sz w:val="24"/>
          <w:szCs w:val="24"/>
        </w:rPr>
        <w:t xml:space="preserve">, http://bulletphysics.org,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McGuirk</w:t>
      </w:r>
      <w:proofErr w:type="spellEnd"/>
      <w:r w:rsidRPr="004923BF">
        <w:rPr>
          <w:sz w:val="24"/>
          <w:szCs w:val="24"/>
        </w:rPr>
        <w:t xml:space="preserve">, </w:t>
      </w:r>
      <w:r w:rsidRPr="004923BF">
        <w:rPr>
          <w:i/>
          <w:sz w:val="24"/>
          <w:szCs w:val="24"/>
        </w:rPr>
        <w:t>2D Gaming Mobile Performance</w:t>
      </w:r>
      <w:r w:rsidRPr="004923BF">
        <w:rPr>
          <w:sz w:val="24"/>
          <w:szCs w:val="24"/>
        </w:rPr>
        <w:t xml:space="preserve">, </w:t>
      </w:r>
      <w:proofErr w:type="spellStart"/>
      <w:r w:rsidRPr="004923BF">
        <w:rPr>
          <w:sz w:val="24"/>
          <w:szCs w:val="24"/>
        </w:rPr>
        <w:t>JuiceBox</w:t>
      </w:r>
      <w:proofErr w:type="spellEnd"/>
      <w:r w:rsidRPr="004923BF">
        <w:rPr>
          <w:sz w:val="24"/>
          <w:szCs w:val="24"/>
        </w:rPr>
        <w:t xml:space="preserve"> Games, http://tinyurl.com/nujulpm, </w:t>
      </w:r>
      <w:proofErr w:type="spellStart"/>
      <w:r w:rsidRPr="004923BF">
        <w:rPr>
          <w:sz w:val="24"/>
          <w:szCs w:val="24"/>
        </w:rPr>
        <w:t>dostęp</w:t>
      </w:r>
      <w:proofErr w:type="spellEnd"/>
      <w:r w:rsidRPr="004923BF">
        <w:rPr>
          <w:sz w:val="24"/>
          <w:szCs w:val="24"/>
        </w:rPr>
        <w:t xml:space="preserve"> 17.07.2014</w:t>
      </w:r>
    </w:p>
    <w:p w:rsidR="004923BF" w:rsidRPr="004923BF" w:rsidRDefault="004923BF" w:rsidP="004923BF">
      <w:pPr>
        <w:jc w:val="left"/>
      </w:pPr>
    </w:p>
    <w:sectPr w:rsidR="004923BF" w:rsidRPr="004923BF" w:rsidSect="007D58DF">
      <w:footerReference w:type="default" r:id="rId40"/>
      <w:pgSz w:w="12240" w:h="15840" w:code="1"/>
      <w:pgMar w:top="1138" w:right="1138" w:bottom="1138" w:left="1138" w:header="720" w:footer="720" w:gutter="562"/>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Łukasz Rauch" w:date="2014-08-13T14:24:00Z" w:initials="ŁR">
    <w:p w:rsidR="00217AE3" w:rsidRPr="001D2128" w:rsidRDefault="00217AE3">
      <w:pPr>
        <w:pStyle w:val="Tekstkomentarza"/>
        <w:rPr>
          <w:lang w:val="pl-PL"/>
        </w:rPr>
      </w:pPr>
      <w:r>
        <w:rPr>
          <w:rStyle w:val="Odwoaniedokomentarza"/>
        </w:rPr>
        <w:annotationRef/>
      </w:r>
      <w:r w:rsidRPr="001D2128">
        <w:rPr>
          <w:lang w:val="pl-PL"/>
        </w:rPr>
        <w:t xml:space="preserve">Czy to jest raport światowy? </w:t>
      </w:r>
      <w:r>
        <w:rPr>
          <w:lang w:val="pl-PL"/>
        </w:rPr>
        <w:t>Czy można podać źródło tych informacji?</w:t>
      </w:r>
    </w:p>
  </w:comment>
  <w:comment w:id="8" w:author="Łukasz Rauch" w:date="2014-08-13T14:24:00Z" w:initials="ŁR">
    <w:p w:rsidR="00217AE3" w:rsidRPr="001D2128" w:rsidRDefault="00217AE3">
      <w:pPr>
        <w:pStyle w:val="Tekstkomentarza"/>
        <w:rPr>
          <w:lang w:val="pl-PL"/>
        </w:rPr>
      </w:pPr>
      <w:r>
        <w:rPr>
          <w:rStyle w:val="Odwoaniedokomentarza"/>
        </w:rPr>
        <w:annotationRef/>
      </w:r>
      <w:r w:rsidRPr="001D2128">
        <w:rPr>
          <w:lang w:val="pl-PL"/>
        </w:rPr>
        <w:t xml:space="preserve">Podpis!!! Zmienić wykres na rysunek i </w:t>
      </w:r>
      <w:r>
        <w:rPr>
          <w:lang w:val="pl-PL"/>
        </w:rPr>
        <w:t>przenumerować pozostałe</w:t>
      </w:r>
    </w:p>
  </w:comment>
  <w:comment w:id="13" w:author="Łukasz Rauch" w:date="2014-08-13T14:24:00Z" w:initials="ŁR">
    <w:p w:rsidR="00217AE3" w:rsidRPr="00D810EA" w:rsidRDefault="00217AE3">
      <w:pPr>
        <w:pStyle w:val="Tekstkomentarza"/>
        <w:rPr>
          <w:lang w:val="pl-PL"/>
        </w:rPr>
      </w:pPr>
      <w:r>
        <w:rPr>
          <w:rStyle w:val="Odwoaniedokomentarza"/>
        </w:rPr>
        <w:annotationRef/>
      </w:r>
      <w:r w:rsidRPr="00D810EA">
        <w:rPr>
          <w:lang w:val="pl-PL"/>
        </w:rPr>
        <w:t xml:space="preserve">Strasznie krótkie akapity – czy </w:t>
      </w:r>
      <w:r>
        <w:rPr>
          <w:lang w:val="pl-PL"/>
        </w:rPr>
        <w:t xml:space="preserve">nie dałoby się tego wypunktować albo </w:t>
      </w:r>
      <w:proofErr w:type="spellStart"/>
      <w:r>
        <w:rPr>
          <w:lang w:val="pl-PL"/>
        </w:rPr>
        <w:t>zebrac</w:t>
      </w:r>
      <w:proofErr w:type="spellEnd"/>
      <w:r>
        <w:rPr>
          <w:lang w:val="pl-PL"/>
        </w:rPr>
        <w:t xml:space="preserve"> </w:t>
      </w:r>
      <w:proofErr w:type="spellStart"/>
      <w:r>
        <w:rPr>
          <w:lang w:val="pl-PL"/>
        </w:rPr>
        <w:t>jakos</w:t>
      </w:r>
      <w:proofErr w:type="spellEnd"/>
      <w:r>
        <w:rPr>
          <w:lang w:val="pl-PL"/>
        </w:rPr>
        <w:t xml:space="preserve"> w jeden akapit?</w:t>
      </w:r>
    </w:p>
  </w:comment>
  <w:comment w:id="22" w:author="Łukasz Rauch" w:date="2014-08-13T14:24:00Z" w:initials="ŁR">
    <w:p w:rsidR="00217AE3" w:rsidRPr="00D810EA" w:rsidRDefault="00217AE3">
      <w:pPr>
        <w:pStyle w:val="Tekstkomentarza"/>
        <w:rPr>
          <w:lang w:val="pl-PL"/>
        </w:rPr>
      </w:pPr>
      <w:r>
        <w:rPr>
          <w:rStyle w:val="Odwoaniedokomentarza"/>
        </w:rPr>
        <w:annotationRef/>
      </w:r>
      <w:r w:rsidRPr="00D810EA">
        <w:rPr>
          <w:lang w:val="pl-PL"/>
        </w:rPr>
        <w:t xml:space="preserve">Co to znaczy “spełnić kryterium karty </w:t>
      </w:r>
      <w:proofErr w:type="spellStart"/>
      <w:r w:rsidRPr="00D810EA">
        <w:rPr>
          <w:lang w:val="pl-PL"/>
        </w:rPr>
        <w:t>MasterCard</w:t>
      </w:r>
      <w:proofErr w:type="spellEnd"/>
      <w:r>
        <w:rPr>
          <w:lang w:val="pl-PL"/>
        </w:rPr>
        <w:t>”</w:t>
      </w:r>
      <w:r w:rsidRPr="00D810EA">
        <w:rPr>
          <w:lang w:val="pl-PL"/>
        </w:rPr>
        <w:t>???</w:t>
      </w:r>
      <w:r>
        <w:rPr>
          <w:lang w:val="pl-PL"/>
        </w:rPr>
        <w:t xml:space="preserve"> </w:t>
      </w:r>
      <w:proofErr w:type="gramStart"/>
      <w:r>
        <w:rPr>
          <w:lang w:val="pl-PL"/>
        </w:rPr>
        <w:t>to</w:t>
      </w:r>
      <w:proofErr w:type="gramEnd"/>
      <w:r>
        <w:rPr>
          <w:lang w:val="pl-PL"/>
        </w:rPr>
        <w:t xml:space="preserve"> chyba nie po polsku</w:t>
      </w:r>
    </w:p>
  </w:comment>
  <w:comment w:id="23" w:author="Łukasz Rauch" w:date="2014-08-13T14:24:00Z" w:initials="ŁR">
    <w:p w:rsidR="00217AE3" w:rsidRPr="00021883" w:rsidRDefault="00217AE3">
      <w:pPr>
        <w:pStyle w:val="Tekstkomentarza"/>
        <w:rPr>
          <w:lang w:val="pl-PL"/>
        </w:rPr>
      </w:pPr>
      <w:r>
        <w:rPr>
          <w:rStyle w:val="Odwoaniedokomentarza"/>
        </w:rPr>
        <w:annotationRef/>
      </w:r>
      <w:r w:rsidRPr="00021883">
        <w:rPr>
          <w:lang w:val="pl-PL"/>
        </w:rPr>
        <w:t>Akapit jednozdaniowy</w:t>
      </w:r>
    </w:p>
  </w:comment>
  <w:comment w:id="24" w:author="Łukasz Rauch" w:date="2014-08-13T14:24:00Z" w:initials="ŁR">
    <w:p w:rsidR="00217AE3" w:rsidRPr="00021883" w:rsidRDefault="00217AE3">
      <w:pPr>
        <w:pStyle w:val="Tekstkomentarza"/>
        <w:rPr>
          <w:lang w:val="pl-PL"/>
        </w:rPr>
      </w:pPr>
      <w:r>
        <w:rPr>
          <w:rStyle w:val="Odwoaniedokomentarza"/>
        </w:rPr>
        <w:annotationRef/>
      </w:r>
      <w:proofErr w:type="gramStart"/>
      <w:r w:rsidRPr="00021883">
        <w:rPr>
          <w:lang w:val="pl-PL"/>
        </w:rPr>
        <w:t>dwuzdaniowy</w:t>
      </w:r>
      <w:proofErr w:type="gramEnd"/>
    </w:p>
  </w:comment>
  <w:comment w:id="25" w:author="Łukasz Rauch" w:date="2014-08-13T14:24:00Z" w:initials="ŁR">
    <w:p w:rsidR="00217AE3" w:rsidRPr="00021883" w:rsidRDefault="00217AE3">
      <w:pPr>
        <w:pStyle w:val="Tekstkomentarza"/>
        <w:rPr>
          <w:lang w:val="pl-PL"/>
        </w:rPr>
      </w:pPr>
      <w:r>
        <w:rPr>
          <w:rStyle w:val="Odwoaniedokomentarza"/>
        </w:rPr>
        <w:annotationRef/>
      </w:r>
      <w:r w:rsidRPr="00021883">
        <w:rPr>
          <w:lang w:val="pl-PL"/>
        </w:rPr>
        <w:t xml:space="preserve">I następny </w:t>
      </w:r>
      <w:r>
        <w:sym w:font="Wingdings" w:char="F04A"/>
      </w:r>
    </w:p>
  </w:comment>
  <w:comment w:id="27" w:author="Łukasz Rauch" w:date="2014-08-13T14:24:00Z" w:initials="ŁR">
    <w:p w:rsidR="00217AE3" w:rsidRPr="00D810EA" w:rsidRDefault="00217AE3">
      <w:pPr>
        <w:pStyle w:val="Tekstkomentarza"/>
        <w:rPr>
          <w:lang w:val="pl-PL"/>
        </w:rPr>
      </w:pPr>
      <w:r>
        <w:rPr>
          <w:rStyle w:val="Odwoaniedokomentarza"/>
        </w:rPr>
        <w:annotationRef/>
      </w:r>
      <w:r w:rsidRPr="00D810EA">
        <w:rPr>
          <w:lang w:val="pl-PL"/>
        </w:rPr>
        <w:t xml:space="preserve">Pisałeś </w:t>
      </w:r>
      <w:proofErr w:type="spellStart"/>
      <w:r w:rsidRPr="00D810EA">
        <w:rPr>
          <w:lang w:val="pl-PL"/>
        </w:rPr>
        <w:t>juz</w:t>
      </w:r>
      <w:proofErr w:type="spellEnd"/>
      <w:r w:rsidRPr="00D810EA">
        <w:rPr>
          <w:lang w:val="pl-PL"/>
        </w:rPr>
        <w:t xml:space="preserve"> o tym, powtarzasz się</w:t>
      </w:r>
    </w:p>
  </w:comment>
  <w:comment w:id="28" w:author="Łukasz Rauch" w:date="2014-08-13T14:24:00Z" w:initials="ŁR">
    <w:p w:rsidR="00217AE3" w:rsidRPr="00021883" w:rsidRDefault="00217AE3">
      <w:pPr>
        <w:pStyle w:val="Tekstkomentarza"/>
        <w:rPr>
          <w:lang w:val="pl-PL"/>
        </w:rPr>
      </w:pPr>
      <w:r>
        <w:rPr>
          <w:rStyle w:val="Odwoaniedokomentarza"/>
        </w:rPr>
        <w:annotationRef/>
      </w:r>
      <w:proofErr w:type="gramStart"/>
      <w:r w:rsidRPr="00021883">
        <w:rPr>
          <w:lang w:val="pl-PL"/>
        </w:rPr>
        <w:t>styl</w:t>
      </w:r>
      <w:proofErr w:type="gramEnd"/>
    </w:p>
  </w:comment>
  <w:comment w:id="31" w:author="Łukasz Rauch" w:date="2014-08-13T14:24:00Z" w:initials="ŁR">
    <w:p w:rsidR="00217AE3" w:rsidRPr="00021883" w:rsidRDefault="00217AE3">
      <w:pPr>
        <w:pStyle w:val="Tekstkomentarza"/>
        <w:rPr>
          <w:lang w:val="pl-PL"/>
        </w:rPr>
      </w:pPr>
      <w:r>
        <w:rPr>
          <w:rStyle w:val="Odwoaniedokomentarza"/>
        </w:rPr>
        <w:annotationRef/>
      </w:r>
      <w:proofErr w:type="spellStart"/>
      <w:proofErr w:type="gramStart"/>
      <w:r w:rsidRPr="00021883">
        <w:rPr>
          <w:lang w:val="pl-PL"/>
        </w:rPr>
        <w:t>przenumerowac</w:t>
      </w:r>
      <w:proofErr w:type="spellEnd"/>
      <w:proofErr w:type="gramEnd"/>
    </w:p>
  </w:comment>
  <w:comment w:id="37" w:author="Łukasz Rauch" w:date="2014-08-13T14:24:00Z" w:initials="ŁR">
    <w:p w:rsidR="00217AE3" w:rsidRPr="00EA6CEF" w:rsidRDefault="00217AE3">
      <w:pPr>
        <w:pStyle w:val="Tekstkomentarza"/>
        <w:rPr>
          <w:lang w:val="pl-PL"/>
        </w:rPr>
      </w:pPr>
      <w:r>
        <w:rPr>
          <w:rStyle w:val="Odwoaniedokomentarza"/>
        </w:rPr>
        <w:annotationRef/>
      </w:r>
      <w:proofErr w:type="gramStart"/>
      <w:r w:rsidRPr="00EA6CEF">
        <w:rPr>
          <w:lang w:val="pl-PL"/>
        </w:rPr>
        <w:t>powinieneś</w:t>
      </w:r>
      <w:proofErr w:type="gramEnd"/>
      <w:r w:rsidRPr="00EA6CEF">
        <w:rPr>
          <w:lang w:val="pl-PL"/>
        </w:rPr>
        <w:t xml:space="preserve"> podawać właściwy </w:t>
      </w:r>
      <w:proofErr w:type="spellStart"/>
      <w:r w:rsidRPr="00EA6CEF">
        <w:rPr>
          <w:lang w:val="pl-PL"/>
        </w:rPr>
        <w:t>url</w:t>
      </w:r>
      <w:proofErr w:type="spellEnd"/>
      <w:r w:rsidRPr="00EA6CEF">
        <w:rPr>
          <w:lang w:val="pl-PL"/>
        </w:rPr>
        <w:t xml:space="preserve"> a nie krótki</w:t>
      </w:r>
    </w:p>
  </w:comment>
  <w:comment w:id="38" w:author="Łukasz Rauch" w:date="2014-08-13T14:24:00Z" w:initials="ŁR">
    <w:p w:rsidR="00217AE3" w:rsidRPr="00EA6CEF" w:rsidRDefault="00217AE3">
      <w:pPr>
        <w:pStyle w:val="Tekstkomentarza"/>
        <w:rPr>
          <w:lang w:val="pl-PL"/>
        </w:rPr>
      </w:pPr>
      <w:r>
        <w:rPr>
          <w:rStyle w:val="Odwoaniedokomentarza"/>
        </w:rPr>
        <w:annotationRef/>
      </w:r>
      <w:proofErr w:type="gramStart"/>
      <w:r w:rsidRPr="00EA6CEF">
        <w:rPr>
          <w:lang w:val="pl-PL"/>
        </w:rPr>
        <w:t>jakie</w:t>
      </w:r>
      <w:proofErr w:type="gramEnd"/>
      <w:r w:rsidRPr="00EA6CEF">
        <w:rPr>
          <w:lang w:val="pl-PL"/>
        </w:rPr>
        <w:t xml:space="preserve"> sceny – piszesz coś wcześniej o nich</w:t>
      </w:r>
    </w:p>
  </w:comment>
  <w:comment w:id="41" w:author="Łukasz Rauch" w:date="2014-08-13T14:24:00Z" w:initials="ŁR">
    <w:p w:rsidR="00217AE3" w:rsidRPr="00021883" w:rsidRDefault="00217AE3">
      <w:pPr>
        <w:pStyle w:val="Tekstkomentarza"/>
        <w:rPr>
          <w:lang w:val="pl-PL"/>
        </w:rPr>
      </w:pPr>
      <w:r>
        <w:rPr>
          <w:rStyle w:val="Odwoaniedokomentarza"/>
        </w:rPr>
        <w:annotationRef/>
      </w:r>
      <w:proofErr w:type="gramStart"/>
      <w:r w:rsidRPr="00021883">
        <w:rPr>
          <w:lang w:val="pl-PL"/>
        </w:rPr>
        <w:t>zmienić</w:t>
      </w:r>
      <w:proofErr w:type="gramEnd"/>
      <w:r w:rsidRPr="00021883">
        <w:rPr>
          <w:lang w:val="pl-PL"/>
        </w:rPr>
        <w:t xml:space="preserve"> na rysunek</w:t>
      </w:r>
    </w:p>
  </w:comment>
  <w:comment w:id="44" w:author="Łukasz Rauch" w:date="2014-08-13T14:24:00Z" w:initials="ŁR">
    <w:p w:rsidR="00217AE3" w:rsidRPr="00021883" w:rsidRDefault="00217AE3">
      <w:pPr>
        <w:pStyle w:val="Tekstkomentarza"/>
        <w:rPr>
          <w:lang w:val="pl-PL"/>
        </w:rPr>
      </w:pPr>
      <w:r>
        <w:rPr>
          <w:rStyle w:val="Odwoaniedokomentarza"/>
        </w:rPr>
        <w:annotationRef/>
      </w:r>
      <w:r w:rsidRPr="00021883">
        <w:rPr>
          <w:lang w:val="pl-PL"/>
        </w:rPr>
        <w:t xml:space="preserve">WTF </w:t>
      </w:r>
      <w:proofErr w:type="spellStart"/>
      <w:r w:rsidRPr="00021883">
        <w:rPr>
          <w:lang w:val="pl-PL"/>
        </w:rPr>
        <w:t>is</w:t>
      </w:r>
      <w:proofErr w:type="spellEnd"/>
      <w:r w:rsidRPr="00021883">
        <w:rPr>
          <w:lang w:val="pl-PL"/>
        </w:rPr>
        <w:t xml:space="preserve"> Pong</w:t>
      </w:r>
    </w:p>
  </w:comment>
  <w:comment w:id="48" w:author="Łukasz Rauch" w:date="2014-08-14T07:49:00Z" w:initials="ŁR">
    <w:p w:rsidR="00217AE3" w:rsidRPr="009C6DA7" w:rsidRDefault="00217AE3">
      <w:pPr>
        <w:pStyle w:val="Tekstkomentarza"/>
        <w:rPr>
          <w:lang w:val="pl-PL"/>
        </w:rPr>
      </w:pPr>
      <w:r>
        <w:rPr>
          <w:rStyle w:val="Odwoaniedokomentarza"/>
        </w:rPr>
        <w:annotationRef/>
      </w:r>
      <w:r w:rsidRPr="009C6DA7">
        <w:rPr>
          <w:lang w:val="pl-PL"/>
        </w:rPr>
        <w:t xml:space="preserve">Czemu </w:t>
      </w:r>
      <w:r>
        <w:rPr>
          <w:lang w:val="pl-PL"/>
        </w:rPr>
        <w:t xml:space="preserve">te klasy są w </w:t>
      </w:r>
      <w:proofErr w:type="spellStart"/>
      <w:r>
        <w:rPr>
          <w:lang w:val="pl-PL"/>
        </w:rPr>
        <w:t>c</w:t>
      </w:r>
      <w:r w:rsidRPr="009C6DA7">
        <w:rPr>
          <w:lang w:val="pl-PL"/>
        </w:rPr>
        <w:t>udzysłowiu</w:t>
      </w:r>
      <w:proofErr w:type="spellEnd"/>
      <w:r w:rsidRPr="009C6DA7">
        <w:rPr>
          <w:lang w:val="pl-PL"/>
        </w:rPr>
        <w:t>????</w:t>
      </w:r>
      <w:r>
        <w:rPr>
          <w:lang w:val="pl-PL"/>
        </w:rPr>
        <w:t xml:space="preserve"> Jeśli nie </w:t>
      </w:r>
      <w:proofErr w:type="spellStart"/>
      <w:r>
        <w:rPr>
          <w:lang w:val="pl-PL"/>
        </w:rPr>
        <w:t>cudzyslow</w:t>
      </w:r>
      <w:proofErr w:type="spellEnd"/>
      <w:r>
        <w:rPr>
          <w:lang w:val="pl-PL"/>
        </w:rPr>
        <w:t xml:space="preserve"> to kursywa</w:t>
      </w:r>
    </w:p>
  </w:comment>
  <w:comment w:id="53" w:author="Łukasz Rauch" w:date="2014-08-13T14:24:00Z" w:initials="ŁR">
    <w:p w:rsidR="00217AE3" w:rsidRPr="009C6DA7" w:rsidRDefault="00217AE3">
      <w:pPr>
        <w:pStyle w:val="Tekstkomentarza"/>
        <w:rPr>
          <w:lang w:val="pl-PL"/>
        </w:rPr>
      </w:pPr>
      <w:r>
        <w:rPr>
          <w:rStyle w:val="Odwoaniedokomentarza"/>
        </w:rPr>
        <w:annotationRef/>
      </w:r>
      <w:r w:rsidRPr="009C6DA7">
        <w:rPr>
          <w:lang w:val="pl-PL"/>
        </w:rPr>
        <w:t xml:space="preserve">Brakuje </w:t>
      </w:r>
      <w:r>
        <w:rPr>
          <w:lang w:val="pl-PL"/>
        </w:rPr>
        <w:t xml:space="preserve">trochę </w:t>
      </w:r>
      <w:r w:rsidRPr="009C6DA7">
        <w:rPr>
          <w:lang w:val="pl-PL"/>
        </w:rPr>
        <w:t>analizy wydajności obydwu gier – nic nie wynika z tego, ze zrobiłeś takie gry</w:t>
      </w:r>
    </w:p>
  </w:comment>
  <w:comment w:id="57" w:author="Łukasz Rauch" w:date="2014-08-13T14:24:00Z" w:initials="ŁR">
    <w:p w:rsidR="00217AE3" w:rsidRPr="00021883" w:rsidRDefault="00217AE3">
      <w:pPr>
        <w:pStyle w:val="Tekstkomentarza"/>
        <w:rPr>
          <w:lang w:val="pl-PL"/>
        </w:rPr>
      </w:pPr>
      <w:r>
        <w:rPr>
          <w:rStyle w:val="Odwoaniedokomentarza"/>
        </w:rPr>
        <w:annotationRef/>
      </w:r>
      <w:r w:rsidRPr="00021883">
        <w:rPr>
          <w:lang w:val="pl-PL"/>
        </w:rPr>
        <w:t>Czy ta literatura jest gdzieś cytowana?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00AB" w:rsidRDefault="00C500AB" w:rsidP="00070CD8">
      <w:r>
        <w:separator/>
      </w:r>
    </w:p>
  </w:endnote>
  <w:endnote w:type="continuationSeparator" w:id="0">
    <w:p w:rsidR="00C500AB" w:rsidRDefault="00C500AB"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10002FF" w:usb1="4000ACFF" w:usb2="00000009" w:usb3="00000000" w:csb0="0000019F" w:csb1="00000000"/>
  </w:font>
  <w:font w:name="DejaVu Sans">
    <w:altName w:val="Arial"/>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Unicode MS"/>
    <w:charset w:val="8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217AE3" w:rsidRDefault="00217AE3">
        <w:pPr>
          <w:pStyle w:val="Stopka"/>
          <w:jc w:val="center"/>
        </w:pPr>
        <w:r>
          <w:fldChar w:fldCharType="begin"/>
        </w:r>
        <w:r>
          <w:instrText xml:space="preserve"> PAGE   \* MERGEFORMAT </w:instrText>
        </w:r>
        <w:r>
          <w:fldChar w:fldCharType="separate"/>
        </w:r>
        <w:r w:rsidR="001D3191">
          <w:rPr>
            <w:noProof/>
          </w:rPr>
          <w:t>52</w:t>
        </w:r>
        <w:r>
          <w:rPr>
            <w:noProof/>
          </w:rPr>
          <w:fldChar w:fldCharType="end"/>
        </w:r>
      </w:p>
    </w:sdtContent>
  </w:sdt>
  <w:p w:rsidR="00217AE3" w:rsidRDefault="00217AE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00AB" w:rsidRDefault="00C500AB" w:rsidP="00070CD8">
      <w:r>
        <w:separator/>
      </w:r>
    </w:p>
  </w:footnote>
  <w:footnote w:type="continuationSeparator" w:id="0">
    <w:p w:rsidR="00C500AB" w:rsidRDefault="00C500AB" w:rsidP="00070CD8">
      <w:r>
        <w:continuationSeparator/>
      </w:r>
    </w:p>
  </w:footnote>
  <w:footnote w:id="1">
    <w:p w:rsidR="00217AE3" w:rsidRPr="00B57364" w:rsidRDefault="00217AE3">
      <w:pPr>
        <w:pStyle w:val="Tekstprzypisudolnego"/>
      </w:pPr>
      <w:r>
        <w:rPr>
          <w:rStyle w:val="Odwoanieprzypisudolnego"/>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r w:rsidRPr="00BE7040">
        <w:t xml:space="preserve">[w:]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 1005</w:t>
      </w:r>
    </w:p>
  </w:footnote>
  <w:footnote w:id="2">
    <w:p w:rsidR="007571EB" w:rsidRPr="006D15B3" w:rsidRDefault="007571EB" w:rsidP="007571EB">
      <w:pPr>
        <w:pStyle w:val="Tekstprzypisudolnego"/>
      </w:pPr>
      <w:r>
        <w:rPr>
          <w:rStyle w:val="Odwoanieprzypisudolnego"/>
        </w:rPr>
        <w:footnoteRef/>
      </w:r>
      <w:r>
        <w:t xml:space="preserve"> </w:t>
      </w:r>
      <w:r w:rsidRPr="006D15B3">
        <w:rPr>
          <w:i/>
        </w:rPr>
        <w:t>Learn Unity</w:t>
      </w:r>
      <w:r>
        <w:t xml:space="preserve">, Unity Technologies, </w:t>
      </w:r>
      <w:r w:rsidRPr="006D15B3">
        <w:t>http://unity3d.com/learn/documentation</w:t>
      </w:r>
      <w:r>
        <w:t xml:space="preserve">, </w:t>
      </w:r>
      <w:proofErr w:type="spellStart"/>
      <w:r>
        <w:t>dostęp</w:t>
      </w:r>
      <w:proofErr w:type="spellEnd"/>
      <w:r>
        <w:t xml:space="preserve"> 28.07.2014</w:t>
      </w:r>
    </w:p>
  </w:footnote>
  <w:footnote w:id="3">
    <w:p w:rsidR="007571EB" w:rsidRPr="006D15B3" w:rsidRDefault="007571EB" w:rsidP="007571EB">
      <w:pPr>
        <w:pStyle w:val="Tekstprzypisudolnego"/>
      </w:pPr>
      <w:r>
        <w:rPr>
          <w:rStyle w:val="Odwoanieprzypisudolnego"/>
        </w:rPr>
        <w:footnoteRef/>
      </w:r>
      <w:r>
        <w:t xml:space="preserve"> J. </w:t>
      </w:r>
      <w:proofErr w:type="spellStart"/>
      <w:r>
        <w:t>Brodkin</w:t>
      </w:r>
      <w:proofErr w:type="spellEnd"/>
      <w:r>
        <w:t xml:space="preserve">, </w:t>
      </w:r>
      <w:r w:rsidRPr="006D15B3">
        <w:rPr>
          <w:i/>
        </w:rPr>
        <w:t>How Unity3D Became a Game-Development Beast</w:t>
      </w:r>
      <w:r>
        <w:rPr>
          <w:i/>
        </w:rPr>
        <w:t>,</w:t>
      </w:r>
      <w:r>
        <w:t xml:space="preserve"> Dice,</w:t>
      </w:r>
      <w:r>
        <w:rPr>
          <w:i/>
        </w:rPr>
        <w:t xml:space="preserve"> </w:t>
      </w:r>
      <w:r w:rsidRPr="00686216">
        <w:t xml:space="preserve"> </w:t>
      </w:r>
      <w:hyperlink r:id="rId1" w:history="1">
        <w:r w:rsidRPr="00686216">
          <w:rPr>
            <w:rStyle w:val="Hipercze"/>
          </w:rPr>
          <w:t>http://news.dice.com/2013/06/03/how-unity3d-become-a-game-development-beast/</w:t>
        </w:r>
      </w:hyperlink>
      <w:r>
        <w:rPr>
          <w:i/>
        </w:rPr>
        <w:t xml:space="preserve">, </w:t>
      </w:r>
      <w:proofErr w:type="spellStart"/>
      <w:r>
        <w:rPr>
          <w:i/>
        </w:rPr>
        <w:t>dostęp</w:t>
      </w:r>
      <w:proofErr w:type="spellEnd"/>
      <w:r>
        <w:rPr>
          <w:i/>
        </w:rPr>
        <w:t xml:space="preserve"> 28.07.2014</w:t>
      </w:r>
    </w:p>
  </w:footnote>
  <w:footnote w:id="4">
    <w:p w:rsidR="007571EB" w:rsidRPr="00F323F0" w:rsidRDefault="007571EB" w:rsidP="007571EB">
      <w:pPr>
        <w:pStyle w:val="Tekstprzypisudolnego"/>
      </w:pPr>
      <w:r>
        <w:rPr>
          <w:rStyle w:val="Odwoanieprzypisudolnego"/>
        </w:rPr>
        <w:footnoteRef/>
      </w:r>
      <w:r w:rsidRPr="00F323F0">
        <w:t xml:space="preserve"> </w:t>
      </w:r>
      <w:r w:rsidRPr="00F323F0">
        <w:rPr>
          <w:i/>
        </w:rPr>
        <w:t>Graphics for beginners</w:t>
      </w:r>
      <w:r>
        <w:t>, Unity Technologies,</w:t>
      </w:r>
      <w:r w:rsidRPr="00F323F0">
        <w:t xml:space="preserve"> </w:t>
      </w:r>
      <w:r w:rsidRPr="009137DD">
        <w:t>http://unity3d.com/learn/tutorials/modules/beginner/graphics</w:t>
      </w:r>
      <w:r>
        <w:t xml:space="preserve">, </w:t>
      </w:r>
      <w:proofErr w:type="spellStart"/>
      <w:r>
        <w:t>dostęp</w:t>
      </w:r>
      <w:proofErr w:type="spellEnd"/>
      <w:r>
        <w:t xml:space="preserve"> 28.07.2014</w:t>
      </w:r>
    </w:p>
  </w:footnote>
  <w:footnote w:id="5">
    <w:p w:rsidR="007571EB" w:rsidRPr="00060241" w:rsidRDefault="007571EB" w:rsidP="007571EB">
      <w:pPr>
        <w:pStyle w:val="Tekstprzypisudolnego"/>
      </w:pPr>
      <w:r>
        <w:rPr>
          <w:rStyle w:val="Odwoanieprzypisudolnego"/>
        </w:rPr>
        <w:footnoteRef/>
      </w:r>
      <w:r>
        <w:t xml:space="preserve"> </w:t>
      </w:r>
      <w:r w:rsidRPr="00060241">
        <w:rPr>
          <w:i/>
        </w:rPr>
        <w:t>Effortlessly unleash your game on the world’s hottest platforms</w:t>
      </w:r>
      <w:r>
        <w:t xml:space="preserve">, Unity Technologies, </w:t>
      </w:r>
      <w:r w:rsidRPr="00060241">
        <w:t>http://unity3d.com/unity/multiplatform</w:t>
      </w:r>
      <w:r>
        <w:t xml:space="preserve">, </w:t>
      </w:r>
      <w:proofErr w:type="spellStart"/>
      <w:r>
        <w:t>dostęp</w:t>
      </w:r>
      <w:proofErr w:type="spellEnd"/>
      <w:r>
        <w:t xml:space="preserve"> 28.07.2014</w:t>
      </w:r>
    </w:p>
  </w:footnote>
  <w:footnote w:id="6">
    <w:p w:rsidR="007571EB" w:rsidRPr="004421A0" w:rsidRDefault="007571EB" w:rsidP="007571EB">
      <w:pPr>
        <w:pStyle w:val="Tekstprzypisudolnego"/>
        <w:rPr>
          <w:lang w:val="pl-PL"/>
        </w:rPr>
      </w:pPr>
      <w:r>
        <w:rPr>
          <w:rStyle w:val="Odwoanieprzypisudolnego"/>
        </w:rPr>
        <w:footnoteRef/>
      </w:r>
      <w:r w:rsidRPr="004421A0">
        <w:rPr>
          <w:lang w:val="pl-PL"/>
        </w:rPr>
        <w:t xml:space="preserve"> Str</w:t>
      </w:r>
      <w:r>
        <w:rPr>
          <w:lang w:val="pl-PL"/>
        </w:rPr>
        <w:t>ona internetowa:</w:t>
      </w:r>
      <w:r w:rsidRPr="004421A0">
        <w:rPr>
          <w:lang w:val="pl-PL"/>
        </w:rPr>
        <w:t xml:space="preserve"> http</w:t>
      </w:r>
      <w:proofErr w:type="gramStart"/>
      <w:r w:rsidRPr="004421A0">
        <w:rPr>
          <w:lang w:val="pl-PL"/>
        </w:rPr>
        <w:t>://uploads</w:t>
      </w:r>
      <w:proofErr w:type="gramEnd"/>
      <w:r w:rsidRPr="004421A0">
        <w:rPr>
          <w:lang w:val="pl-PL"/>
        </w:rPr>
        <w:t>.</w:t>
      </w:r>
      <w:proofErr w:type="gramStart"/>
      <w:r w:rsidRPr="004421A0">
        <w:rPr>
          <w:lang w:val="pl-PL"/>
        </w:rPr>
        <w:t>gamedev</w:t>
      </w:r>
      <w:proofErr w:type="gramEnd"/>
      <w:r w:rsidRPr="004421A0">
        <w:rPr>
          <w:lang w:val="pl-PL"/>
        </w:rPr>
        <w:t>5.</w:t>
      </w:r>
      <w:proofErr w:type="gramStart"/>
      <w:r w:rsidRPr="004421A0">
        <w:rPr>
          <w:lang w:val="pl-PL"/>
        </w:rPr>
        <w:t>net</w:t>
      </w:r>
      <w:proofErr w:type="gramEnd"/>
      <w:r w:rsidRPr="004421A0">
        <w:rPr>
          <w:lang w:val="pl-PL"/>
        </w:rPr>
        <w:t>/gallery/album_371/gallery_25962_371_41468.</w:t>
      </w:r>
      <w:proofErr w:type="gramStart"/>
      <w:r w:rsidRPr="004421A0">
        <w:rPr>
          <w:lang w:val="pl-PL"/>
        </w:rPr>
        <w:t>png</w:t>
      </w:r>
      <w:proofErr w:type="gramEnd"/>
      <w:r>
        <w:rPr>
          <w:lang w:val="pl-PL"/>
        </w:rPr>
        <w:t>, dostęp 29.07.2014</w:t>
      </w:r>
    </w:p>
  </w:footnote>
  <w:footnote w:id="7">
    <w:p w:rsidR="007571EB" w:rsidRPr="001A358F" w:rsidRDefault="007571EB" w:rsidP="007571EB">
      <w:pPr>
        <w:pStyle w:val="Tekstprzypisudolnego"/>
      </w:pPr>
      <w:r>
        <w:rPr>
          <w:rStyle w:val="Odwoanieprzypisudolnego"/>
        </w:rPr>
        <w:footnoteRef/>
      </w:r>
      <w:r>
        <w:t xml:space="preserve"> </w:t>
      </w:r>
      <w:r w:rsidRPr="001A358F">
        <w:rPr>
          <w:i/>
        </w:rPr>
        <w:t>We let you focus on making your game successful</w:t>
      </w:r>
      <w:r>
        <w:t xml:space="preserve">, </w:t>
      </w:r>
      <w:proofErr w:type="spellStart"/>
      <w:r>
        <w:t>Marmelade</w:t>
      </w:r>
      <w:proofErr w:type="spellEnd"/>
      <w:r>
        <w:t xml:space="preserve"> Technologies Ltd.,  </w:t>
      </w:r>
      <w:r w:rsidRPr="007A63CE">
        <w:t>https://www.madewithmarmalade.com/products/we-let-you-focus-on-making-your-game-successful</w:t>
      </w:r>
      <w:r>
        <w:t xml:space="preserve">, </w:t>
      </w:r>
      <w:proofErr w:type="spellStart"/>
      <w:r>
        <w:t>dostęp</w:t>
      </w:r>
      <w:proofErr w:type="spellEnd"/>
      <w:r>
        <w:t xml:space="preserve"> 28.07.2014</w:t>
      </w:r>
    </w:p>
  </w:footnote>
  <w:footnote w:id="8">
    <w:p w:rsidR="007571EB" w:rsidRPr="007A63CE" w:rsidRDefault="007571EB" w:rsidP="007571EB">
      <w:pPr>
        <w:pStyle w:val="Tekstprzypisudolnego"/>
      </w:pPr>
      <w:r>
        <w:rPr>
          <w:rStyle w:val="Odwoanieprzypisudolnego"/>
        </w:rPr>
        <w:footnoteRef/>
      </w:r>
      <w:r>
        <w:t xml:space="preserve"> </w:t>
      </w:r>
      <w:r w:rsidRPr="007A63CE">
        <w:rPr>
          <w:i/>
        </w:rPr>
        <w:t>Supported Platforms</w:t>
      </w:r>
      <w:r>
        <w:t xml:space="preserve">, </w:t>
      </w:r>
      <w:proofErr w:type="spellStart"/>
      <w:r>
        <w:t>Marmelade</w:t>
      </w:r>
      <w:proofErr w:type="spellEnd"/>
      <w:r>
        <w:t xml:space="preserve"> Technologies Ltd., </w:t>
      </w:r>
      <w:r w:rsidRPr="007A63CE">
        <w:t>https://www.madewithmarmalade.com/marmalade/supported-platforms</w:t>
      </w:r>
      <w:r>
        <w:t xml:space="preserve">, </w:t>
      </w:r>
      <w:proofErr w:type="spellStart"/>
      <w:r>
        <w:t>dostęp</w:t>
      </w:r>
      <w:proofErr w:type="spellEnd"/>
      <w:r>
        <w:t xml:space="preserve"> 29.07.2014</w:t>
      </w:r>
    </w:p>
  </w:footnote>
  <w:footnote w:id="9">
    <w:p w:rsidR="007571EB" w:rsidRPr="00A42101" w:rsidRDefault="007571EB" w:rsidP="007571EB">
      <w:pPr>
        <w:pStyle w:val="Tekstprzypisudolnego"/>
      </w:pPr>
      <w:r>
        <w:rPr>
          <w:rStyle w:val="Odwoanieprzypisudolnego"/>
        </w:rPr>
        <w:footnoteRef/>
      </w:r>
      <w:r>
        <w:t xml:space="preserve"> </w:t>
      </w:r>
      <w:r w:rsidRPr="00A42101">
        <w:rPr>
          <w:i/>
        </w:rPr>
        <w:t xml:space="preserve">How </w:t>
      </w:r>
      <w:proofErr w:type="spellStart"/>
      <w:r w:rsidRPr="00A42101">
        <w:rPr>
          <w:i/>
        </w:rPr>
        <w:t>Marmelade</w:t>
      </w:r>
      <w:proofErr w:type="spellEnd"/>
      <w:r w:rsidRPr="00A42101">
        <w:rPr>
          <w:i/>
        </w:rPr>
        <w:t xml:space="preserve"> works</w:t>
      </w:r>
      <w:r>
        <w:t xml:space="preserve">, </w:t>
      </w:r>
      <w:proofErr w:type="spellStart"/>
      <w:r>
        <w:t>Marmelade</w:t>
      </w:r>
      <w:proofErr w:type="spellEnd"/>
      <w:r>
        <w:t xml:space="preserve"> Technologies Ltd., </w:t>
      </w:r>
      <w:r w:rsidRPr="00A42101">
        <w:t>https://www.madewithmarmalade.com/marmalade/how-marmalade-works</w:t>
      </w:r>
      <w:r>
        <w:t xml:space="preserve">, </w:t>
      </w:r>
      <w:proofErr w:type="spellStart"/>
      <w:r>
        <w:t>dostęp</w:t>
      </w:r>
      <w:proofErr w:type="spellEnd"/>
      <w:r>
        <w:t xml:space="preserve"> 29.07.2014</w:t>
      </w:r>
    </w:p>
  </w:footnote>
  <w:footnote w:id="10">
    <w:p w:rsidR="007571EB" w:rsidRPr="007509D0" w:rsidRDefault="007571EB" w:rsidP="007571EB">
      <w:pPr>
        <w:pStyle w:val="Tekstprzypisudolnego"/>
        <w:rPr>
          <w:lang w:val="pl-PL"/>
        </w:rPr>
      </w:pPr>
      <w:r>
        <w:rPr>
          <w:rStyle w:val="Odwoanieprzypisudolnego"/>
        </w:rPr>
        <w:footnoteRef/>
      </w:r>
      <w:r w:rsidRPr="007509D0">
        <w:rPr>
          <w:lang w:val="pl-PL"/>
        </w:rPr>
        <w:t xml:space="preserve"> Strona </w:t>
      </w:r>
      <w:r>
        <w:rPr>
          <w:lang w:val="pl-PL"/>
        </w:rPr>
        <w:t xml:space="preserve">internetowa: </w:t>
      </w:r>
      <w:r w:rsidRPr="007509D0">
        <w:rPr>
          <w:lang w:val="pl-PL"/>
        </w:rPr>
        <w:t>http://twolofbees.com/uploads/temp/dance/jmonkey_test1.jpg</w:t>
      </w:r>
      <w:r>
        <w:rPr>
          <w:lang w:val="pl-PL"/>
        </w:rPr>
        <w:t>, dostęp 29.07.2014</w:t>
      </w:r>
    </w:p>
  </w:footnote>
  <w:footnote w:id="11">
    <w:p w:rsidR="007571EB" w:rsidRPr="004421A0" w:rsidRDefault="007571EB" w:rsidP="007571EB">
      <w:pPr>
        <w:pStyle w:val="Tekstprzypisudolnego"/>
      </w:pPr>
      <w:r>
        <w:rPr>
          <w:rStyle w:val="Odwoanieprzypisudolnego"/>
        </w:rPr>
        <w:footnoteRef/>
      </w:r>
      <w:r w:rsidRPr="004421A0">
        <w:t xml:space="preserve"> </w:t>
      </w:r>
      <w:r w:rsidRPr="004421A0">
        <w:rPr>
          <w:i/>
        </w:rPr>
        <w:t>Winter 2007 Demo Day At Georgia Tech</w:t>
      </w:r>
      <w:r w:rsidRPr="004421A0">
        <w:t>,</w:t>
      </w:r>
      <w:r>
        <w:t xml:space="preserve"> </w:t>
      </w:r>
      <w:proofErr w:type="spellStart"/>
      <w:r>
        <w:t>GayGamer</w:t>
      </w:r>
      <w:proofErr w:type="spellEnd"/>
      <w:r>
        <w:t xml:space="preserve">,  </w:t>
      </w:r>
      <w:r w:rsidRPr="004421A0">
        <w:t>http://gaygamer.net/2007/12/winter_2007_demo_day_at_georgi.html</w:t>
      </w:r>
      <w:r>
        <w:t xml:space="preserve">, </w:t>
      </w:r>
      <w:proofErr w:type="spellStart"/>
      <w:r>
        <w:t>dostęp</w:t>
      </w:r>
      <w:proofErr w:type="spellEnd"/>
      <w:r>
        <w:t xml:space="preserve"> 28.07.2014</w:t>
      </w:r>
    </w:p>
  </w:footnote>
  <w:footnote w:id="12">
    <w:p w:rsidR="007571EB" w:rsidRPr="004B22A7" w:rsidRDefault="007571EB" w:rsidP="007571EB">
      <w:pPr>
        <w:pStyle w:val="Tekstprzypisudolnego"/>
        <w:rPr>
          <w:lang w:val="pl-PL"/>
        </w:rPr>
      </w:pPr>
      <w:r>
        <w:rPr>
          <w:rStyle w:val="Odwoanieprzypisudolnego"/>
        </w:rPr>
        <w:footnoteRef/>
      </w:r>
      <w:r w:rsidRPr="004B22A7">
        <w:rPr>
          <w:lang w:val="pl-PL"/>
        </w:rPr>
        <w:t xml:space="preserve"> </w:t>
      </w:r>
      <w:proofErr w:type="spellStart"/>
      <w:r w:rsidRPr="004B22A7">
        <w:rPr>
          <w:i/>
          <w:lang w:val="pl-PL"/>
        </w:rPr>
        <w:t>jMonkey</w:t>
      </w:r>
      <w:proofErr w:type="spellEnd"/>
      <w:r w:rsidRPr="004B22A7">
        <w:rPr>
          <w:i/>
          <w:lang w:val="pl-PL"/>
        </w:rPr>
        <w:t xml:space="preserve"> Hub</w:t>
      </w:r>
      <w:r w:rsidRPr="004B22A7">
        <w:rPr>
          <w:lang w:val="pl-PL"/>
        </w:rPr>
        <w:t>, http://hub.jmonkeyengine.org/wiki/doku.php/, dostę</w:t>
      </w:r>
      <w:r>
        <w:rPr>
          <w:lang w:val="pl-PL"/>
        </w:rPr>
        <w:t>p 29.07.2014</w:t>
      </w:r>
    </w:p>
  </w:footnote>
  <w:footnote w:id="13">
    <w:p w:rsidR="007571EB" w:rsidRPr="00E9723F" w:rsidRDefault="007571EB" w:rsidP="007571EB">
      <w:pPr>
        <w:pStyle w:val="Tekstprzypisudolnego"/>
      </w:pPr>
      <w:r>
        <w:rPr>
          <w:rStyle w:val="Odwoanieprzypisudolnego"/>
        </w:rPr>
        <w:footnoteRef/>
      </w:r>
      <w:r>
        <w:t xml:space="preserve"> </w:t>
      </w:r>
      <w:r w:rsidRPr="00E9723F">
        <w:rPr>
          <w:i/>
        </w:rPr>
        <w:t>Bullet Physics</w:t>
      </w:r>
      <w:r w:rsidRPr="00E9723F">
        <w:t>, http://bulletphysics.org,</w:t>
      </w:r>
      <w:r>
        <w:t xml:space="preserve"> </w:t>
      </w:r>
      <w:proofErr w:type="spellStart"/>
      <w:r>
        <w:t>dostęp</w:t>
      </w:r>
      <w:proofErr w:type="spellEnd"/>
      <w:r>
        <w:t xml:space="preserve"> 29.07.2014</w:t>
      </w:r>
    </w:p>
  </w:footnote>
  <w:footnote w:id="14">
    <w:p w:rsidR="00217AE3" w:rsidRPr="0091690A" w:rsidRDefault="00217AE3">
      <w:pPr>
        <w:pStyle w:val="Tekstprzypisudolnego"/>
      </w:pPr>
      <w:r>
        <w:rPr>
          <w:rStyle w:val="Odwoanieprzypisudolnego"/>
        </w:rPr>
        <w:footnoteRef/>
      </w:r>
      <w:r>
        <w:t xml:space="preserve"> D.</w:t>
      </w:r>
      <w:r w:rsidRPr="00AD551B">
        <w:t xml:space="preserve"> </w:t>
      </w:r>
      <w:proofErr w:type="spellStart"/>
      <w:r w:rsidRPr="00AD551B">
        <w:t>D'Orazio</w:t>
      </w:r>
      <w:proofErr w:type="spellEnd"/>
      <w:r>
        <w:t xml:space="preserve">, </w:t>
      </w:r>
      <w:r w:rsidRPr="00AD551B">
        <w:rPr>
          <w:i/>
        </w:rPr>
        <w:t>Google reveals Android Wear, an operating system for smartwatches</w:t>
      </w:r>
      <w:r>
        <w:rPr>
          <w:i/>
        </w:rPr>
        <w:t>,</w:t>
      </w:r>
      <w:r w:rsidRPr="00E7433F">
        <w:t xml:space="preserve"> [w:]</w:t>
      </w:r>
      <w:r w:rsidRPr="0091690A">
        <w:t xml:space="preserve"> The Verge.</w:t>
      </w:r>
      <w:r>
        <w:t xml:space="preserve"> </w:t>
      </w:r>
      <w:r w:rsidR="00AD1717" w:rsidRPr="00AD1717">
        <w:t>http://www.theverge.com/2014/3/18/5522226/google-reveals-android-wear-an-operating-system-designed-for/in/5286837</w:t>
      </w:r>
      <w:r>
        <w:t>,</w:t>
      </w:r>
      <w:r w:rsidRPr="0091690A">
        <w:t xml:space="preserve"> </w:t>
      </w:r>
      <w:proofErr w:type="spellStart"/>
      <w:r>
        <w:t>dostęp</w:t>
      </w:r>
      <w:proofErr w:type="spellEnd"/>
      <w:r>
        <w:t xml:space="preserve"> 12.07.2014</w:t>
      </w:r>
    </w:p>
  </w:footnote>
  <w:footnote w:id="15">
    <w:p w:rsidR="00217AE3" w:rsidRPr="00FE5AA8" w:rsidRDefault="00217AE3">
      <w:pPr>
        <w:pStyle w:val="Tekstprzypisudolnego"/>
      </w:pPr>
      <w:r>
        <w:rPr>
          <w:rStyle w:val="Odwoanieprzypisudolnego"/>
        </w:rPr>
        <w:footnoteRef/>
      </w:r>
      <w:r>
        <w:t xml:space="preserve"> P.</w:t>
      </w:r>
      <w:r w:rsidRPr="00FE5AA8">
        <w:t xml:space="preserve"> Elmer-DeWitt</w:t>
      </w:r>
      <w:r>
        <w:t xml:space="preserve">, </w:t>
      </w:r>
      <w:r w:rsidRPr="00FE5AA8">
        <w:rPr>
          <w:i/>
        </w:rPr>
        <w:t>Don't mistake Apple's market share for its installed base</w:t>
      </w:r>
      <w:r>
        <w:rPr>
          <w:i/>
        </w:rPr>
        <w:t>,</w:t>
      </w:r>
      <w:r w:rsidRPr="00E7433F">
        <w:t xml:space="preserve"> [w:]</w:t>
      </w:r>
      <w:r>
        <w:rPr>
          <w:i/>
        </w:rPr>
        <w:t xml:space="preserve"> </w:t>
      </w:r>
      <w:r w:rsidRPr="00E7433F">
        <w:t>Fortun</w:t>
      </w:r>
      <w:r>
        <w:t xml:space="preserve">e, </w:t>
      </w:r>
      <w:r w:rsidR="00AD1717" w:rsidRPr="00AD1717">
        <w:t>http://fortune.com/2014/01/10/dont-mistake-apples-market-share-for-its-installed-base/</w:t>
      </w:r>
      <w:r w:rsidR="00AD1717">
        <w:t>,</w:t>
      </w:r>
      <w:r w:rsidR="00AD1717" w:rsidRPr="00AD1717">
        <w:t xml:space="preserve"> </w:t>
      </w:r>
      <w:proofErr w:type="spellStart"/>
      <w:r>
        <w:t>d</w:t>
      </w:r>
      <w:r w:rsidRPr="00E7433F">
        <w:t>ostęp</w:t>
      </w:r>
      <w:proofErr w:type="spellEnd"/>
      <w:r w:rsidRPr="00E7433F">
        <w:t xml:space="preserve"> 12.07.2014</w:t>
      </w:r>
    </w:p>
  </w:footnote>
  <w:footnote w:id="16">
    <w:p w:rsidR="00217AE3" w:rsidRPr="00BE7040" w:rsidRDefault="00217AE3">
      <w:pPr>
        <w:pStyle w:val="Tekstprzypisudolnego"/>
      </w:pPr>
      <w:r>
        <w:rPr>
          <w:rStyle w:val="Odwoanieprzypisudolnego"/>
        </w:rPr>
        <w:footnoteRef/>
      </w:r>
      <w:r>
        <w:t xml:space="preserve"> H. Victor, </w:t>
      </w:r>
      <w:r w:rsidRPr="00BE7040">
        <w:rPr>
          <w:i/>
        </w:rPr>
        <w:t>Android's Google Play beats App Store with over 1 million apps, now officially largest</w:t>
      </w:r>
      <w:r>
        <w:rPr>
          <w:i/>
        </w:rPr>
        <w:t>,</w:t>
      </w:r>
      <w:r>
        <w:t xml:space="preserve"> [w:] PhoneArena.com, </w:t>
      </w:r>
      <w:r w:rsidR="00C009DC" w:rsidRPr="00C009DC">
        <w:t>http://www.phonearena.com/news/Androids-Google-Play-beats-App-Store-with-over-1-million-apps-now-officially-largest_id45680</w:t>
      </w:r>
      <w:r>
        <w:t xml:space="preserve">, </w:t>
      </w:r>
      <w:proofErr w:type="spellStart"/>
      <w:r>
        <w:t>dostęp</w:t>
      </w:r>
      <w:proofErr w:type="spellEnd"/>
      <w:r>
        <w:t xml:space="preserve"> 12.07.2014</w:t>
      </w:r>
    </w:p>
  </w:footnote>
  <w:footnote w:id="17">
    <w:p w:rsidR="00217AE3" w:rsidRPr="00BF6646" w:rsidRDefault="00217AE3">
      <w:pPr>
        <w:pStyle w:val="Tekstprzypisudolnego"/>
      </w:pPr>
      <w:r>
        <w:rPr>
          <w:rStyle w:val="Odwoanieprzypisudolnego"/>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00D947E0" w:rsidRPr="00D947E0">
        <w:t>http://www.techspot.com/news/57228-google-shows-off-new-version-of-android-announces-1-billion-active-monthly-users.html</w:t>
      </w:r>
      <w:r>
        <w:t xml:space="preserve">, </w:t>
      </w:r>
      <w:proofErr w:type="spellStart"/>
      <w:r>
        <w:t>dostęp</w:t>
      </w:r>
      <w:proofErr w:type="spellEnd"/>
      <w:r>
        <w:t xml:space="preserve"> 12.07.2014</w:t>
      </w:r>
    </w:p>
  </w:footnote>
  <w:footnote w:id="18">
    <w:p w:rsidR="00217AE3" w:rsidRPr="002B5C9B" w:rsidRDefault="00217AE3">
      <w:pPr>
        <w:pStyle w:val="Tekstprzypisudolnego"/>
      </w:pPr>
      <w:r>
        <w:rPr>
          <w:rStyle w:val="Odwoanieprzypisudolnego"/>
        </w:rPr>
        <w:footnoteRef/>
      </w:r>
      <w:r>
        <w:t xml:space="preserve"> </w:t>
      </w:r>
      <w:r w:rsidRPr="002B5C9B">
        <w:rPr>
          <w:i/>
        </w:rPr>
        <w:t xml:space="preserve">Industry Leaders Announce </w:t>
      </w:r>
      <w:r>
        <w:rPr>
          <w:i/>
        </w:rPr>
        <w:t xml:space="preserve">Open Platform for Mobile Device, </w:t>
      </w:r>
      <w:r w:rsidRPr="002B5C9B">
        <w:t>Open Handset Allianc</w:t>
      </w:r>
      <w:r>
        <w:t>e,</w:t>
      </w:r>
      <w:r w:rsidRPr="002B5C9B">
        <w:t xml:space="preserve"> </w:t>
      </w:r>
      <w:r w:rsidR="002D3F06" w:rsidRPr="002D3F06">
        <w:t>http://www.openhandsetalliance.com/press_110507.html</w:t>
      </w:r>
      <w:r>
        <w:t xml:space="preserve">, </w:t>
      </w:r>
      <w:proofErr w:type="spellStart"/>
      <w:r>
        <w:t>dostęp</w:t>
      </w:r>
      <w:proofErr w:type="spellEnd"/>
      <w:r>
        <w:t xml:space="preserve"> 12.07.2014</w:t>
      </w:r>
    </w:p>
  </w:footnote>
  <w:footnote w:id="19">
    <w:p w:rsidR="00217AE3" w:rsidRPr="00A4302C" w:rsidRDefault="00217AE3">
      <w:pPr>
        <w:pStyle w:val="Tekstprzypisudolnego"/>
      </w:pPr>
      <w:r>
        <w:rPr>
          <w:rStyle w:val="Odwoanieprzypisudolnego"/>
        </w:rPr>
        <w:footnoteRef/>
      </w:r>
      <w:r>
        <w:t xml:space="preserve"> </w:t>
      </w:r>
      <w:proofErr w:type="spellStart"/>
      <w:r w:rsidRPr="00A4302C">
        <w:rPr>
          <w:i/>
        </w:rPr>
        <w:t>Codelines</w:t>
      </w:r>
      <w:proofErr w:type="spellEnd"/>
      <w:r w:rsidRPr="00A4302C">
        <w:rPr>
          <w:i/>
        </w:rPr>
        <w:t>, Branches, and Releases</w:t>
      </w:r>
      <w:r>
        <w:t xml:space="preserve">, Android.com, </w:t>
      </w:r>
      <w:r w:rsidRPr="00A4302C">
        <w:t>http://source.android.com/source/code-lines.html</w:t>
      </w:r>
      <w:r>
        <w:t xml:space="preserve">, </w:t>
      </w:r>
      <w:proofErr w:type="spellStart"/>
      <w:r>
        <w:t>dostęp</w:t>
      </w:r>
      <w:proofErr w:type="spellEnd"/>
      <w:r>
        <w:t xml:space="preserve"> 12.07.2014</w:t>
      </w:r>
    </w:p>
  </w:footnote>
  <w:footnote w:id="20">
    <w:p w:rsidR="00217AE3" w:rsidRPr="00302817" w:rsidRDefault="00217AE3">
      <w:pPr>
        <w:pStyle w:val="Tekstprzypisudolnego"/>
      </w:pPr>
      <w:r>
        <w:rPr>
          <w:rStyle w:val="Odwoanieprzypisudolnego"/>
        </w:rPr>
        <w:footnoteRef/>
      </w:r>
      <w:r>
        <w:t xml:space="preserve"> </w:t>
      </w:r>
      <w:r w:rsidRPr="004E4202">
        <w:t>A</w:t>
      </w:r>
      <w:r>
        <w:t>.</w:t>
      </w:r>
      <w:r w:rsidRPr="004E4202">
        <w:t xml:space="preserve"> Cunningham</w:t>
      </w:r>
      <w:r>
        <w:t xml:space="preserve">, </w:t>
      </w:r>
      <w:r w:rsidRPr="004E4202">
        <w:rPr>
          <w:i/>
        </w:rPr>
        <w:t>What happened</w:t>
      </w:r>
      <w:r>
        <w:rPr>
          <w:i/>
        </w:rPr>
        <w:t xml:space="preserve"> to the Android Update Alliance, </w:t>
      </w:r>
      <w:r>
        <w:t xml:space="preserve">[w:] </w:t>
      </w:r>
      <w:proofErr w:type="spellStart"/>
      <w:r>
        <w:t>ArsTechnica</w:t>
      </w:r>
      <w:proofErr w:type="spellEnd"/>
      <w:r>
        <w:t xml:space="preserve">, </w:t>
      </w:r>
      <w:r w:rsidR="00E12EF7" w:rsidRPr="00E12EF7">
        <w:t>http://arstechnica.com/gadgets/2012/06/what-happened-to-the-android-update-alliance/</w:t>
      </w:r>
      <w:r>
        <w:t xml:space="preserve">, </w:t>
      </w:r>
      <w:proofErr w:type="spellStart"/>
      <w:r>
        <w:t>dostęp</w:t>
      </w:r>
      <w:proofErr w:type="spellEnd"/>
      <w:r>
        <w:t xml:space="preserve"> 12.07.2014</w:t>
      </w:r>
    </w:p>
  </w:footnote>
  <w:footnote w:id="21">
    <w:p w:rsidR="00217AE3" w:rsidRPr="00AD74AA" w:rsidRDefault="00217AE3">
      <w:pPr>
        <w:pStyle w:val="Tekstprzypisudolnego"/>
      </w:pPr>
      <w:r>
        <w:rPr>
          <w:rStyle w:val="Odwoanieprzypisudolnego"/>
        </w:rPr>
        <w:footnoteRef/>
      </w:r>
      <w:r>
        <w:t xml:space="preserve"> R. </w:t>
      </w:r>
      <w:proofErr w:type="spellStart"/>
      <w:r>
        <w:t>Amadeo</w:t>
      </w:r>
      <w:proofErr w:type="spellEnd"/>
      <w:r>
        <w:t xml:space="preserve">, </w:t>
      </w:r>
      <w:r w:rsidRPr="00AD74AA">
        <w:rPr>
          <w:i/>
        </w:rPr>
        <w:t>Balky carriers and slow OEMs step asi</w:t>
      </w:r>
      <w:r>
        <w:rPr>
          <w:i/>
        </w:rPr>
        <w:t>de: Google is defragging Android,</w:t>
      </w:r>
      <w:r>
        <w:t xml:space="preserve"> </w:t>
      </w:r>
      <w:proofErr w:type="spellStart"/>
      <w:r>
        <w:t>ArsTechnica</w:t>
      </w:r>
      <w:proofErr w:type="spellEnd"/>
      <w:r>
        <w:t xml:space="preserve">, </w:t>
      </w:r>
      <w:r w:rsidR="006A28A6" w:rsidRPr="006A28A6">
        <w:t>http://arstechnica.com/gadgets/2013/09/balky-carriers-and-slow-oems-step-aside-google-is-defragging-android/</w:t>
      </w:r>
      <w:r>
        <w:t xml:space="preserve">, </w:t>
      </w:r>
      <w:proofErr w:type="spellStart"/>
      <w:r>
        <w:t>dostęp</w:t>
      </w:r>
      <w:proofErr w:type="spellEnd"/>
      <w:r>
        <w:t xml:space="preserve"> 12.07.2014</w:t>
      </w:r>
    </w:p>
  </w:footnote>
  <w:footnote w:id="22">
    <w:p w:rsidR="00217AE3" w:rsidRPr="003B0B9B" w:rsidRDefault="00217AE3">
      <w:pPr>
        <w:pStyle w:val="Tekstprzypisudolnego"/>
      </w:pPr>
      <w:r>
        <w:rPr>
          <w:rStyle w:val="Odwoanieprzypisudolnego"/>
        </w:rPr>
        <w:footnoteRef/>
      </w:r>
      <w:r>
        <w:t xml:space="preserve"> </w:t>
      </w:r>
      <w:r w:rsidRPr="003B0B9B">
        <w:rPr>
          <w:i/>
        </w:rPr>
        <w:t>Android Anatomy and Physiology</w:t>
      </w:r>
      <w:r>
        <w:rPr>
          <w:i/>
        </w:rPr>
        <w:t xml:space="preserve">, </w:t>
      </w:r>
      <w:r>
        <w:t xml:space="preserve">Google I/O, </w:t>
      </w:r>
      <w:r w:rsidRPr="003B0B9B">
        <w:t>http://androidteam.googlecode.com/files/Anatomy-Physiology-of-an-Android.pdf</w:t>
      </w:r>
      <w:r>
        <w:t xml:space="preserve">, </w:t>
      </w:r>
      <w:proofErr w:type="spellStart"/>
      <w:r>
        <w:t>dostęp</w:t>
      </w:r>
      <w:proofErr w:type="spellEnd"/>
      <w:r>
        <w:t xml:space="preserve"> 16.07.2014</w:t>
      </w:r>
    </w:p>
  </w:footnote>
  <w:footnote w:id="23">
    <w:p w:rsidR="00217AE3" w:rsidRPr="00687D5D" w:rsidRDefault="00217AE3">
      <w:pPr>
        <w:pStyle w:val="Tekstprzypisudolnego"/>
      </w:pPr>
      <w:r>
        <w:rPr>
          <w:rStyle w:val="Odwoanieprzypisudolnego"/>
        </w:rPr>
        <w:footnoteRef/>
      </w:r>
      <w:r>
        <w:t xml:space="preserve"> S.</w:t>
      </w:r>
      <w:r w:rsidRPr="00687D5D">
        <w:t xml:space="preserve"> </w:t>
      </w:r>
      <w:proofErr w:type="spellStart"/>
      <w:r w:rsidRPr="00687D5D">
        <w:t>Delap</w:t>
      </w:r>
      <w:proofErr w:type="spellEnd"/>
      <w:r>
        <w:t xml:space="preserve">, </w:t>
      </w:r>
      <w:r w:rsidRPr="00687D5D">
        <w:rPr>
          <w:i/>
        </w:rPr>
        <w:t>Google's Android SDK Bypasses Java ME in Favor</w:t>
      </w:r>
      <w:r>
        <w:rPr>
          <w:i/>
        </w:rPr>
        <w:t xml:space="preserve"> of Java Lite and Apache Harmony,</w:t>
      </w:r>
      <w:r>
        <w:t xml:space="preserve"> </w:t>
      </w:r>
      <w:proofErr w:type="spellStart"/>
      <w:r>
        <w:t>InfoQ</w:t>
      </w:r>
      <w:proofErr w:type="spellEnd"/>
      <w:r>
        <w:t xml:space="preserve">, </w:t>
      </w:r>
      <w:r w:rsidRPr="00687D5D">
        <w:t>http://www.infoq.com/news/2007/11/android-java</w:t>
      </w:r>
      <w:r>
        <w:t xml:space="preserve">, </w:t>
      </w:r>
      <w:proofErr w:type="spellStart"/>
      <w:r>
        <w:t>dostęp</w:t>
      </w:r>
      <w:proofErr w:type="spellEnd"/>
      <w:r>
        <w:t xml:space="preserve"> 16.07.2014</w:t>
      </w:r>
    </w:p>
  </w:footnote>
  <w:footnote w:id="24">
    <w:p w:rsidR="00217AE3" w:rsidRPr="00576D0D" w:rsidRDefault="00217AE3">
      <w:pPr>
        <w:pStyle w:val="Tekstprzypisudolnego"/>
      </w:pPr>
      <w:r>
        <w:rPr>
          <w:rStyle w:val="Odwoanieprzypisudolnego"/>
        </w:rPr>
        <w:footnoteRef/>
      </w:r>
      <w:r>
        <w:t xml:space="preserve"> E.</w:t>
      </w:r>
      <w:r w:rsidRPr="00576D0D">
        <w:t xml:space="preserve"> </w:t>
      </w:r>
      <w:proofErr w:type="spellStart"/>
      <w:r w:rsidRPr="00576D0D">
        <w:t>Burnette</w:t>
      </w:r>
      <w:proofErr w:type="spellEnd"/>
      <w:r>
        <w:t xml:space="preserve">, </w:t>
      </w:r>
      <w:r w:rsidRPr="00576D0D">
        <w:rPr>
          <w:i/>
        </w:rPr>
        <w:t>Patrick Brady dissects Android</w:t>
      </w:r>
      <w:r>
        <w:rPr>
          <w:i/>
        </w:rPr>
        <w:t xml:space="preserve">, </w:t>
      </w:r>
      <w:r>
        <w:t xml:space="preserve">ZDNet, </w:t>
      </w:r>
      <w:r w:rsidRPr="00576D0D">
        <w:t>http://www.zdnet.com/blog/burnette/patrick-brady-dissects-android/584</w:t>
      </w:r>
      <w:r>
        <w:t xml:space="preserve">, </w:t>
      </w:r>
      <w:proofErr w:type="spellStart"/>
      <w:r>
        <w:t>dostęp</w:t>
      </w:r>
      <w:proofErr w:type="spellEnd"/>
      <w:r>
        <w:t xml:space="preserve"> 16.07.2014</w:t>
      </w:r>
    </w:p>
  </w:footnote>
  <w:footnote w:id="25">
    <w:p w:rsidR="00217AE3" w:rsidRPr="00FC02EE" w:rsidRDefault="00217AE3">
      <w:pPr>
        <w:pStyle w:val="Tekstprzypisudolnego"/>
        <w:rPr>
          <w:lang w:val="pl-PL"/>
        </w:rPr>
      </w:pPr>
      <w:r>
        <w:rPr>
          <w:rStyle w:val="Odwoanieprzypisudolnego"/>
        </w:rPr>
        <w:footnoteRef/>
      </w:r>
      <w:r w:rsidRPr="00FC02EE">
        <w:rPr>
          <w:lang w:val="pl-PL"/>
        </w:rPr>
        <w:t xml:space="preserve"> </w:t>
      </w:r>
      <w:r>
        <w:rPr>
          <w:lang w:val="pl-PL"/>
        </w:rPr>
        <w:t xml:space="preserve">Strona internetowa: </w:t>
      </w:r>
      <w:r w:rsidRPr="00FC02EE">
        <w:rPr>
          <w:lang w:val="pl-PL"/>
        </w:rPr>
        <w:t>http</w:t>
      </w:r>
      <w:proofErr w:type="gramStart"/>
      <w:r w:rsidRPr="00FC02EE">
        <w:rPr>
          <w:lang w:val="pl-PL"/>
        </w:rPr>
        <w:t>://developer</w:t>
      </w:r>
      <w:proofErr w:type="gramEnd"/>
      <w:r w:rsidRPr="00FC02EE">
        <w:rPr>
          <w:lang w:val="pl-PL"/>
        </w:rPr>
        <w:t>.</w:t>
      </w:r>
      <w:proofErr w:type="gramStart"/>
      <w:r w:rsidRPr="00FC02EE">
        <w:rPr>
          <w:lang w:val="pl-PL"/>
        </w:rPr>
        <w:t>android</w:t>
      </w:r>
      <w:proofErr w:type="gramEnd"/>
      <w:r w:rsidRPr="00FC02EE">
        <w:rPr>
          <w:lang w:val="pl-PL"/>
        </w:rPr>
        <w:t>.</w:t>
      </w:r>
      <w:proofErr w:type="gramStart"/>
      <w:r w:rsidRPr="00FC02EE">
        <w:rPr>
          <w:lang w:val="pl-PL"/>
        </w:rPr>
        <w:t>com</w:t>
      </w:r>
      <w:proofErr w:type="gramEnd"/>
      <w:r w:rsidRPr="00FC02EE">
        <w:rPr>
          <w:lang w:val="pl-PL"/>
        </w:rPr>
        <w:t>/sdk/index.</w:t>
      </w:r>
      <w:proofErr w:type="gramStart"/>
      <w:r w:rsidRPr="00FC02EE">
        <w:rPr>
          <w:lang w:val="pl-PL"/>
        </w:rPr>
        <w:t>html</w:t>
      </w:r>
      <w:proofErr w:type="gramEnd"/>
      <w:r>
        <w:rPr>
          <w:lang w:val="pl-PL"/>
        </w:rPr>
        <w:t>, dostęp 18.07.2014</w:t>
      </w:r>
    </w:p>
  </w:footnote>
  <w:footnote w:id="26">
    <w:p w:rsidR="00217AE3" w:rsidRPr="004D173E" w:rsidRDefault="00217AE3">
      <w:pPr>
        <w:pStyle w:val="Tekstprzypisudolnego"/>
      </w:pPr>
      <w:r>
        <w:rPr>
          <w:rStyle w:val="Odwoanieprzypisudolnego"/>
        </w:rPr>
        <w:footnoteRef/>
      </w:r>
      <w:r>
        <w:t xml:space="preserve"> S. Perez, </w:t>
      </w:r>
      <w:r w:rsidRPr="004D173E">
        <w:rPr>
          <w:i/>
        </w:rPr>
        <w:t>iTunes App Store Now Has 1.2 Million Apps, Has Seen 75 Billion Downloads To Date</w:t>
      </w:r>
      <w:r>
        <w:rPr>
          <w:i/>
        </w:rPr>
        <w:t xml:space="preserve">, </w:t>
      </w:r>
      <w:proofErr w:type="spellStart"/>
      <w:r>
        <w:rPr>
          <w:i/>
        </w:rPr>
        <w:t>TechCrunch</w:t>
      </w:r>
      <w:proofErr w:type="spellEnd"/>
      <w:r>
        <w:rPr>
          <w:i/>
        </w:rPr>
        <w:t xml:space="preserve">, </w:t>
      </w:r>
      <w:r w:rsidRPr="004D173E">
        <w:rPr>
          <w:i/>
        </w:rPr>
        <w:t>http://tinyurl.com/kowlhq6</w:t>
      </w:r>
      <w:r>
        <w:rPr>
          <w:i/>
        </w:rPr>
        <w:t xml:space="preserve">, </w:t>
      </w:r>
      <w:proofErr w:type="spellStart"/>
      <w:r>
        <w:rPr>
          <w:i/>
        </w:rPr>
        <w:t>dostęp</w:t>
      </w:r>
      <w:proofErr w:type="spellEnd"/>
      <w:r>
        <w:rPr>
          <w:i/>
        </w:rPr>
        <w:t xml:space="preserve"> 18.07.2014</w:t>
      </w:r>
    </w:p>
  </w:footnote>
  <w:footnote w:id="27">
    <w:p w:rsidR="00217AE3" w:rsidRPr="008B62CB" w:rsidRDefault="00217AE3">
      <w:pPr>
        <w:pStyle w:val="Tekstprzypisudolnego"/>
      </w:pPr>
      <w:r>
        <w:rPr>
          <w:rStyle w:val="Odwoanieprzypisudolnego"/>
        </w:rPr>
        <w:footnoteRef/>
      </w:r>
      <w:r>
        <w:t xml:space="preserve"> H.</w:t>
      </w:r>
      <w:r w:rsidRPr="008B62CB">
        <w:t xml:space="preserve"> Kelly</w:t>
      </w:r>
      <w:r>
        <w:t xml:space="preserve">, </w:t>
      </w:r>
      <w:r w:rsidRPr="008B62CB">
        <w:rPr>
          <w:i/>
        </w:rPr>
        <w:t>Apple releases iOS 7 update for iPads and iPhones</w:t>
      </w:r>
      <w:r>
        <w:rPr>
          <w:i/>
        </w:rPr>
        <w:t xml:space="preserve">, </w:t>
      </w:r>
      <w:r>
        <w:t xml:space="preserve">CNN, </w:t>
      </w:r>
      <w:r w:rsidRPr="008B62CB">
        <w:t>http://edition.cnn.com/2014/03/10/tech/mobile/ios-7-update/</w:t>
      </w:r>
      <w:r>
        <w:t xml:space="preserve">, </w:t>
      </w:r>
      <w:proofErr w:type="spellStart"/>
      <w:r>
        <w:t>dostęp</w:t>
      </w:r>
      <w:proofErr w:type="spellEnd"/>
      <w:r>
        <w:t xml:space="preserve"> 18.07.2014</w:t>
      </w:r>
    </w:p>
  </w:footnote>
  <w:footnote w:id="28">
    <w:p w:rsidR="00217AE3" w:rsidRPr="00B40B6D" w:rsidRDefault="00217AE3">
      <w:pPr>
        <w:pStyle w:val="Tekstprzypisudolnego"/>
      </w:pPr>
      <w:r>
        <w:rPr>
          <w:rStyle w:val="Odwoanieprzypisudolnego"/>
        </w:rPr>
        <w:footnoteRef/>
      </w:r>
      <w:r>
        <w:t xml:space="preserve"> A. Leather, </w:t>
      </w:r>
      <w:r w:rsidRPr="00B06002">
        <w:rPr>
          <w:i/>
        </w:rPr>
        <w:t xml:space="preserve">How To Jailbreak Your iOS 7 iPhone Or </w:t>
      </w:r>
      <w:proofErr w:type="spellStart"/>
      <w:r w:rsidRPr="00B06002">
        <w:rPr>
          <w:i/>
        </w:rPr>
        <w:t>iPad</w:t>
      </w:r>
      <w:proofErr w:type="spellEnd"/>
      <w:r>
        <w:rPr>
          <w:i/>
        </w:rPr>
        <w:t xml:space="preserve">, </w:t>
      </w:r>
      <w:r>
        <w:t xml:space="preserve">Forbes, </w:t>
      </w:r>
      <w:r w:rsidRPr="00B40B6D">
        <w:t>http://tinyurl.com/nx9458p</w:t>
      </w:r>
      <w:r>
        <w:t xml:space="preserve">, </w:t>
      </w:r>
      <w:proofErr w:type="spellStart"/>
      <w:r>
        <w:t>dostęp</w:t>
      </w:r>
      <w:proofErr w:type="spellEnd"/>
      <w:r>
        <w:t xml:space="preserve"> 19.07.2014</w:t>
      </w:r>
    </w:p>
  </w:footnote>
  <w:footnote w:id="29">
    <w:p w:rsidR="00217AE3" w:rsidRPr="001457B8" w:rsidRDefault="00217AE3">
      <w:pPr>
        <w:pStyle w:val="Tekstprzypisudolnego"/>
      </w:pPr>
      <w:r>
        <w:rPr>
          <w:rStyle w:val="Odwoanieprzypisudolnego"/>
        </w:rPr>
        <w:footnoteRef/>
      </w:r>
      <w:r>
        <w:t xml:space="preserve"> </w:t>
      </w:r>
      <w:r w:rsidRPr="001457B8">
        <w:rPr>
          <w:i/>
        </w:rPr>
        <w:t xml:space="preserve">OpenGL ES Programming Guide for </w:t>
      </w:r>
      <w:proofErr w:type="spellStart"/>
      <w:r w:rsidRPr="001457B8">
        <w:rPr>
          <w:i/>
        </w:rPr>
        <w:t>iOS</w:t>
      </w:r>
      <w:proofErr w:type="spellEnd"/>
      <w:r>
        <w:t xml:space="preserve">, </w:t>
      </w:r>
      <w:r w:rsidRPr="001457B8">
        <w:t>http://tinyurl.com/lte67js</w:t>
      </w:r>
      <w:r>
        <w:t xml:space="preserve">, </w:t>
      </w:r>
      <w:proofErr w:type="spellStart"/>
      <w:r>
        <w:t>dostęp</w:t>
      </w:r>
      <w:proofErr w:type="spellEnd"/>
      <w:r>
        <w:t xml:space="preserve"> 20.07.2014</w:t>
      </w:r>
    </w:p>
  </w:footnote>
  <w:footnote w:id="30">
    <w:p w:rsidR="00217AE3" w:rsidRPr="00E2292A" w:rsidRDefault="00217AE3">
      <w:pPr>
        <w:pStyle w:val="Tekstprzypisudolnego"/>
        <w:rPr>
          <w:rPrChange w:id="15" w:author="Łukasz Rauch" w:date="2014-08-12T09:35:00Z">
            <w:rPr>
              <w:lang w:val="pl-PL"/>
            </w:rPr>
          </w:rPrChange>
        </w:rPr>
      </w:pPr>
      <w:r>
        <w:rPr>
          <w:rStyle w:val="Odwoanieprzypisudolnego"/>
        </w:rPr>
        <w:footnoteRef/>
      </w:r>
      <w:r>
        <w:t xml:space="preserve"> </w:t>
      </w:r>
      <w:proofErr w:type="spellStart"/>
      <w:r w:rsidRPr="00E2292A">
        <w:rPr>
          <w:rPrChange w:id="16" w:author="Łukasz Rauch" w:date="2014-08-12T09:35:00Z">
            <w:rPr>
              <w:rFonts w:cs="FreeSans"/>
              <w:sz w:val="24"/>
              <w:szCs w:val="24"/>
              <w:lang w:val="pl-PL"/>
            </w:rPr>
          </w:rPrChange>
        </w:rPr>
        <w:t>Ibidem</w:t>
      </w:r>
      <w:proofErr w:type="spellEnd"/>
      <w:r w:rsidRPr="00E2292A">
        <w:rPr>
          <w:rPrChange w:id="17" w:author="Łukasz Rauch" w:date="2014-08-12T09:35:00Z">
            <w:rPr>
              <w:rFonts w:cs="FreeSans"/>
              <w:sz w:val="24"/>
              <w:szCs w:val="24"/>
              <w:lang w:val="pl-PL"/>
            </w:rPr>
          </w:rPrChange>
        </w:rPr>
        <w:t xml:space="preserve">, </w:t>
      </w:r>
      <w:proofErr w:type="spellStart"/>
      <w:r>
        <w:t>dostęp</w:t>
      </w:r>
      <w:proofErr w:type="spellEnd"/>
      <w:r>
        <w:t xml:space="preserve"> 20.07.2014</w:t>
      </w:r>
    </w:p>
  </w:footnote>
  <w:footnote w:id="31">
    <w:p w:rsidR="00217AE3" w:rsidRPr="0049265C" w:rsidRDefault="00217AE3">
      <w:pPr>
        <w:pStyle w:val="Tekstprzypisudolnego"/>
      </w:pPr>
      <w:r>
        <w:rPr>
          <w:rStyle w:val="Odwoanieprzypisudolnego"/>
        </w:rPr>
        <w:footnoteRef/>
      </w:r>
      <w:r w:rsidRPr="0049265C">
        <w:t xml:space="preserve"> </w:t>
      </w:r>
      <w:r w:rsidRPr="0049265C">
        <w:rPr>
          <w:i/>
        </w:rPr>
        <w:t>Which Developer Program is for you?,</w:t>
      </w:r>
      <w:r>
        <w:t xml:space="preserve"> Apple Inc., </w:t>
      </w:r>
      <w:r w:rsidRPr="0049265C">
        <w:t xml:space="preserve">https://developer.apple.com/programs/which-program/, </w:t>
      </w:r>
      <w:proofErr w:type="spellStart"/>
      <w:r w:rsidRPr="0049265C">
        <w:t>dostęp</w:t>
      </w:r>
      <w:proofErr w:type="spellEnd"/>
      <w:r w:rsidRPr="0049265C">
        <w:t xml:space="preserve"> 21.07.2014</w:t>
      </w:r>
    </w:p>
  </w:footnote>
  <w:footnote w:id="32">
    <w:p w:rsidR="00217AE3" w:rsidRPr="00850289" w:rsidRDefault="00217AE3">
      <w:pPr>
        <w:pStyle w:val="Tekstprzypisudolnego"/>
      </w:pPr>
      <w:r>
        <w:rPr>
          <w:rStyle w:val="Odwoanieprzypisudolnego"/>
        </w:rPr>
        <w:footnoteRef/>
      </w:r>
      <w:r>
        <w:t xml:space="preserve"> </w:t>
      </w:r>
      <w:r w:rsidRPr="00850289">
        <w:rPr>
          <w:i/>
        </w:rPr>
        <w:t>iOS Developer Program</w:t>
      </w:r>
      <w:r>
        <w:t xml:space="preserve">, Apple Inc., </w:t>
      </w:r>
      <w:r w:rsidRPr="00850289">
        <w:t>https://developer.apple.com/programs/ios/distribute.html</w:t>
      </w:r>
      <w:r>
        <w:t xml:space="preserve">, </w:t>
      </w:r>
      <w:proofErr w:type="spellStart"/>
      <w:r>
        <w:t>dostęp</w:t>
      </w:r>
      <w:proofErr w:type="spellEnd"/>
      <w:r>
        <w:t xml:space="preserve"> 21.07.2014</w:t>
      </w:r>
    </w:p>
  </w:footnote>
  <w:footnote w:id="33">
    <w:p w:rsidR="00217AE3" w:rsidRPr="009C25E1" w:rsidRDefault="00217AE3">
      <w:pPr>
        <w:pStyle w:val="Tekstprzypisudolnego"/>
      </w:pPr>
      <w:r>
        <w:rPr>
          <w:rStyle w:val="Odwoanieprzypisudolnego"/>
        </w:rPr>
        <w:footnoteRef/>
      </w:r>
      <w:r>
        <w:t xml:space="preserve"> </w:t>
      </w:r>
      <w:r w:rsidRPr="009C25E1">
        <w:rPr>
          <w:i/>
        </w:rPr>
        <w:t>SOFTWARE LICENSE AGREEMENT FOR OS X</w:t>
      </w:r>
      <w:r>
        <w:t xml:space="preserve">, Apple Inc.,  </w:t>
      </w:r>
      <w:r w:rsidRPr="009C25E1">
        <w:t>http://images.apple.com/legal/sla/docs/OSXServer30.pdf</w:t>
      </w:r>
      <w:r>
        <w:t xml:space="preserve">, </w:t>
      </w:r>
      <w:proofErr w:type="spellStart"/>
      <w:r>
        <w:t>dostęp</w:t>
      </w:r>
      <w:proofErr w:type="spellEnd"/>
      <w:r>
        <w:t xml:space="preserve"> 23.07.2014</w:t>
      </w:r>
    </w:p>
  </w:footnote>
  <w:footnote w:id="34">
    <w:p w:rsidR="00217AE3" w:rsidRPr="00B33736" w:rsidRDefault="00217AE3">
      <w:pPr>
        <w:pStyle w:val="Tekstprzypisudolnego"/>
        <w:rPr>
          <w:lang w:val="pl-PL"/>
        </w:rPr>
      </w:pPr>
      <w:r>
        <w:rPr>
          <w:rStyle w:val="Odwoanieprzypisudolnego"/>
        </w:rPr>
        <w:footnoteRef/>
      </w:r>
      <w:r w:rsidRPr="00B33736">
        <w:rPr>
          <w:lang w:val="pl-PL"/>
        </w:rPr>
        <w:t xml:space="preserve"> </w:t>
      </w:r>
      <w:r>
        <w:rPr>
          <w:lang w:val="pl-PL"/>
        </w:rPr>
        <w:t xml:space="preserve">Strona internetowa: </w:t>
      </w:r>
      <w:r>
        <w:fldChar w:fldCharType="begin"/>
      </w:r>
      <w:r w:rsidRPr="00E2292A">
        <w:rPr>
          <w:lang w:val="pl-PL"/>
          <w:rPrChange w:id="30" w:author="Łukasz Rauch" w:date="2014-08-12T09:35:00Z">
            <w:rPr>
              <w:rFonts w:cs="FreeSans"/>
              <w:sz w:val="24"/>
              <w:szCs w:val="24"/>
            </w:rPr>
          </w:rPrChange>
        </w:rPr>
        <w:instrText xml:space="preserve"> HYPERLINK "http://www.pmbaty.com/iosbuildenv/" </w:instrText>
      </w:r>
      <w:r>
        <w:fldChar w:fldCharType="separate"/>
      </w:r>
      <w:r w:rsidRPr="004B3190">
        <w:rPr>
          <w:rStyle w:val="Hipercze"/>
          <w:lang w:val="pl-PL"/>
        </w:rPr>
        <w:t>http://www.pmbaty.com/iosbuildenv/</w:t>
      </w:r>
      <w:r>
        <w:rPr>
          <w:rStyle w:val="Hipercze"/>
          <w:lang w:val="pl-PL"/>
        </w:rPr>
        <w:fldChar w:fldCharType="end"/>
      </w:r>
      <w:r>
        <w:rPr>
          <w:lang w:val="pl-PL"/>
        </w:rPr>
        <w:t>, dostęp 24.07.2014</w:t>
      </w:r>
    </w:p>
  </w:footnote>
  <w:footnote w:id="35">
    <w:p w:rsidR="00217AE3" w:rsidRPr="00263D6E" w:rsidRDefault="00217AE3">
      <w:pPr>
        <w:pStyle w:val="Tekstprzypisudolnego"/>
      </w:pPr>
      <w:r>
        <w:rPr>
          <w:rStyle w:val="Odwoanieprzypisudolnego"/>
        </w:rPr>
        <w:footnoteRef/>
      </w:r>
      <w:r>
        <w:t xml:space="preserve"> </w:t>
      </w:r>
      <w:r w:rsidRPr="00263D6E">
        <w:rPr>
          <w:i/>
        </w:rPr>
        <w:t>Default passwords,</w:t>
      </w:r>
      <w:r w:rsidRPr="00263D6E">
        <w:t xml:space="preserve"> </w:t>
      </w:r>
      <w:proofErr w:type="spellStart"/>
      <w:r w:rsidRPr="00263D6E">
        <w:t>Cydia</w:t>
      </w:r>
      <w:proofErr w:type="spellEnd"/>
      <w:r w:rsidRPr="00263D6E">
        <w:t>, http://cydia.saurik.com/password.html</w:t>
      </w:r>
      <w:r>
        <w:t xml:space="preserve">, </w:t>
      </w:r>
      <w:proofErr w:type="spellStart"/>
      <w:r>
        <w:t>dostęp</w:t>
      </w:r>
      <w:proofErr w:type="spellEnd"/>
      <w:r>
        <w:t xml:space="preserve"> 23.07.2014</w:t>
      </w:r>
    </w:p>
  </w:footnote>
  <w:footnote w:id="36">
    <w:p w:rsidR="00217AE3" w:rsidRPr="0098646C" w:rsidRDefault="00217AE3">
      <w:pPr>
        <w:pStyle w:val="Tekstprzypisudolnego"/>
      </w:pPr>
      <w:r>
        <w:rPr>
          <w:rStyle w:val="Odwoanieprzypisudolnego"/>
        </w:rPr>
        <w:footnoteRef/>
      </w:r>
      <w:r>
        <w:t xml:space="preserve"> </w:t>
      </w:r>
      <w:r w:rsidRPr="0098646C">
        <w:rPr>
          <w:i/>
        </w:rPr>
        <w:t xml:space="preserve">How to Auto Install a DEB File Using </w:t>
      </w:r>
      <w:proofErr w:type="spellStart"/>
      <w:r w:rsidRPr="0098646C">
        <w:rPr>
          <w:i/>
        </w:rPr>
        <w:t>Cydia</w:t>
      </w:r>
      <w:proofErr w:type="spellEnd"/>
      <w:r>
        <w:t xml:space="preserve">, </w:t>
      </w:r>
      <w:proofErr w:type="spellStart"/>
      <w:r>
        <w:t>iClarified</w:t>
      </w:r>
      <w:proofErr w:type="spellEnd"/>
      <w:r>
        <w:t xml:space="preserve">, </w:t>
      </w:r>
      <w:r w:rsidRPr="0098646C">
        <w:t>http://www.iclarified.com/entry/?enid=5730</w:t>
      </w:r>
      <w:r>
        <w:t xml:space="preserve">, </w:t>
      </w:r>
      <w:proofErr w:type="spellStart"/>
      <w:r>
        <w:t>dostęp</w:t>
      </w:r>
      <w:proofErr w:type="spellEnd"/>
      <w:r>
        <w:t xml:space="preserve"> 24.07.2014</w:t>
      </w:r>
    </w:p>
  </w:footnote>
  <w:footnote w:id="37">
    <w:p w:rsidR="00217AE3" w:rsidRPr="00D36E2A" w:rsidRDefault="00217AE3">
      <w:pPr>
        <w:pStyle w:val="Tekstprzypisudolnego"/>
      </w:pPr>
      <w:r>
        <w:rPr>
          <w:rStyle w:val="Odwoanieprzypisudolnego"/>
        </w:rPr>
        <w:footnoteRef/>
      </w:r>
      <w:r>
        <w:t xml:space="preserve"> </w:t>
      </w:r>
      <w:r w:rsidRPr="00D36E2A">
        <w:rPr>
          <w:i/>
        </w:rPr>
        <w:t>Microsoft Unveils Windows Phone 8</w:t>
      </w:r>
      <w:r>
        <w:t xml:space="preserve">, Microsoft,  </w:t>
      </w:r>
      <w:r w:rsidRPr="00D36E2A">
        <w:t>http://tinyurl.com/njuavdc</w:t>
      </w:r>
      <w:r>
        <w:t xml:space="preserve">, </w:t>
      </w:r>
      <w:proofErr w:type="spellStart"/>
      <w:r>
        <w:t>dostęp</w:t>
      </w:r>
      <w:proofErr w:type="spellEnd"/>
      <w:r>
        <w:t xml:space="preserve"> 26.07.2014</w:t>
      </w:r>
    </w:p>
  </w:footnote>
  <w:footnote w:id="38">
    <w:p w:rsidR="00217AE3" w:rsidRPr="00B34B06" w:rsidRDefault="00217AE3">
      <w:pPr>
        <w:pStyle w:val="Tekstprzypisudolnego"/>
      </w:pPr>
      <w:r>
        <w:rPr>
          <w:rStyle w:val="Odwoanieprzypisudolnego"/>
        </w:rPr>
        <w:footnoteRef/>
      </w:r>
      <w:r>
        <w:t xml:space="preserve"> T. Warren, </w:t>
      </w:r>
      <w:r w:rsidRPr="00B34B06">
        <w:rPr>
          <w:i/>
        </w:rPr>
        <w:t>Windows Phone 8 in detail: new Start Screen, multi-core support, VoIP integration, and NFC</w:t>
      </w:r>
      <w:r>
        <w:t xml:space="preserve">, The Verge, </w:t>
      </w:r>
      <w:r w:rsidRPr="00B34B06">
        <w:t>http://tinyurl.com/7ge4qbx</w:t>
      </w:r>
      <w:r>
        <w:t xml:space="preserve">, </w:t>
      </w:r>
      <w:proofErr w:type="spellStart"/>
      <w:r>
        <w:t>dostęp</w:t>
      </w:r>
      <w:proofErr w:type="spellEnd"/>
      <w:r>
        <w:t xml:space="preserve"> 26.07.2014</w:t>
      </w:r>
    </w:p>
  </w:footnote>
  <w:footnote w:id="39">
    <w:p w:rsidR="00217AE3" w:rsidRPr="00EA58AF" w:rsidRDefault="00217AE3">
      <w:pPr>
        <w:pStyle w:val="Tekstprzypisudolnego"/>
      </w:pPr>
      <w:r>
        <w:rPr>
          <w:rStyle w:val="Odwoanieprzypisudolnego"/>
        </w:rPr>
        <w:footnoteRef/>
      </w:r>
      <w:r>
        <w:t xml:space="preserve"> R.</w:t>
      </w:r>
      <w:r w:rsidRPr="00EA58AF">
        <w:t xml:space="preserve"> Hoover</w:t>
      </w:r>
      <w:r>
        <w:t xml:space="preserve">, </w:t>
      </w:r>
      <w:r w:rsidRPr="00EA58AF">
        <w:rPr>
          <w:i/>
        </w:rPr>
        <w:t>Making Windows Phone an even better choice for business</w:t>
      </w:r>
      <w:r>
        <w:rPr>
          <w:i/>
        </w:rPr>
        <w:t>,</w:t>
      </w:r>
      <w:r>
        <w:t xml:space="preserve"> </w:t>
      </w:r>
      <w:r w:rsidRPr="00EA58AF">
        <w:t>http://tinyurl.com/ntbbcb9</w:t>
      </w:r>
      <w:r>
        <w:t xml:space="preserve">, </w:t>
      </w:r>
      <w:proofErr w:type="spellStart"/>
      <w:r>
        <w:t>dostęp</w:t>
      </w:r>
      <w:proofErr w:type="spellEnd"/>
      <w:r>
        <w:t xml:space="preserve"> 26.07.2014</w:t>
      </w:r>
    </w:p>
  </w:footnote>
  <w:footnote w:id="40">
    <w:p w:rsidR="00217AE3" w:rsidRPr="008362BB" w:rsidRDefault="00217AE3">
      <w:pPr>
        <w:pStyle w:val="Tekstprzypisudolnego"/>
      </w:pPr>
      <w:r>
        <w:rPr>
          <w:rStyle w:val="Odwoanieprzypisudolnego"/>
        </w:rPr>
        <w:footnoteRef/>
      </w:r>
      <w:r>
        <w:t xml:space="preserve"> </w:t>
      </w:r>
      <w:r w:rsidRPr="008362BB">
        <w:t xml:space="preserve">F. Larry, </w:t>
      </w:r>
      <w:r w:rsidRPr="008362BB">
        <w:rPr>
          <w:i/>
        </w:rPr>
        <w:t>What does Windows Phone 8 share your core Windows 8?</w:t>
      </w:r>
      <w:r>
        <w:rPr>
          <w:i/>
        </w:rPr>
        <w:t>,</w:t>
      </w:r>
      <w:r>
        <w:t xml:space="preserve"> </w:t>
      </w:r>
      <w:proofErr w:type="spellStart"/>
      <w:r>
        <w:t>TechNewspedia</w:t>
      </w:r>
      <w:proofErr w:type="spellEnd"/>
      <w:r>
        <w:t xml:space="preserve">, </w:t>
      </w:r>
      <w:r w:rsidRPr="008362BB">
        <w:t>http://tinyurl.com/nknqfkb</w:t>
      </w:r>
      <w:r>
        <w:t xml:space="preserve">, </w:t>
      </w:r>
      <w:proofErr w:type="spellStart"/>
      <w:r>
        <w:t>dostęp</w:t>
      </w:r>
      <w:proofErr w:type="spellEnd"/>
      <w:r>
        <w:t xml:space="preserve"> 26.07.2014</w:t>
      </w:r>
    </w:p>
  </w:footnote>
  <w:footnote w:id="41">
    <w:p w:rsidR="00217AE3" w:rsidRPr="007179B6" w:rsidRDefault="00217AE3">
      <w:pPr>
        <w:pStyle w:val="Tekstprzypisudolnego"/>
        <w:rPr>
          <w:lang w:val="pl-PL"/>
        </w:rPr>
      </w:pPr>
      <w:r>
        <w:rPr>
          <w:rStyle w:val="Odwoanieprzypisudolnego"/>
        </w:rPr>
        <w:footnoteRef/>
      </w:r>
      <w:r w:rsidRPr="007179B6">
        <w:rPr>
          <w:lang w:val="pl-PL"/>
        </w:rPr>
        <w:t xml:space="preserve"> </w:t>
      </w:r>
      <w:r>
        <w:rPr>
          <w:lang w:val="pl-PL"/>
        </w:rPr>
        <w:t xml:space="preserve">Strona internetowa: </w:t>
      </w:r>
      <w:r w:rsidRPr="007179B6">
        <w:rPr>
          <w:lang w:val="pl-PL"/>
        </w:rPr>
        <w:t>http</w:t>
      </w:r>
      <w:proofErr w:type="gramStart"/>
      <w:r w:rsidRPr="007179B6">
        <w:rPr>
          <w:lang w:val="pl-PL"/>
        </w:rPr>
        <w:t>://www</w:t>
      </w:r>
      <w:proofErr w:type="gramEnd"/>
      <w:r w:rsidRPr="007179B6">
        <w:rPr>
          <w:lang w:val="pl-PL"/>
        </w:rPr>
        <w:t>.</w:t>
      </w:r>
      <w:proofErr w:type="gramStart"/>
      <w:r w:rsidRPr="007179B6">
        <w:rPr>
          <w:lang w:val="pl-PL"/>
        </w:rPr>
        <w:t>microsoft</w:t>
      </w:r>
      <w:proofErr w:type="gramEnd"/>
      <w:r w:rsidRPr="007179B6">
        <w:rPr>
          <w:lang w:val="pl-PL"/>
        </w:rPr>
        <w:t>.</w:t>
      </w:r>
      <w:proofErr w:type="gramStart"/>
      <w:r w:rsidRPr="007179B6">
        <w:rPr>
          <w:lang w:val="pl-PL"/>
        </w:rPr>
        <w:t>com</w:t>
      </w:r>
      <w:proofErr w:type="gramEnd"/>
      <w:r w:rsidRPr="007179B6">
        <w:rPr>
          <w:lang w:val="pl-PL"/>
        </w:rPr>
        <w:t>/en-us/evalcenter/evaluate-windows-8-1-enterprise</w:t>
      </w:r>
      <w:r>
        <w:rPr>
          <w:lang w:val="pl-PL"/>
        </w:rPr>
        <w:t>, dostęp 27.07.2014</w:t>
      </w:r>
    </w:p>
  </w:footnote>
  <w:footnote w:id="42">
    <w:p w:rsidR="00217AE3" w:rsidRPr="000B2FE1" w:rsidRDefault="00217AE3">
      <w:pPr>
        <w:pStyle w:val="Tekstprzypisudolnego"/>
        <w:rPr>
          <w:lang w:val="pl-PL"/>
        </w:rPr>
      </w:pPr>
      <w:r>
        <w:rPr>
          <w:rStyle w:val="Odwoanieprzypisudolnego"/>
        </w:rPr>
        <w:footnoteRef/>
      </w:r>
      <w:r w:rsidRPr="000B2FE1">
        <w:rPr>
          <w:lang w:val="pl-PL"/>
        </w:rPr>
        <w:t xml:space="preserve"> </w:t>
      </w:r>
      <w:r>
        <w:rPr>
          <w:lang w:val="pl-PL"/>
        </w:rPr>
        <w:t xml:space="preserve">Strona internetowa: </w:t>
      </w:r>
      <w:r w:rsidRPr="000B2FE1">
        <w:rPr>
          <w:lang w:val="pl-PL"/>
        </w:rPr>
        <w:t>https</w:t>
      </w:r>
      <w:proofErr w:type="gramStart"/>
      <w:r w:rsidRPr="000B2FE1">
        <w:rPr>
          <w:lang w:val="pl-PL"/>
        </w:rPr>
        <w:t>://www</w:t>
      </w:r>
      <w:proofErr w:type="gramEnd"/>
      <w:r w:rsidRPr="000B2FE1">
        <w:rPr>
          <w:lang w:val="pl-PL"/>
        </w:rPr>
        <w:t>.</w:t>
      </w:r>
      <w:proofErr w:type="gramStart"/>
      <w:r w:rsidRPr="000B2FE1">
        <w:rPr>
          <w:lang w:val="pl-PL"/>
        </w:rPr>
        <w:t>virtualbox</w:t>
      </w:r>
      <w:proofErr w:type="gramEnd"/>
      <w:r w:rsidRPr="000B2FE1">
        <w:rPr>
          <w:lang w:val="pl-PL"/>
        </w:rPr>
        <w:t>.</w:t>
      </w:r>
      <w:proofErr w:type="gramStart"/>
      <w:r w:rsidRPr="000B2FE1">
        <w:rPr>
          <w:lang w:val="pl-PL"/>
        </w:rPr>
        <w:t>org</w:t>
      </w:r>
      <w:proofErr w:type="gramEnd"/>
      <w:r w:rsidRPr="000B2FE1">
        <w:rPr>
          <w:lang w:val="pl-PL"/>
        </w:rPr>
        <w:t>/wiki/Downloads</w:t>
      </w:r>
      <w:r>
        <w:rPr>
          <w:lang w:val="pl-PL"/>
        </w:rPr>
        <w:t>, dostęp 27.07.2014</w:t>
      </w:r>
    </w:p>
  </w:footnote>
  <w:footnote w:id="43">
    <w:p w:rsidR="00217AE3" w:rsidRPr="00D94537" w:rsidRDefault="00217AE3">
      <w:pPr>
        <w:pStyle w:val="Tekstprzypisudolnego"/>
      </w:pPr>
      <w:r>
        <w:rPr>
          <w:rStyle w:val="Odwoanieprzypisudolnego"/>
        </w:rPr>
        <w:footnoteRef/>
      </w:r>
      <w:r>
        <w:t xml:space="preserve"> J.</w:t>
      </w:r>
      <w:r w:rsidRPr="00D94537">
        <w:t xml:space="preserve"> </w:t>
      </w:r>
      <w:proofErr w:type="spellStart"/>
      <w:r w:rsidRPr="00D94537">
        <w:t>McGuirk</w:t>
      </w:r>
      <w:proofErr w:type="spellEnd"/>
      <w:r>
        <w:t xml:space="preserve">, </w:t>
      </w:r>
      <w:r w:rsidRPr="00D94537">
        <w:rPr>
          <w:i/>
        </w:rPr>
        <w:t>2D Gaming Mobile Performance</w:t>
      </w:r>
      <w:r>
        <w:t xml:space="preserve">, </w:t>
      </w:r>
      <w:proofErr w:type="spellStart"/>
      <w:r>
        <w:t>JuiceBox</w:t>
      </w:r>
      <w:proofErr w:type="spellEnd"/>
      <w:r>
        <w:t xml:space="preserve"> Games, </w:t>
      </w:r>
      <w:r w:rsidR="009E29D1" w:rsidRPr="009E29D1">
        <w:t>http://blog.juiceboxmobile.com/2013/03/06/2d-gaming-mobile-performance-starling-air-vs-unity-3d/</w:t>
      </w:r>
      <w:r>
        <w:t xml:space="preserve">, </w:t>
      </w:r>
      <w:proofErr w:type="spellStart"/>
      <w:r>
        <w:t>dostęp</w:t>
      </w:r>
      <w:proofErr w:type="spellEnd"/>
      <w:r>
        <w:t xml:space="preserve"> 17.07.2014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6EE29BB"/>
    <w:multiLevelType w:val="hybridMultilevel"/>
    <w:tmpl w:val="033EB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226D25"/>
    <w:multiLevelType w:val="hybridMultilevel"/>
    <w:tmpl w:val="C4C6819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6">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7">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0">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nsid w:val="719375DB"/>
    <w:multiLevelType w:val="hybridMultilevel"/>
    <w:tmpl w:val="1C8A4D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nsid w:val="74F82224"/>
    <w:multiLevelType w:val="hybridMultilevel"/>
    <w:tmpl w:val="CDF012A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0">
    <w:nsid w:val="77E96CD9"/>
    <w:multiLevelType w:val="hybridMultilevel"/>
    <w:tmpl w:val="B7D01EBE"/>
    <w:lvl w:ilvl="0" w:tplc="0409000F">
      <w:start w:val="1"/>
      <w:numFmt w:val="decimal"/>
      <w:lvlText w:val="%1."/>
      <w:lvlJc w:val="left"/>
      <w:pPr>
        <w:ind w:left="720" w:hanging="360"/>
      </w:pPr>
    </w:lvl>
    <w:lvl w:ilvl="1" w:tplc="E89659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33">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25"/>
  </w:num>
  <w:num w:numId="5">
    <w:abstractNumId w:val="22"/>
  </w:num>
  <w:num w:numId="6">
    <w:abstractNumId w:val="33"/>
  </w:num>
  <w:num w:numId="7">
    <w:abstractNumId w:val="13"/>
  </w:num>
  <w:num w:numId="8">
    <w:abstractNumId w:val="13"/>
  </w:num>
  <w:num w:numId="9">
    <w:abstractNumId w:val="0"/>
  </w:num>
  <w:num w:numId="10">
    <w:abstractNumId w:val="20"/>
  </w:num>
  <w:num w:numId="11">
    <w:abstractNumId w:val="23"/>
  </w:num>
  <w:num w:numId="12">
    <w:abstractNumId w:val="13"/>
  </w:num>
  <w:num w:numId="13">
    <w:abstractNumId w:val="14"/>
  </w:num>
  <w:num w:numId="14">
    <w:abstractNumId w:val="5"/>
  </w:num>
  <w:num w:numId="15">
    <w:abstractNumId w:val="4"/>
  </w:num>
  <w:num w:numId="16">
    <w:abstractNumId w:val="15"/>
  </w:num>
  <w:num w:numId="17">
    <w:abstractNumId w:val="1"/>
  </w:num>
  <w:num w:numId="18">
    <w:abstractNumId w:val="3"/>
  </w:num>
  <w:num w:numId="19">
    <w:abstractNumId w:val="32"/>
  </w:num>
  <w:num w:numId="20">
    <w:abstractNumId w:val="8"/>
  </w:num>
  <w:num w:numId="21">
    <w:abstractNumId w:val="31"/>
  </w:num>
  <w:num w:numId="22">
    <w:abstractNumId w:val="7"/>
  </w:num>
  <w:num w:numId="23">
    <w:abstractNumId w:val="9"/>
  </w:num>
  <w:num w:numId="24">
    <w:abstractNumId w:val="13"/>
  </w:num>
  <w:num w:numId="25">
    <w:abstractNumId w:val="21"/>
  </w:num>
  <w:num w:numId="26">
    <w:abstractNumId w:val="24"/>
  </w:num>
  <w:num w:numId="27">
    <w:abstractNumId w:val="26"/>
  </w:num>
  <w:num w:numId="28">
    <w:abstractNumId w:val="28"/>
  </w:num>
  <w:num w:numId="29">
    <w:abstractNumId w:val="19"/>
  </w:num>
  <w:num w:numId="30">
    <w:abstractNumId w:val="6"/>
  </w:num>
  <w:num w:numId="31">
    <w:abstractNumId w:val="12"/>
  </w:num>
  <w:num w:numId="32">
    <w:abstractNumId w:val="17"/>
  </w:num>
  <w:num w:numId="33">
    <w:abstractNumId w:val="2"/>
  </w:num>
  <w:num w:numId="34">
    <w:abstractNumId w:val="30"/>
  </w:num>
  <w:num w:numId="35">
    <w:abstractNumId w:val="27"/>
  </w:num>
  <w:num w:numId="36">
    <w:abstractNumId w:val="10"/>
  </w:num>
  <w:num w:numId="37">
    <w:abstractNumId w:val="29"/>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1883"/>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0241"/>
    <w:rsid w:val="00061BCF"/>
    <w:rsid w:val="00062965"/>
    <w:rsid w:val="000629BA"/>
    <w:rsid w:val="00062AB8"/>
    <w:rsid w:val="0006491C"/>
    <w:rsid w:val="00064A02"/>
    <w:rsid w:val="00064C32"/>
    <w:rsid w:val="0006613E"/>
    <w:rsid w:val="000661C7"/>
    <w:rsid w:val="0006749E"/>
    <w:rsid w:val="0006758B"/>
    <w:rsid w:val="0006782F"/>
    <w:rsid w:val="0006798B"/>
    <w:rsid w:val="00067EBC"/>
    <w:rsid w:val="00070CD8"/>
    <w:rsid w:val="000739AF"/>
    <w:rsid w:val="00073DBB"/>
    <w:rsid w:val="00076242"/>
    <w:rsid w:val="000763B3"/>
    <w:rsid w:val="0007656B"/>
    <w:rsid w:val="0008291D"/>
    <w:rsid w:val="0008329D"/>
    <w:rsid w:val="00083634"/>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2FE1"/>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D0F"/>
    <w:rsid w:val="000D3F54"/>
    <w:rsid w:val="000D5A62"/>
    <w:rsid w:val="000E0279"/>
    <w:rsid w:val="000E03C7"/>
    <w:rsid w:val="000E0457"/>
    <w:rsid w:val="000E27FB"/>
    <w:rsid w:val="000E2FAB"/>
    <w:rsid w:val="000E3294"/>
    <w:rsid w:val="000E36A8"/>
    <w:rsid w:val="000E39F9"/>
    <w:rsid w:val="000E539F"/>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0DB"/>
    <w:rsid w:val="001016C6"/>
    <w:rsid w:val="001019D7"/>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2DC1"/>
    <w:rsid w:val="001437E3"/>
    <w:rsid w:val="00144381"/>
    <w:rsid w:val="0014558B"/>
    <w:rsid w:val="001457B8"/>
    <w:rsid w:val="00147B7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1F4"/>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92F"/>
    <w:rsid w:val="00186C93"/>
    <w:rsid w:val="00187466"/>
    <w:rsid w:val="00190961"/>
    <w:rsid w:val="00190F89"/>
    <w:rsid w:val="00191011"/>
    <w:rsid w:val="0019102D"/>
    <w:rsid w:val="0019243D"/>
    <w:rsid w:val="0019277B"/>
    <w:rsid w:val="001927EC"/>
    <w:rsid w:val="001934C1"/>
    <w:rsid w:val="00195094"/>
    <w:rsid w:val="001979B3"/>
    <w:rsid w:val="001A0F5C"/>
    <w:rsid w:val="001A267A"/>
    <w:rsid w:val="001A355B"/>
    <w:rsid w:val="001A358F"/>
    <w:rsid w:val="001A4AAE"/>
    <w:rsid w:val="001A5A34"/>
    <w:rsid w:val="001A7795"/>
    <w:rsid w:val="001B2CFD"/>
    <w:rsid w:val="001B42C0"/>
    <w:rsid w:val="001B4788"/>
    <w:rsid w:val="001B5414"/>
    <w:rsid w:val="001B54D8"/>
    <w:rsid w:val="001B571B"/>
    <w:rsid w:val="001B6052"/>
    <w:rsid w:val="001B7F80"/>
    <w:rsid w:val="001C1182"/>
    <w:rsid w:val="001C33F7"/>
    <w:rsid w:val="001C38AD"/>
    <w:rsid w:val="001C42F6"/>
    <w:rsid w:val="001C4596"/>
    <w:rsid w:val="001C66E7"/>
    <w:rsid w:val="001C678C"/>
    <w:rsid w:val="001C70CF"/>
    <w:rsid w:val="001C775F"/>
    <w:rsid w:val="001D0812"/>
    <w:rsid w:val="001D1633"/>
    <w:rsid w:val="001D2128"/>
    <w:rsid w:val="001D2BEC"/>
    <w:rsid w:val="001D3191"/>
    <w:rsid w:val="001D3965"/>
    <w:rsid w:val="001D4343"/>
    <w:rsid w:val="001D4364"/>
    <w:rsid w:val="001D4410"/>
    <w:rsid w:val="001D5065"/>
    <w:rsid w:val="001D51FE"/>
    <w:rsid w:val="001E02B1"/>
    <w:rsid w:val="001E03A4"/>
    <w:rsid w:val="001E0A3F"/>
    <w:rsid w:val="001E10A7"/>
    <w:rsid w:val="001E45B8"/>
    <w:rsid w:val="001E4764"/>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6C5A"/>
    <w:rsid w:val="0020736F"/>
    <w:rsid w:val="00207BB5"/>
    <w:rsid w:val="00207EC0"/>
    <w:rsid w:val="00213F5F"/>
    <w:rsid w:val="002145E7"/>
    <w:rsid w:val="00215CEE"/>
    <w:rsid w:val="002163E5"/>
    <w:rsid w:val="00217937"/>
    <w:rsid w:val="00217AE3"/>
    <w:rsid w:val="00217D07"/>
    <w:rsid w:val="00220A33"/>
    <w:rsid w:val="002230D2"/>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0C3"/>
    <w:rsid w:val="00251356"/>
    <w:rsid w:val="00251F11"/>
    <w:rsid w:val="002542B2"/>
    <w:rsid w:val="0025597F"/>
    <w:rsid w:val="00260D6A"/>
    <w:rsid w:val="0026238F"/>
    <w:rsid w:val="0026335C"/>
    <w:rsid w:val="00263D6E"/>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1842"/>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B5C9B"/>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2063"/>
    <w:rsid w:val="002D380A"/>
    <w:rsid w:val="002D3F06"/>
    <w:rsid w:val="002D479F"/>
    <w:rsid w:val="002D6430"/>
    <w:rsid w:val="002E1A69"/>
    <w:rsid w:val="002E2775"/>
    <w:rsid w:val="002E2C62"/>
    <w:rsid w:val="002E3A6D"/>
    <w:rsid w:val="002E522B"/>
    <w:rsid w:val="002E5E26"/>
    <w:rsid w:val="002E753A"/>
    <w:rsid w:val="002E79B9"/>
    <w:rsid w:val="002E7F5F"/>
    <w:rsid w:val="002F1EB4"/>
    <w:rsid w:val="002F2412"/>
    <w:rsid w:val="002F2D4F"/>
    <w:rsid w:val="002F3126"/>
    <w:rsid w:val="002F38E8"/>
    <w:rsid w:val="002F5E0D"/>
    <w:rsid w:val="002F6492"/>
    <w:rsid w:val="002F6964"/>
    <w:rsid w:val="002F71B4"/>
    <w:rsid w:val="00300667"/>
    <w:rsid w:val="003017C9"/>
    <w:rsid w:val="0030212F"/>
    <w:rsid w:val="00302817"/>
    <w:rsid w:val="00303CEB"/>
    <w:rsid w:val="00303F40"/>
    <w:rsid w:val="00304D9E"/>
    <w:rsid w:val="003051EA"/>
    <w:rsid w:val="0030567D"/>
    <w:rsid w:val="00305822"/>
    <w:rsid w:val="00306584"/>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231"/>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A7DF4"/>
    <w:rsid w:val="003B011B"/>
    <w:rsid w:val="003B05D3"/>
    <w:rsid w:val="003B0B19"/>
    <w:rsid w:val="003B0B9B"/>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1FC6"/>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31E"/>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1C10"/>
    <w:rsid w:val="004133E5"/>
    <w:rsid w:val="004136F3"/>
    <w:rsid w:val="004146B0"/>
    <w:rsid w:val="00414B1E"/>
    <w:rsid w:val="00414E4E"/>
    <w:rsid w:val="004152F5"/>
    <w:rsid w:val="00416171"/>
    <w:rsid w:val="00416656"/>
    <w:rsid w:val="0041703D"/>
    <w:rsid w:val="00417F91"/>
    <w:rsid w:val="00422001"/>
    <w:rsid w:val="0042350D"/>
    <w:rsid w:val="00423785"/>
    <w:rsid w:val="00424DB6"/>
    <w:rsid w:val="0042538A"/>
    <w:rsid w:val="004260CA"/>
    <w:rsid w:val="00426208"/>
    <w:rsid w:val="0042646D"/>
    <w:rsid w:val="00427128"/>
    <w:rsid w:val="00427B9E"/>
    <w:rsid w:val="00430727"/>
    <w:rsid w:val="00431219"/>
    <w:rsid w:val="004319B2"/>
    <w:rsid w:val="00432E3F"/>
    <w:rsid w:val="0043333D"/>
    <w:rsid w:val="004345B5"/>
    <w:rsid w:val="00436CEC"/>
    <w:rsid w:val="004374F4"/>
    <w:rsid w:val="004407CD"/>
    <w:rsid w:val="004409CC"/>
    <w:rsid w:val="00441A77"/>
    <w:rsid w:val="004421A0"/>
    <w:rsid w:val="0044235F"/>
    <w:rsid w:val="004441CA"/>
    <w:rsid w:val="004460F5"/>
    <w:rsid w:val="0044710F"/>
    <w:rsid w:val="0044787F"/>
    <w:rsid w:val="0045115C"/>
    <w:rsid w:val="00451804"/>
    <w:rsid w:val="00452834"/>
    <w:rsid w:val="00452E11"/>
    <w:rsid w:val="00455D9F"/>
    <w:rsid w:val="0045602D"/>
    <w:rsid w:val="004560CA"/>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3BF"/>
    <w:rsid w:val="0049255C"/>
    <w:rsid w:val="0049265C"/>
    <w:rsid w:val="00492AC3"/>
    <w:rsid w:val="004946BF"/>
    <w:rsid w:val="00494B2F"/>
    <w:rsid w:val="00497132"/>
    <w:rsid w:val="00497D42"/>
    <w:rsid w:val="004A27A4"/>
    <w:rsid w:val="004A27D7"/>
    <w:rsid w:val="004B0C65"/>
    <w:rsid w:val="004B12FE"/>
    <w:rsid w:val="004B22A7"/>
    <w:rsid w:val="004B23F1"/>
    <w:rsid w:val="004B4289"/>
    <w:rsid w:val="004B58ED"/>
    <w:rsid w:val="004B6FDA"/>
    <w:rsid w:val="004B751C"/>
    <w:rsid w:val="004B78D3"/>
    <w:rsid w:val="004C0F47"/>
    <w:rsid w:val="004C30BF"/>
    <w:rsid w:val="004C428E"/>
    <w:rsid w:val="004C450F"/>
    <w:rsid w:val="004C69B5"/>
    <w:rsid w:val="004D1410"/>
    <w:rsid w:val="004D173E"/>
    <w:rsid w:val="004D21A7"/>
    <w:rsid w:val="004D2368"/>
    <w:rsid w:val="004D2979"/>
    <w:rsid w:val="004D2D96"/>
    <w:rsid w:val="004D52C9"/>
    <w:rsid w:val="004D7667"/>
    <w:rsid w:val="004D767B"/>
    <w:rsid w:val="004E01E0"/>
    <w:rsid w:val="004E0875"/>
    <w:rsid w:val="004E14BD"/>
    <w:rsid w:val="004E16C3"/>
    <w:rsid w:val="004E1BD1"/>
    <w:rsid w:val="004E4202"/>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546A"/>
    <w:rsid w:val="00566240"/>
    <w:rsid w:val="005676C3"/>
    <w:rsid w:val="0057171A"/>
    <w:rsid w:val="00572576"/>
    <w:rsid w:val="00573184"/>
    <w:rsid w:val="00573FEB"/>
    <w:rsid w:val="0057515E"/>
    <w:rsid w:val="00576D0D"/>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933"/>
    <w:rsid w:val="005F6F1D"/>
    <w:rsid w:val="005F79B4"/>
    <w:rsid w:val="005F7B60"/>
    <w:rsid w:val="00602F55"/>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305"/>
    <w:rsid w:val="00647EB5"/>
    <w:rsid w:val="00650FBB"/>
    <w:rsid w:val="0065126B"/>
    <w:rsid w:val="00652581"/>
    <w:rsid w:val="006534A9"/>
    <w:rsid w:val="00653629"/>
    <w:rsid w:val="00654E86"/>
    <w:rsid w:val="006570B1"/>
    <w:rsid w:val="00657BE5"/>
    <w:rsid w:val="00661CF4"/>
    <w:rsid w:val="0066277E"/>
    <w:rsid w:val="00663F36"/>
    <w:rsid w:val="00664E26"/>
    <w:rsid w:val="0066527F"/>
    <w:rsid w:val="00665E68"/>
    <w:rsid w:val="006663CF"/>
    <w:rsid w:val="0066673F"/>
    <w:rsid w:val="0067075A"/>
    <w:rsid w:val="00670B7E"/>
    <w:rsid w:val="0067541D"/>
    <w:rsid w:val="006813CA"/>
    <w:rsid w:val="00681818"/>
    <w:rsid w:val="0068405C"/>
    <w:rsid w:val="0068412A"/>
    <w:rsid w:val="0068456D"/>
    <w:rsid w:val="0068598F"/>
    <w:rsid w:val="00686216"/>
    <w:rsid w:val="00687D5D"/>
    <w:rsid w:val="00687DC3"/>
    <w:rsid w:val="00690666"/>
    <w:rsid w:val="00690887"/>
    <w:rsid w:val="00691844"/>
    <w:rsid w:val="00692E39"/>
    <w:rsid w:val="00693B9C"/>
    <w:rsid w:val="00695AEB"/>
    <w:rsid w:val="0069780B"/>
    <w:rsid w:val="006A1E07"/>
    <w:rsid w:val="006A28A6"/>
    <w:rsid w:val="006A3499"/>
    <w:rsid w:val="006A371B"/>
    <w:rsid w:val="006A4467"/>
    <w:rsid w:val="006A473F"/>
    <w:rsid w:val="006A4EFA"/>
    <w:rsid w:val="006A53BB"/>
    <w:rsid w:val="006A6347"/>
    <w:rsid w:val="006B1B8D"/>
    <w:rsid w:val="006B2A6D"/>
    <w:rsid w:val="006B2C40"/>
    <w:rsid w:val="006B2F48"/>
    <w:rsid w:val="006B402C"/>
    <w:rsid w:val="006B4910"/>
    <w:rsid w:val="006B5A7A"/>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15B3"/>
    <w:rsid w:val="006D2B71"/>
    <w:rsid w:val="006D2E0D"/>
    <w:rsid w:val="006D4A42"/>
    <w:rsid w:val="006D6902"/>
    <w:rsid w:val="006D69D2"/>
    <w:rsid w:val="006D7403"/>
    <w:rsid w:val="006D7CAE"/>
    <w:rsid w:val="006D7DCE"/>
    <w:rsid w:val="006E1A28"/>
    <w:rsid w:val="006E229A"/>
    <w:rsid w:val="006E2B86"/>
    <w:rsid w:val="006E2D59"/>
    <w:rsid w:val="006E3DEA"/>
    <w:rsid w:val="006E502B"/>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B33"/>
    <w:rsid w:val="00711D80"/>
    <w:rsid w:val="0071295E"/>
    <w:rsid w:val="00712D7E"/>
    <w:rsid w:val="00713EE7"/>
    <w:rsid w:val="007143A8"/>
    <w:rsid w:val="00716BEC"/>
    <w:rsid w:val="007179B6"/>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47717"/>
    <w:rsid w:val="00750466"/>
    <w:rsid w:val="007509D0"/>
    <w:rsid w:val="00751DDE"/>
    <w:rsid w:val="00751E47"/>
    <w:rsid w:val="007530D7"/>
    <w:rsid w:val="007535F0"/>
    <w:rsid w:val="007536D4"/>
    <w:rsid w:val="00753C46"/>
    <w:rsid w:val="0075444A"/>
    <w:rsid w:val="007560BD"/>
    <w:rsid w:val="0075706A"/>
    <w:rsid w:val="007571EB"/>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A63CE"/>
    <w:rsid w:val="007B064F"/>
    <w:rsid w:val="007B134B"/>
    <w:rsid w:val="007B2BFA"/>
    <w:rsid w:val="007B3813"/>
    <w:rsid w:val="007B6D5F"/>
    <w:rsid w:val="007B710B"/>
    <w:rsid w:val="007C076B"/>
    <w:rsid w:val="007C15EE"/>
    <w:rsid w:val="007C4A31"/>
    <w:rsid w:val="007C517E"/>
    <w:rsid w:val="007C5BF3"/>
    <w:rsid w:val="007D1349"/>
    <w:rsid w:val="007D18F2"/>
    <w:rsid w:val="007D196E"/>
    <w:rsid w:val="007D2296"/>
    <w:rsid w:val="007D266E"/>
    <w:rsid w:val="007D29BD"/>
    <w:rsid w:val="007D3006"/>
    <w:rsid w:val="007D414A"/>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53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362BB"/>
    <w:rsid w:val="00841755"/>
    <w:rsid w:val="00841A88"/>
    <w:rsid w:val="00843AA3"/>
    <w:rsid w:val="008456B6"/>
    <w:rsid w:val="00845A22"/>
    <w:rsid w:val="00845F53"/>
    <w:rsid w:val="00847336"/>
    <w:rsid w:val="00847346"/>
    <w:rsid w:val="00847935"/>
    <w:rsid w:val="00847B81"/>
    <w:rsid w:val="00847D99"/>
    <w:rsid w:val="00850289"/>
    <w:rsid w:val="00850382"/>
    <w:rsid w:val="008504D9"/>
    <w:rsid w:val="00850E85"/>
    <w:rsid w:val="00850F10"/>
    <w:rsid w:val="008512AE"/>
    <w:rsid w:val="00851B82"/>
    <w:rsid w:val="00851FF1"/>
    <w:rsid w:val="00853956"/>
    <w:rsid w:val="00853B1B"/>
    <w:rsid w:val="00853E60"/>
    <w:rsid w:val="00854397"/>
    <w:rsid w:val="008565E9"/>
    <w:rsid w:val="0085677C"/>
    <w:rsid w:val="0085688C"/>
    <w:rsid w:val="0085689D"/>
    <w:rsid w:val="00856D81"/>
    <w:rsid w:val="008575D6"/>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00F9"/>
    <w:rsid w:val="008A1B27"/>
    <w:rsid w:val="008A1DDD"/>
    <w:rsid w:val="008A3FEE"/>
    <w:rsid w:val="008A45F6"/>
    <w:rsid w:val="008A4802"/>
    <w:rsid w:val="008A48B9"/>
    <w:rsid w:val="008B14C8"/>
    <w:rsid w:val="008B2B7E"/>
    <w:rsid w:val="008B4167"/>
    <w:rsid w:val="008B6222"/>
    <w:rsid w:val="008B62CB"/>
    <w:rsid w:val="008B6856"/>
    <w:rsid w:val="008B6DF6"/>
    <w:rsid w:val="008B7274"/>
    <w:rsid w:val="008B798B"/>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11F4"/>
    <w:rsid w:val="009124F2"/>
    <w:rsid w:val="009126C3"/>
    <w:rsid w:val="009137DD"/>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311E"/>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8646C"/>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25E1"/>
    <w:rsid w:val="009C4E95"/>
    <w:rsid w:val="009C4FC4"/>
    <w:rsid w:val="009C53A8"/>
    <w:rsid w:val="009C649B"/>
    <w:rsid w:val="009C6DA7"/>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29D1"/>
    <w:rsid w:val="009E44BD"/>
    <w:rsid w:val="009E5837"/>
    <w:rsid w:val="009E6636"/>
    <w:rsid w:val="009E6878"/>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04C8"/>
    <w:rsid w:val="00A42101"/>
    <w:rsid w:val="00A42AB2"/>
    <w:rsid w:val="00A42EC4"/>
    <w:rsid w:val="00A4302C"/>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37"/>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101"/>
    <w:rsid w:val="00A94FED"/>
    <w:rsid w:val="00A96272"/>
    <w:rsid w:val="00A96FDF"/>
    <w:rsid w:val="00A97644"/>
    <w:rsid w:val="00A9782C"/>
    <w:rsid w:val="00A97879"/>
    <w:rsid w:val="00AA01F3"/>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1717"/>
    <w:rsid w:val="00AD3CA1"/>
    <w:rsid w:val="00AD3EF5"/>
    <w:rsid w:val="00AD4A20"/>
    <w:rsid w:val="00AD551B"/>
    <w:rsid w:val="00AD5573"/>
    <w:rsid w:val="00AD5705"/>
    <w:rsid w:val="00AD57F2"/>
    <w:rsid w:val="00AD5BE4"/>
    <w:rsid w:val="00AD66BC"/>
    <w:rsid w:val="00AD74AA"/>
    <w:rsid w:val="00AD7B5E"/>
    <w:rsid w:val="00AE0D79"/>
    <w:rsid w:val="00AE1C18"/>
    <w:rsid w:val="00AE20B2"/>
    <w:rsid w:val="00AE2A32"/>
    <w:rsid w:val="00AE3168"/>
    <w:rsid w:val="00AE5AFA"/>
    <w:rsid w:val="00AE6CCE"/>
    <w:rsid w:val="00AE7162"/>
    <w:rsid w:val="00AF049E"/>
    <w:rsid w:val="00AF08B4"/>
    <w:rsid w:val="00AF1776"/>
    <w:rsid w:val="00AF5E89"/>
    <w:rsid w:val="00AF5F3F"/>
    <w:rsid w:val="00AF6FE3"/>
    <w:rsid w:val="00AF70BC"/>
    <w:rsid w:val="00AF7DD7"/>
    <w:rsid w:val="00B001DA"/>
    <w:rsid w:val="00B00F78"/>
    <w:rsid w:val="00B02C7C"/>
    <w:rsid w:val="00B035A1"/>
    <w:rsid w:val="00B06002"/>
    <w:rsid w:val="00B0677C"/>
    <w:rsid w:val="00B069EC"/>
    <w:rsid w:val="00B077A7"/>
    <w:rsid w:val="00B12238"/>
    <w:rsid w:val="00B12F15"/>
    <w:rsid w:val="00B13180"/>
    <w:rsid w:val="00B15397"/>
    <w:rsid w:val="00B165FD"/>
    <w:rsid w:val="00B16655"/>
    <w:rsid w:val="00B1698F"/>
    <w:rsid w:val="00B20037"/>
    <w:rsid w:val="00B21462"/>
    <w:rsid w:val="00B22868"/>
    <w:rsid w:val="00B22D59"/>
    <w:rsid w:val="00B244C3"/>
    <w:rsid w:val="00B24605"/>
    <w:rsid w:val="00B24F96"/>
    <w:rsid w:val="00B2549F"/>
    <w:rsid w:val="00B265FF"/>
    <w:rsid w:val="00B26F96"/>
    <w:rsid w:val="00B3030B"/>
    <w:rsid w:val="00B30B2D"/>
    <w:rsid w:val="00B33513"/>
    <w:rsid w:val="00B33736"/>
    <w:rsid w:val="00B3460C"/>
    <w:rsid w:val="00B34B06"/>
    <w:rsid w:val="00B367C0"/>
    <w:rsid w:val="00B40ADC"/>
    <w:rsid w:val="00B40B6D"/>
    <w:rsid w:val="00B41840"/>
    <w:rsid w:val="00B41B0E"/>
    <w:rsid w:val="00B43C48"/>
    <w:rsid w:val="00B44A36"/>
    <w:rsid w:val="00B44C34"/>
    <w:rsid w:val="00B44E87"/>
    <w:rsid w:val="00B45597"/>
    <w:rsid w:val="00B472B2"/>
    <w:rsid w:val="00B47461"/>
    <w:rsid w:val="00B51CB4"/>
    <w:rsid w:val="00B525FE"/>
    <w:rsid w:val="00B5271E"/>
    <w:rsid w:val="00B5311E"/>
    <w:rsid w:val="00B5320A"/>
    <w:rsid w:val="00B54C53"/>
    <w:rsid w:val="00B56AEA"/>
    <w:rsid w:val="00B57364"/>
    <w:rsid w:val="00B57CF6"/>
    <w:rsid w:val="00B60552"/>
    <w:rsid w:val="00B64068"/>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38DA"/>
    <w:rsid w:val="00BA6AAE"/>
    <w:rsid w:val="00BA7CE0"/>
    <w:rsid w:val="00BA7FAA"/>
    <w:rsid w:val="00BB187B"/>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6B48"/>
    <w:rsid w:val="00BE7040"/>
    <w:rsid w:val="00BF1AD7"/>
    <w:rsid w:val="00BF1E46"/>
    <w:rsid w:val="00BF26BF"/>
    <w:rsid w:val="00BF26DB"/>
    <w:rsid w:val="00BF273C"/>
    <w:rsid w:val="00BF3277"/>
    <w:rsid w:val="00BF34EC"/>
    <w:rsid w:val="00BF6646"/>
    <w:rsid w:val="00C007D7"/>
    <w:rsid w:val="00C008B4"/>
    <w:rsid w:val="00C009DC"/>
    <w:rsid w:val="00C023F0"/>
    <w:rsid w:val="00C04806"/>
    <w:rsid w:val="00C06312"/>
    <w:rsid w:val="00C07636"/>
    <w:rsid w:val="00C07C09"/>
    <w:rsid w:val="00C106DE"/>
    <w:rsid w:val="00C11593"/>
    <w:rsid w:val="00C115CE"/>
    <w:rsid w:val="00C139A3"/>
    <w:rsid w:val="00C13CBF"/>
    <w:rsid w:val="00C13D12"/>
    <w:rsid w:val="00C14D33"/>
    <w:rsid w:val="00C14F24"/>
    <w:rsid w:val="00C17A3B"/>
    <w:rsid w:val="00C17D6B"/>
    <w:rsid w:val="00C20F80"/>
    <w:rsid w:val="00C22227"/>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00A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1EF9"/>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97E0D"/>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5BF4"/>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6E2A"/>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0EA"/>
    <w:rsid w:val="00D81127"/>
    <w:rsid w:val="00D81FA4"/>
    <w:rsid w:val="00D8379A"/>
    <w:rsid w:val="00D8471B"/>
    <w:rsid w:val="00D849A6"/>
    <w:rsid w:val="00D85A82"/>
    <w:rsid w:val="00D85B28"/>
    <w:rsid w:val="00D86054"/>
    <w:rsid w:val="00D901DA"/>
    <w:rsid w:val="00D9056E"/>
    <w:rsid w:val="00D93910"/>
    <w:rsid w:val="00D939B2"/>
    <w:rsid w:val="00D94537"/>
    <w:rsid w:val="00D947E0"/>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2EF7"/>
    <w:rsid w:val="00E14AC3"/>
    <w:rsid w:val="00E14E62"/>
    <w:rsid w:val="00E15990"/>
    <w:rsid w:val="00E165AF"/>
    <w:rsid w:val="00E17412"/>
    <w:rsid w:val="00E20458"/>
    <w:rsid w:val="00E20A56"/>
    <w:rsid w:val="00E211F6"/>
    <w:rsid w:val="00E22379"/>
    <w:rsid w:val="00E2292A"/>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433F"/>
    <w:rsid w:val="00E74FFF"/>
    <w:rsid w:val="00E75A99"/>
    <w:rsid w:val="00E77147"/>
    <w:rsid w:val="00E81198"/>
    <w:rsid w:val="00E83007"/>
    <w:rsid w:val="00E835D4"/>
    <w:rsid w:val="00E838D4"/>
    <w:rsid w:val="00E83941"/>
    <w:rsid w:val="00E8514B"/>
    <w:rsid w:val="00E86089"/>
    <w:rsid w:val="00E90CCF"/>
    <w:rsid w:val="00E920AF"/>
    <w:rsid w:val="00E9378C"/>
    <w:rsid w:val="00E9469F"/>
    <w:rsid w:val="00E96A82"/>
    <w:rsid w:val="00E9723F"/>
    <w:rsid w:val="00EA017B"/>
    <w:rsid w:val="00EA24CD"/>
    <w:rsid w:val="00EA35CB"/>
    <w:rsid w:val="00EA39E7"/>
    <w:rsid w:val="00EA4410"/>
    <w:rsid w:val="00EA490E"/>
    <w:rsid w:val="00EA5272"/>
    <w:rsid w:val="00EA58AF"/>
    <w:rsid w:val="00EA5D5A"/>
    <w:rsid w:val="00EA6CEF"/>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14A7"/>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0E84"/>
    <w:rsid w:val="00F323F0"/>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5FB9"/>
    <w:rsid w:val="00F56C02"/>
    <w:rsid w:val="00F56E8E"/>
    <w:rsid w:val="00F56FD0"/>
    <w:rsid w:val="00F57906"/>
    <w:rsid w:val="00F603DC"/>
    <w:rsid w:val="00F64725"/>
    <w:rsid w:val="00F650BB"/>
    <w:rsid w:val="00F6584F"/>
    <w:rsid w:val="00F66AAF"/>
    <w:rsid w:val="00F679F1"/>
    <w:rsid w:val="00F70C5F"/>
    <w:rsid w:val="00F7202C"/>
    <w:rsid w:val="00F729CA"/>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17C0"/>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02EE"/>
    <w:rsid w:val="00FC1758"/>
    <w:rsid w:val="00FC7F2B"/>
    <w:rsid w:val="00FD06C2"/>
    <w:rsid w:val="00FD107E"/>
    <w:rsid w:val="00FD2A6D"/>
    <w:rsid w:val="00FD2A9B"/>
    <w:rsid w:val="00FD2D3B"/>
    <w:rsid w:val="00FD3C85"/>
    <w:rsid w:val="00FD52C2"/>
    <w:rsid w:val="00FD688C"/>
    <w:rsid w:val="00FD79BB"/>
    <w:rsid w:val="00FE3246"/>
    <w:rsid w:val="00FE33BA"/>
    <w:rsid w:val="00FE3CF7"/>
    <w:rsid w:val="00FE3E80"/>
    <w:rsid w:val="00FE406F"/>
    <w:rsid w:val="00FE5907"/>
    <w:rsid w:val="00FE5A39"/>
    <w:rsid w:val="00FE5AA8"/>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 w:type="paragraph" w:styleId="NormalnyWeb">
    <w:name w:val="Normal (Web)"/>
    <w:basedOn w:val="Normalny"/>
    <w:uiPriority w:val="99"/>
    <w:semiHidden/>
    <w:unhideWhenUsed/>
    <w:rsid w:val="00217AE3"/>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lang w:val="pl-PL"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56733672">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3.xm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5.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4.png"/><Relationship Id="rId37" Type="http://schemas.openxmlformats.org/officeDocument/2006/relationships/oleObject" Target="embeddings/oleObject3.bin"/><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3.emf"/><Relationship Id="rId28" Type="http://schemas.openxmlformats.org/officeDocument/2006/relationships/chart" Target="charts/chart5.xml"/><Relationship Id="rId36" Type="http://schemas.openxmlformats.org/officeDocument/2006/relationships/image" Target="media/image17.emf"/><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oleObject" Target="embeddings/oleObject2.bin"/></Relationships>
</file>

<file path=word/_rels/footnotes.xml.rels><?xml version="1.0" encoding="UTF-8" standalone="yes"?>
<Relationships xmlns="http://schemas.openxmlformats.org/package/2006/relationships"><Relationship Id="rId1" Type="http://schemas.openxmlformats.org/officeDocument/2006/relationships/hyperlink" Target="http://news.dice.com/2013/06/03/how-unity3d-become-a-game-development-beas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howLegendKey val="0"/>
            <c:showVal val="1"/>
            <c:showCatName val="0"/>
            <c:showSerName val="0"/>
            <c:showPercent val="0"/>
            <c:showBubbleSize val="0"/>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69986398826062"/>
          <c:y val="0.10695610965296004"/>
          <c:w val="0.7399409362820486"/>
          <c:h val="0.75391586468358363"/>
        </c:manualLayout>
      </c:layout>
      <c:barChart>
        <c:barDir val="col"/>
        <c:grouping val="clustered"/>
        <c:varyColors val="0"/>
        <c:ser>
          <c:idx val="0"/>
          <c:order val="0"/>
          <c:tx>
            <c:strRef>
              <c:f>'test 2D'!$B$1</c:f>
              <c:strCache>
                <c:ptCount val="1"/>
                <c:pt idx="0">
                  <c:v>S4</c:v>
                </c:pt>
              </c:strCache>
            </c:strRef>
          </c:tx>
          <c:invertIfNegative val="0"/>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invertIfNegative val="0"/>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invertIfNegative val="0"/>
          <c:cat>
            <c:numRef>
              <c:f>'test 2D'!$I$4:$I$6</c:f>
              <c:numCache>
                <c:formatCode>0</c:formatCode>
                <c:ptCount val="3"/>
                <c:pt idx="0">
                  <c:v>50</c:v>
                </c:pt>
                <c:pt idx="1">
                  <c:v>250</c:v>
                </c:pt>
                <c:pt idx="2">
                  <c:v>500</c:v>
                </c:pt>
              </c:numCache>
            </c:numRef>
          </c:cat>
          <c:val>
            <c:numRef>
              <c:f>'test 2D'!$D$4:$D$6</c:f>
              <c:numCache>
                <c:formatCode>0.00</c:formatCode>
                <c:ptCount val="3"/>
                <c:pt idx="0">
                  <c:v>58.21</c:v>
                </c:pt>
                <c:pt idx="1">
                  <c:v>45.23</c:v>
                </c:pt>
                <c:pt idx="2">
                  <c:v>22.53</c:v>
                </c:pt>
              </c:numCache>
            </c:numRef>
          </c:val>
        </c:ser>
        <c:ser>
          <c:idx val="3"/>
          <c:order val="3"/>
          <c:tx>
            <c:strRef>
              <c:f>'test 2D'!$E$1</c:f>
              <c:strCache>
                <c:ptCount val="1"/>
                <c:pt idx="0">
                  <c:v>iPhone 5</c:v>
                </c:pt>
              </c:strCache>
            </c:strRef>
          </c:tx>
          <c:invertIfNegative val="0"/>
          <c:cat>
            <c:numRef>
              <c:f>'test 2D'!$I$4:$I$6</c:f>
              <c:numCache>
                <c:formatCode>0</c:formatCode>
                <c:ptCount val="3"/>
                <c:pt idx="0">
                  <c:v>50</c:v>
                </c:pt>
                <c:pt idx="1">
                  <c:v>250</c:v>
                </c:pt>
                <c:pt idx="2">
                  <c:v>500</c:v>
                </c:pt>
              </c:numCache>
            </c:numRef>
          </c:cat>
          <c:val>
            <c:numRef>
              <c:f>'test 2D'!$E$4:$E$6</c:f>
              <c:numCache>
                <c:formatCode>0.00</c:formatCode>
                <c:ptCount val="3"/>
                <c:pt idx="0">
                  <c:v>58.440886473217603</c:v>
                </c:pt>
                <c:pt idx="1">
                  <c:v>58.828164061085673</c:v>
                </c:pt>
                <c:pt idx="2">
                  <c:v>55.49078268317411</c:v>
                </c:pt>
              </c:numCache>
            </c:numRef>
          </c:val>
        </c:ser>
        <c:ser>
          <c:idx val="4"/>
          <c:order val="4"/>
          <c:tx>
            <c:strRef>
              <c:f>'test 2D'!$F$1</c:f>
              <c:strCache>
                <c:ptCount val="1"/>
                <c:pt idx="0">
                  <c:v>iPad 3</c:v>
                </c:pt>
              </c:strCache>
            </c:strRef>
          </c:tx>
          <c:invertIfNegative val="0"/>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58.655811199707436</c:v>
                </c:pt>
                <c:pt idx="2">
                  <c:v>44.875839752131377</c:v>
                </c:pt>
              </c:numCache>
            </c:numRef>
          </c:val>
        </c:ser>
        <c:ser>
          <c:idx val="5"/>
          <c:order val="5"/>
          <c:tx>
            <c:strRef>
              <c:f>'test 2D'!$G$1</c:f>
              <c:strCache>
                <c:ptCount val="1"/>
                <c:pt idx="0">
                  <c:v>iPad 1</c:v>
                </c:pt>
              </c:strCache>
            </c:strRef>
          </c:tx>
          <c:invertIfNegative val="0"/>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39.438872948705843</c:v>
                </c:pt>
                <c:pt idx="2">
                  <c:v>24.901683159318985</c:v>
                </c:pt>
              </c:numCache>
            </c:numRef>
          </c:val>
        </c:ser>
        <c:dLbls>
          <c:showLegendKey val="0"/>
          <c:showVal val="0"/>
          <c:showCatName val="0"/>
          <c:showSerName val="0"/>
          <c:showPercent val="0"/>
          <c:showBubbleSize val="0"/>
        </c:dLbls>
        <c:gapWidth val="150"/>
        <c:axId val="71677440"/>
        <c:axId val="71679360"/>
      </c:barChart>
      <c:catAx>
        <c:axId val="71677440"/>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71679360"/>
        <c:crosses val="autoZero"/>
        <c:auto val="1"/>
        <c:lblAlgn val="ctr"/>
        <c:lblOffset val="100"/>
        <c:noMultiLvlLbl val="0"/>
      </c:catAx>
      <c:valAx>
        <c:axId val="71679360"/>
        <c:scaling>
          <c:orientation val="minMax"/>
        </c:scaling>
        <c:delete val="0"/>
        <c:axPos val="l"/>
        <c:majorGridlines/>
        <c:title>
          <c:tx>
            <c:rich>
              <a:bodyPr rot="-5400000" vert="horz"/>
              <a:lstStyle/>
              <a:p>
                <a:pPr>
                  <a:defRPr/>
                </a:pPr>
                <a:r>
                  <a:rPr lang="pl-PL"/>
                  <a:t>FPS</a:t>
                </a:r>
              </a:p>
            </c:rich>
          </c:tx>
          <c:layout>
            <c:manualLayout>
              <c:xMode val="edge"/>
              <c:yMode val="edge"/>
              <c:x val="2.2082239720035051E-3"/>
              <c:y val="0.49170312044327774"/>
            </c:manualLayout>
          </c:layout>
          <c:overlay val="0"/>
        </c:title>
        <c:numFmt formatCode="0.00" sourceLinked="1"/>
        <c:majorTickMark val="out"/>
        <c:minorTickMark val="none"/>
        <c:tickLblPos val="nextTo"/>
        <c:crossAx val="7167744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2D'!$B$1</c:f>
              <c:strCache>
                <c:ptCount val="1"/>
                <c:pt idx="0">
                  <c:v>S4</c:v>
                </c:pt>
              </c:strCache>
            </c:strRef>
          </c:tx>
          <c:invertIfNegative val="0"/>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12.259999999999998</c:v>
                </c:pt>
                <c:pt idx="2">
                  <c:v>7</c:v>
                </c:pt>
              </c:numCache>
            </c:numRef>
          </c:val>
        </c:ser>
        <c:ser>
          <c:idx val="1"/>
          <c:order val="1"/>
          <c:tx>
            <c:strRef>
              <c:f>'test 2D'!$C$1</c:f>
              <c:strCache>
                <c:ptCount val="1"/>
                <c:pt idx="0">
                  <c:v>Lumia</c:v>
                </c:pt>
              </c:strCache>
            </c:strRef>
          </c:tx>
          <c:invertIfNegative val="0"/>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3.3600000000000012</c:v>
                </c:pt>
              </c:numCache>
            </c:numRef>
          </c:val>
        </c:ser>
        <c:ser>
          <c:idx val="2"/>
          <c:order val="2"/>
          <c:tx>
            <c:strRef>
              <c:f>'test 2D'!$D$1</c:f>
              <c:strCache>
                <c:ptCount val="1"/>
                <c:pt idx="0">
                  <c:v>Core</c:v>
                </c:pt>
              </c:strCache>
            </c:strRef>
          </c:tx>
          <c:invertIfNegative val="0"/>
          <c:cat>
            <c:numRef>
              <c:f>'test 2D'!$I$8:$I$10</c:f>
              <c:numCache>
                <c:formatCode>0</c:formatCode>
                <c:ptCount val="3"/>
                <c:pt idx="0">
                  <c:v>50</c:v>
                </c:pt>
                <c:pt idx="1">
                  <c:v>250</c:v>
                </c:pt>
                <c:pt idx="2">
                  <c:v>500</c:v>
                </c:pt>
              </c:numCache>
            </c:numRef>
          </c:cat>
          <c:val>
            <c:numRef>
              <c:f>'test 2D'!$D$25:$D$27</c:f>
              <c:numCache>
                <c:formatCode>0.00</c:formatCode>
                <c:ptCount val="3"/>
                <c:pt idx="0">
                  <c:v>2.0000000000003126E-2</c:v>
                </c:pt>
                <c:pt idx="1">
                  <c:v>9.1199999999999974</c:v>
                </c:pt>
                <c:pt idx="2">
                  <c:v>4.870000000000001</c:v>
                </c:pt>
              </c:numCache>
            </c:numRef>
          </c:val>
        </c:ser>
        <c:ser>
          <c:idx val="3"/>
          <c:order val="3"/>
          <c:tx>
            <c:strRef>
              <c:f>'test 2D'!$E$1</c:f>
              <c:strCache>
                <c:ptCount val="1"/>
                <c:pt idx="0">
                  <c:v>iPhone 5</c:v>
                </c:pt>
              </c:strCache>
            </c:strRef>
          </c:tx>
          <c:invertIfNegative val="0"/>
          <c:cat>
            <c:numRef>
              <c:f>'test 2D'!$I$8:$I$10</c:f>
              <c:numCache>
                <c:formatCode>0</c:formatCode>
                <c:ptCount val="3"/>
                <c:pt idx="0">
                  <c:v>50</c:v>
                </c:pt>
                <c:pt idx="1">
                  <c:v>250</c:v>
                </c:pt>
                <c:pt idx="2">
                  <c:v>500</c:v>
                </c:pt>
              </c:numCache>
            </c:numRef>
          </c:cat>
          <c:val>
            <c:numRef>
              <c:f>'test 2D'!$E$25:$E$27</c:f>
              <c:numCache>
                <c:formatCode>0.00</c:formatCode>
                <c:ptCount val="3"/>
                <c:pt idx="0">
                  <c:v>0.22905643082614091</c:v>
                </c:pt>
                <c:pt idx="1">
                  <c:v>0.38532410907959047</c:v>
                </c:pt>
                <c:pt idx="2">
                  <c:v>17.415285218337871</c:v>
                </c:pt>
              </c:numCache>
            </c:numRef>
          </c:val>
        </c:ser>
        <c:ser>
          <c:idx val="4"/>
          <c:order val="4"/>
          <c:tx>
            <c:strRef>
              <c:f>'test 2D'!$F$1</c:f>
              <c:strCache>
                <c:ptCount val="1"/>
                <c:pt idx="0">
                  <c:v>iPad 3</c:v>
                </c:pt>
              </c:strCache>
            </c:strRef>
          </c:tx>
          <c:invertIfNegative val="0"/>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17.486747140225404</c:v>
                </c:pt>
              </c:numCache>
            </c:numRef>
          </c:val>
        </c:ser>
        <c:ser>
          <c:idx val="5"/>
          <c:order val="5"/>
          <c:tx>
            <c:strRef>
              <c:f>'test 2D'!$G$1</c:f>
              <c:strCache>
                <c:ptCount val="1"/>
                <c:pt idx="0">
                  <c:v>iPad 1</c:v>
                </c:pt>
              </c:strCache>
            </c:strRef>
          </c:tx>
          <c:invertIfNegative val="0"/>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10.496253814651205</c:v>
                </c:pt>
                <c:pt idx="2">
                  <c:v>9.5497353439164989</c:v>
                </c:pt>
              </c:numCache>
            </c:numRef>
          </c:val>
        </c:ser>
        <c:dLbls>
          <c:showLegendKey val="0"/>
          <c:showVal val="0"/>
          <c:showCatName val="0"/>
          <c:showSerName val="0"/>
          <c:showPercent val="0"/>
          <c:showBubbleSize val="0"/>
        </c:dLbls>
        <c:gapWidth val="150"/>
        <c:axId val="72227840"/>
        <c:axId val="72230016"/>
      </c:barChart>
      <c:catAx>
        <c:axId val="72227840"/>
        <c:scaling>
          <c:orientation val="minMax"/>
        </c:scaling>
        <c:delete val="0"/>
        <c:axPos val="b"/>
        <c:title>
          <c:tx>
            <c:rich>
              <a:bodyPr/>
              <a:lstStyle/>
              <a:p>
                <a:pPr>
                  <a:defRPr/>
                </a:pPr>
                <a:r>
                  <a:rPr lang="pl-PL"/>
                  <a:t>Ilość obiektów</a:t>
                </a:r>
              </a:p>
            </c:rich>
          </c:tx>
          <c:layout>
            <c:manualLayout>
              <c:xMode val="edge"/>
              <c:yMode val="edge"/>
              <c:x val="0.36499453193350884"/>
              <c:y val="0.92960629921259863"/>
            </c:manualLayout>
          </c:layout>
          <c:overlay val="0"/>
        </c:title>
        <c:numFmt formatCode="0" sourceLinked="1"/>
        <c:majorTickMark val="out"/>
        <c:minorTickMark val="none"/>
        <c:tickLblPos val="nextTo"/>
        <c:crossAx val="72230016"/>
        <c:crosses val="autoZero"/>
        <c:auto val="1"/>
        <c:lblAlgn val="ctr"/>
        <c:lblOffset val="100"/>
        <c:noMultiLvlLbl val="0"/>
      </c:catAx>
      <c:valAx>
        <c:axId val="72230016"/>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7222784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51640419947553"/>
          <c:y val="0.15001166520851536"/>
          <c:w val="0.6796649168853911"/>
          <c:h val="0.68676290463692036"/>
        </c:manualLayout>
      </c:layout>
      <c:barChart>
        <c:barDir val="col"/>
        <c:grouping val="clustered"/>
        <c:varyColors val="0"/>
        <c:ser>
          <c:idx val="0"/>
          <c:order val="0"/>
          <c:tx>
            <c:strRef>
              <c:f>'test 2D'!$B$1</c:f>
              <c:strCache>
                <c:ptCount val="1"/>
                <c:pt idx="0">
                  <c:v>S4</c:v>
                </c:pt>
              </c:strCache>
            </c:strRef>
          </c:tx>
          <c:invertIfNegative val="0"/>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invertIfNegative val="0"/>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invertIfNegative val="0"/>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invertIfNegative val="0"/>
          <c:cat>
            <c:numRef>
              <c:f>('test 2D'!$J$13,'test 2D'!$J$17)</c:f>
              <c:numCache>
                <c:formatCode>0.00</c:formatCode>
                <c:ptCount val="2"/>
                <c:pt idx="0">
                  <c:v>225</c:v>
                </c:pt>
                <c:pt idx="1">
                  <c:v>2500</c:v>
                </c:pt>
              </c:numCache>
            </c:numRef>
          </c:cat>
          <c:val>
            <c:numRef>
              <c:f>('test 2D'!$E$13,'test 2D'!$E$17)</c:f>
              <c:numCache>
                <c:formatCode>0.00</c:formatCode>
                <c:ptCount val="2"/>
                <c:pt idx="0">
                  <c:v>58.544740126178375</c:v>
                </c:pt>
                <c:pt idx="1">
                  <c:v>58.898070846558838</c:v>
                </c:pt>
              </c:numCache>
            </c:numRef>
          </c:val>
        </c:ser>
        <c:ser>
          <c:idx val="4"/>
          <c:order val="4"/>
          <c:tx>
            <c:strRef>
              <c:f>'test 2D'!$F$1</c:f>
              <c:strCache>
                <c:ptCount val="1"/>
                <c:pt idx="0">
                  <c:v>iPad 3</c:v>
                </c:pt>
              </c:strCache>
            </c:strRef>
          </c:tx>
          <c:invertIfNegative val="0"/>
          <c:cat>
            <c:numRef>
              <c:f>('test 2D'!$J$13,'test 2D'!$J$17)</c:f>
              <c:numCache>
                <c:formatCode>0.00</c:formatCode>
                <c:ptCount val="2"/>
                <c:pt idx="0">
                  <c:v>225</c:v>
                </c:pt>
                <c:pt idx="1">
                  <c:v>2500</c:v>
                </c:pt>
              </c:numCache>
            </c:numRef>
          </c:cat>
          <c:val>
            <c:numRef>
              <c:f>('test 2D'!$F$13,'test 2D'!$F$17)</c:f>
              <c:numCache>
                <c:formatCode>0.00</c:formatCode>
                <c:ptCount val="2"/>
                <c:pt idx="0">
                  <c:v>58.514229187787393</c:v>
                </c:pt>
                <c:pt idx="1">
                  <c:v>58.395496836868404</c:v>
                </c:pt>
              </c:numCache>
            </c:numRef>
          </c:val>
        </c:ser>
        <c:ser>
          <c:idx val="5"/>
          <c:order val="5"/>
          <c:tx>
            <c:strRef>
              <c:f>'test 2D'!$G$1</c:f>
              <c:strCache>
                <c:ptCount val="1"/>
                <c:pt idx="0">
                  <c:v>iPad 1</c:v>
                </c:pt>
              </c:strCache>
            </c:strRef>
          </c:tx>
          <c:invertIfNegative val="0"/>
          <c:cat>
            <c:numRef>
              <c:f>('test 2D'!$J$13,'test 2D'!$J$17)</c:f>
              <c:numCache>
                <c:formatCode>0.00</c:formatCode>
                <c:ptCount val="2"/>
                <c:pt idx="0">
                  <c:v>225</c:v>
                </c:pt>
                <c:pt idx="1">
                  <c:v>2500</c:v>
                </c:pt>
              </c:numCache>
            </c:numRef>
          </c:cat>
          <c:val>
            <c:numRef>
              <c:f>('test 2D'!$G$13,'test 2D'!$G$17)</c:f>
              <c:numCache>
                <c:formatCode>0.00</c:formatCode>
                <c:ptCount val="2"/>
                <c:pt idx="0">
                  <c:v>57.280888346165227</c:v>
                </c:pt>
                <c:pt idx="1">
                  <c:v>48.083496922929051</c:v>
                </c:pt>
              </c:numCache>
            </c:numRef>
          </c:val>
        </c:ser>
        <c:dLbls>
          <c:showLegendKey val="0"/>
          <c:showVal val="0"/>
          <c:showCatName val="0"/>
          <c:showSerName val="0"/>
          <c:showPercent val="0"/>
          <c:showBubbleSize val="0"/>
        </c:dLbls>
        <c:gapWidth val="150"/>
        <c:axId val="72270976"/>
        <c:axId val="72272896"/>
      </c:barChart>
      <c:catAx>
        <c:axId val="72270976"/>
        <c:scaling>
          <c:orientation val="minMax"/>
        </c:scaling>
        <c:delete val="0"/>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overlay val="0"/>
        </c:title>
        <c:numFmt formatCode="0.00" sourceLinked="1"/>
        <c:majorTickMark val="out"/>
        <c:minorTickMark val="none"/>
        <c:tickLblPos val="nextTo"/>
        <c:crossAx val="72272896"/>
        <c:crosses val="autoZero"/>
        <c:auto val="1"/>
        <c:lblAlgn val="ctr"/>
        <c:lblOffset val="100"/>
        <c:noMultiLvlLbl val="0"/>
      </c:catAx>
      <c:valAx>
        <c:axId val="72272896"/>
        <c:scaling>
          <c:orientation val="minMax"/>
          <c:min val="40"/>
        </c:scaling>
        <c:delete val="0"/>
        <c:axPos val="l"/>
        <c:majorGridlines/>
        <c:title>
          <c:tx>
            <c:rich>
              <a:bodyPr rot="-5400000" vert="horz"/>
              <a:lstStyle/>
              <a:p>
                <a:pPr>
                  <a:defRPr/>
                </a:pPr>
                <a:r>
                  <a:rPr lang="pl-PL"/>
                  <a:t>FPS</a:t>
                </a:r>
              </a:p>
            </c:rich>
          </c:tx>
          <c:layout>
            <c:manualLayout>
              <c:xMode val="edge"/>
              <c:yMode val="edge"/>
              <c:x val="2.7777777777777887E-3"/>
              <c:y val="0.45951552930883638"/>
            </c:manualLayout>
          </c:layout>
          <c:overlay val="0"/>
        </c:title>
        <c:numFmt formatCode="0.00" sourceLinked="1"/>
        <c:majorTickMark val="out"/>
        <c:minorTickMark val="none"/>
        <c:tickLblPos val="nextTo"/>
        <c:crossAx val="72270976"/>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07195975503061"/>
          <c:y val="8.6817220764071168E-2"/>
          <c:w val="0.62568394575678044"/>
          <c:h val="0.71863662875473888"/>
        </c:manualLayout>
      </c:layout>
      <c:lineChart>
        <c:grouping val="standard"/>
        <c:varyColors val="0"/>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mooth val="0"/>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mooth val="0"/>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mooth val="0"/>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mooth val="0"/>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mooth val="0"/>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mooth val="0"/>
        </c:ser>
        <c:dLbls>
          <c:showLegendKey val="0"/>
          <c:showVal val="0"/>
          <c:showCatName val="0"/>
          <c:showSerName val="0"/>
          <c:showPercent val="0"/>
          <c:showBubbleSize val="0"/>
        </c:dLbls>
        <c:marker val="1"/>
        <c:smooth val="0"/>
        <c:axId val="72293376"/>
        <c:axId val="72307840"/>
      </c:lineChart>
      <c:catAx>
        <c:axId val="72293376"/>
        <c:scaling>
          <c:orientation val="minMax"/>
        </c:scaling>
        <c:delete val="0"/>
        <c:axPos val="b"/>
        <c:title>
          <c:tx>
            <c:rich>
              <a:bodyPr/>
              <a:lstStyle/>
              <a:p>
                <a:pPr>
                  <a:defRPr/>
                </a:pPr>
                <a:r>
                  <a:rPr lang="pl-PL"/>
                  <a:t>Ilość obiektów</a:t>
                </a:r>
              </a:p>
            </c:rich>
          </c:tx>
          <c:layout>
            <c:manualLayout>
              <c:xMode val="edge"/>
              <c:yMode val="edge"/>
              <c:x val="0.3785667104111986"/>
              <c:y val="0.92960629921259863"/>
            </c:manualLayout>
          </c:layout>
          <c:overlay val="0"/>
        </c:title>
        <c:numFmt formatCode="General" sourceLinked="1"/>
        <c:majorTickMark val="out"/>
        <c:minorTickMark val="none"/>
        <c:tickLblPos val="nextTo"/>
        <c:txPr>
          <a:bodyPr rot="2700000"/>
          <a:lstStyle/>
          <a:p>
            <a:pPr>
              <a:defRPr/>
            </a:pPr>
            <a:endParaRPr lang="pl-PL"/>
          </a:p>
        </c:txPr>
        <c:crossAx val="72307840"/>
        <c:crosses val="autoZero"/>
        <c:auto val="1"/>
        <c:lblAlgn val="ctr"/>
        <c:lblOffset val="100"/>
        <c:noMultiLvlLbl val="0"/>
      </c:catAx>
      <c:valAx>
        <c:axId val="72307840"/>
        <c:scaling>
          <c:orientation val="minMax"/>
        </c:scaling>
        <c:delete val="0"/>
        <c:axPos val="l"/>
        <c:majorGridlines/>
        <c:title>
          <c:tx>
            <c:rich>
              <a:bodyPr rot="-5400000" vert="horz"/>
              <a:lstStyle/>
              <a:p>
                <a:pPr>
                  <a:defRPr/>
                </a:pPr>
                <a:r>
                  <a:rPr lang="pl-PL"/>
                  <a:t>FPS</a:t>
                </a:r>
              </a:p>
            </c:rich>
          </c:tx>
          <c:layout>
            <c:manualLayout>
              <c:xMode val="edge"/>
              <c:yMode val="edge"/>
              <c:x val="2.7777777777777887E-3"/>
              <c:y val="0.40068387284922774"/>
            </c:manualLayout>
          </c:layout>
          <c:overlay val="0"/>
        </c:title>
        <c:numFmt formatCode="0.00" sourceLinked="1"/>
        <c:majorTickMark val="out"/>
        <c:minorTickMark val="none"/>
        <c:tickLblPos val="nextTo"/>
        <c:crossAx val="72293376"/>
        <c:crosses val="autoZero"/>
        <c:crossBetween val="between"/>
      </c:valAx>
    </c:plotArea>
    <c:legend>
      <c:legendPos val="r"/>
      <c:layout>
        <c:manualLayout>
          <c:xMode val="edge"/>
          <c:yMode val="edge"/>
          <c:x val="0.81791601049868856"/>
          <c:y val="0.22026027996500439"/>
          <c:w val="0.18208398950131274"/>
          <c:h val="0.50230314960629807"/>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creation-deletion'!$B$1</c:f>
              <c:strCache>
                <c:ptCount val="1"/>
                <c:pt idx="0">
                  <c:v>S4</c:v>
                </c:pt>
              </c:strCache>
            </c:strRef>
          </c:tx>
          <c:invertIfNegative val="0"/>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invertIfNegative val="0"/>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invertIfNegative val="0"/>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invertIfNegative val="0"/>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invertIfNegative val="0"/>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invertIfNegative val="0"/>
          <c:cat>
            <c:numRef>
              <c:f>'test creation-deletion'!$H$1</c:f>
              <c:numCache>
                <c:formatCode>General</c:formatCode>
                <c:ptCount val="1"/>
              </c:numCache>
            </c:numRef>
          </c:cat>
          <c:val>
            <c:numRef>
              <c:f>'test creation-deletion'!$G$2</c:f>
              <c:numCache>
                <c:formatCode>General</c:formatCode>
                <c:ptCount val="1"/>
                <c:pt idx="0">
                  <c:v>65</c:v>
                </c:pt>
              </c:numCache>
            </c:numRef>
          </c:val>
        </c:ser>
        <c:dLbls>
          <c:showLegendKey val="0"/>
          <c:showVal val="0"/>
          <c:showCatName val="0"/>
          <c:showSerName val="0"/>
          <c:showPercent val="0"/>
          <c:showBubbleSize val="0"/>
        </c:dLbls>
        <c:gapWidth val="150"/>
        <c:axId val="72324224"/>
        <c:axId val="72325760"/>
      </c:barChart>
      <c:catAx>
        <c:axId val="72324224"/>
        <c:scaling>
          <c:orientation val="minMax"/>
        </c:scaling>
        <c:delete val="0"/>
        <c:axPos val="b"/>
        <c:numFmt formatCode="General" sourceLinked="1"/>
        <c:majorTickMark val="out"/>
        <c:minorTickMark val="none"/>
        <c:tickLblPos val="nextTo"/>
        <c:crossAx val="72325760"/>
        <c:crosses val="autoZero"/>
        <c:auto val="1"/>
        <c:lblAlgn val="ctr"/>
        <c:lblOffset val="100"/>
        <c:noMultiLvlLbl val="0"/>
      </c:catAx>
      <c:valAx>
        <c:axId val="72325760"/>
        <c:scaling>
          <c:orientation val="minMax"/>
        </c:scaling>
        <c:delete val="0"/>
        <c:axPos val="l"/>
        <c:majorGridlines/>
        <c:title>
          <c:tx>
            <c:rich>
              <a:bodyPr rot="-5400000" vert="horz"/>
              <a:lstStyle/>
              <a:p>
                <a:pPr>
                  <a:defRPr/>
                </a:pPr>
                <a:r>
                  <a:rPr lang="pl-PL"/>
                  <a:t>Ilość obiektów na klatkę</a:t>
                </a:r>
              </a:p>
            </c:rich>
          </c:tx>
          <c:overlay val="0"/>
        </c:title>
        <c:numFmt formatCode="General" sourceLinked="1"/>
        <c:majorTickMark val="out"/>
        <c:minorTickMark val="none"/>
        <c:tickLblPos val="nextTo"/>
        <c:crossAx val="72324224"/>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9129483814541"/>
          <c:y val="9.9085739282589694E-2"/>
          <c:w val="0.68991535433070861"/>
          <c:h val="0.80321741032370952"/>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3D'!$B$23:$B$25</c:f>
              <c:numCache>
                <c:formatCode>0.00</c:formatCode>
                <c:ptCount val="3"/>
                <c:pt idx="0">
                  <c:v>-0.60000000000000142</c:v>
                </c:pt>
                <c:pt idx="1">
                  <c:v>-4.2000000000000028</c:v>
                </c:pt>
                <c:pt idx="2">
                  <c:v>0.69999999999999929</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0.30000000000000071</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-1.4699999999999989</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3D'!$F$23:$F$25</c:f>
              <c:numCache>
                <c:formatCode>0.00</c:formatCode>
                <c:ptCount val="3"/>
                <c:pt idx="0">
                  <c:v>-1.647703429493383</c:v>
                </c:pt>
                <c:pt idx="1">
                  <c:v>-0.985732995172377</c:v>
                </c:pt>
                <c:pt idx="2">
                  <c:v>-1.0516182310616387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3D'!$G$23:$G$25</c:f>
              <c:numCache>
                <c:formatCode>0.00</c:formatCode>
                <c:ptCount val="3"/>
                <c:pt idx="0">
                  <c:v>-2.6453525710801529</c:v>
                </c:pt>
                <c:pt idx="1">
                  <c:v>-2.0260051402627326</c:v>
                </c:pt>
                <c:pt idx="2">
                  <c:v>-4.9147222144532137</c:v>
                </c:pt>
              </c:numCache>
            </c:numRef>
          </c:val>
        </c:ser>
        <c:dLbls>
          <c:showLegendKey val="0"/>
          <c:showVal val="0"/>
          <c:showCatName val="0"/>
          <c:showSerName val="0"/>
          <c:showPercent val="0"/>
          <c:showBubbleSize val="0"/>
        </c:dLbls>
        <c:gapWidth val="150"/>
        <c:axId val="72354432"/>
        <c:axId val="72368896"/>
      </c:barChart>
      <c:catAx>
        <c:axId val="72354432"/>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72368896"/>
        <c:crosses val="autoZero"/>
        <c:auto val="1"/>
        <c:lblAlgn val="ctr"/>
        <c:lblOffset val="100"/>
        <c:noMultiLvlLbl val="0"/>
      </c:catAx>
      <c:valAx>
        <c:axId val="72368896"/>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72354432"/>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509193962844768E-2"/>
          <c:y val="5.2789442986293379E-2"/>
          <c:w val="0.73230075205930212"/>
          <c:h val="0.8495137066200058"/>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3D'!$B$27:$B$29</c:f>
              <c:numCache>
                <c:formatCode>0.00</c:formatCode>
                <c:ptCount val="3"/>
                <c:pt idx="0">
                  <c:v>-1.1899999999999977</c:v>
                </c:pt>
                <c:pt idx="1">
                  <c:v>2.5399999999999991</c:v>
                </c:pt>
                <c:pt idx="2">
                  <c:v>1.6999999999999993</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3D'!$C$27:$C$29</c:f>
              <c:numCache>
                <c:formatCode>0.00</c:formatCode>
                <c:ptCount val="3"/>
                <c:pt idx="0">
                  <c:v>-1.2199999999999989</c:v>
                </c:pt>
                <c:pt idx="1">
                  <c:v>3.6099999999999994</c:v>
                </c:pt>
                <c:pt idx="2">
                  <c:v>1.9399999999999995</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3D'!$D$27:$D$29</c:f>
              <c:numCache>
                <c:formatCode>0.00</c:formatCode>
                <c:ptCount val="3"/>
                <c:pt idx="0">
                  <c:v>-0.81000000000000227</c:v>
                </c:pt>
                <c:pt idx="1">
                  <c:v>2.1099999999999994</c:v>
                </c:pt>
                <c:pt idx="2">
                  <c:v>3.66</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3D'!$E$27:$E$29</c:f>
              <c:numCache>
                <c:formatCode>0.00</c:formatCode>
                <c:ptCount val="3"/>
                <c:pt idx="0">
                  <c:v>-1.4481699576085347</c:v>
                </c:pt>
                <c:pt idx="1">
                  <c:v>-0.79504474814535797</c:v>
                </c:pt>
                <c:pt idx="2">
                  <c:v>-2.4467728867867748</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-1.6703326216909602</c:v>
                </c:pt>
                <c:pt idx="2">
                  <c:v>-2.5933933051923717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3D'!$G$27:$G$29</c:f>
              <c:numCache>
                <c:formatCode>0.00</c:formatCode>
                <c:ptCount val="3"/>
                <c:pt idx="0">
                  <c:v>-0.9746497500343807</c:v>
                </c:pt>
                <c:pt idx="1">
                  <c:v>-3.2799295639652897</c:v>
                </c:pt>
                <c:pt idx="2">
                  <c:v>-2.9260039479109636</c:v>
                </c:pt>
              </c:numCache>
            </c:numRef>
          </c:val>
        </c:ser>
        <c:dLbls>
          <c:showLegendKey val="0"/>
          <c:showVal val="0"/>
          <c:showCatName val="0"/>
          <c:showSerName val="0"/>
          <c:showPercent val="0"/>
          <c:showBubbleSize val="0"/>
        </c:dLbls>
        <c:gapWidth val="150"/>
        <c:axId val="131805952"/>
        <c:axId val="131807872"/>
      </c:barChart>
      <c:catAx>
        <c:axId val="131805952"/>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31807872"/>
        <c:crosses val="autoZero"/>
        <c:auto val="1"/>
        <c:lblAlgn val="ctr"/>
        <c:lblOffset val="100"/>
        <c:noMultiLvlLbl val="0"/>
      </c:catAx>
      <c:valAx>
        <c:axId val="131807872"/>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31805952"/>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9B85CB-633B-40E0-A767-45FD45831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58</Pages>
  <Words>12483</Words>
  <Characters>74900</Characters>
  <Application>Microsoft Office Word</Application>
  <DocSecurity>0</DocSecurity>
  <Lines>624</Lines>
  <Paragraphs>174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Nokia Siemens Networks</Company>
  <LinksUpToDate>false</LinksUpToDate>
  <CharactersWithSpaces>87209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142</cp:revision>
  <cp:lastPrinted>2012-06-29T13:32:00Z</cp:lastPrinted>
  <dcterms:created xsi:type="dcterms:W3CDTF">2014-08-02T20:38:00Z</dcterms:created>
  <dcterms:modified xsi:type="dcterms:W3CDTF">2014-08-24T16:58:00Z</dcterms:modified>
</cp:coreProperties>
</file>