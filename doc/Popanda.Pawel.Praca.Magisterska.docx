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val="pl-PL" w:eastAsia="pl-PL"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val="pl-PL" w:eastAsia="pl-PL"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r w:rsidRPr="00BC2573">
        <w:rPr>
          <w:sz w:val="32"/>
          <w:szCs w:val="32"/>
          <w:lang w:val="pl-PL"/>
        </w:rPr>
        <w:t>pt.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r w:rsidRPr="00BC2573">
        <w:rPr>
          <w:sz w:val="36"/>
          <w:szCs w:val="36"/>
          <w:lang w:val="pl-PL"/>
        </w:rPr>
        <w:t>do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r w:rsidRPr="00BC2573">
        <w:rPr>
          <w:b/>
          <w:lang w:val="pl-PL"/>
        </w:rPr>
        <w:tab/>
      </w:r>
      <w:r w:rsidRPr="00BC2573">
        <w:rPr>
          <w:b/>
          <w:lang w:val="pl-PL"/>
        </w:rPr>
        <w:tab/>
      </w:r>
      <w:r w:rsidR="009C1A25" w:rsidRPr="00BC2573">
        <w:rPr>
          <w:b/>
          <w:lang w:val="pl-PL"/>
        </w:rPr>
        <w:t xml:space="preserve">Paweł </w:t>
      </w:r>
      <w:proofErr w:type="spellStart"/>
      <w:r w:rsidR="009C1A25" w:rsidRPr="00BC2573">
        <w:rPr>
          <w:b/>
          <w:lang w:val="pl-PL"/>
        </w:rPr>
        <w:t>Popanda</w:t>
      </w:r>
      <w:proofErr w:type="spellEnd"/>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 xml:space="preserve">Nr </w:t>
      </w:r>
      <w:proofErr w:type="spellStart"/>
      <w:r w:rsidRPr="00705BDF">
        <w:t>albumu</w:t>
      </w:r>
      <w:proofErr w:type="spellEnd"/>
      <w:r w:rsidRPr="00705BDF">
        <w:t>:</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proofErr w:type="spellStart"/>
      <w:r w:rsidRPr="00705BDF">
        <w:t>Promotor</w:t>
      </w:r>
      <w:proofErr w:type="spellEnd"/>
      <w:r w:rsidRPr="00705BDF">
        <w:t xml:space="preserve">: </w:t>
      </w:r>
      <w:r w:rsidRPr="00705BDF">
        <w:tab/>
      </w:r>
      <w:r w:rsidRPr="00705BDF">
        <w:tab/>
      </w:r>
      <w:r w:rsidRPr="00705BDF">
        <w:tab/>
      </w:r>
      <w:r w:rsidRPr="00705BDF">
        <w:tab/>
      </w:r>
      <w:proofErr w:type="spellStart"/>
      <w:r w:rsidRPr="00705BDF">
        <w:t>dr</w:t>
      </w:r>
      <w:proofErr w:type="spellEnd"/>
      <w:r w:rsidRPr="00705BDF">
        <w:t xml:space="preserve"> </w:t>
      </w:r>
      <w:proofErr w:type="spellStart"/>
      <w:r w:rsidRPr="00705BDF">
        <w:t>inż</w:t>
      </w:r>
      <w:proofErr w:type="spellEnd"/>
      <w:r w:rsidRPr="00705BDF">
        <w:t xml:space="preserve">. </w:t>
      </w:r>
      <w:r w:rsidRPr="00BC2573">
        <w:rPr>
          <w:lang w:val="pl-PL"/>
        </w:rPr>
        <w:t>Łukasz Rauch</w:t>
      </w:r>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Spistreci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1B7F80" w:rsidRDefault="00EA5D5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5766510" w:history="1">
        <w:r w:rsidR="001B7F80" w:rsidRPr="00CC4CA1">
          <w:rPr>
            <w:rStyle w:val="Hipercze"/>
            <w:noProof/>
            <w:lang w:val="pl-PL"/>
          </w:rPr>
          <w:t>1</w:t>
        </w:r>
        <w:r w:rsidR="001B7F80">
          <w:rPr>
            <w:rFonts w:asciiTheme="minorHAnsi" w:eastAsiaTheme="minorEastAsia" w:hAnsiTheme="minorHAnsi" w:cstheme="minorBidi"/>
            <w:noProof/>
            <w:kern w:val="0"/>
            <w:sz w:val="22"/>
            <w:szCs w:val="22"/>
            <w:lang w:val="pl-PL" w:eastAsia="pl-PL" w:bidi="ar-SA"/>
          </w:rPr>
          <w:tab/>
        </w:r>
        <w:r w:rsidR="001B7F80" w:rsidRPr="00CC4CA1">
          <w:rPr>
            <w:rStyle w:val="Hipercze"/>
            <w:noProof/>
            <w:lang w:val="pl-PL"/>
          </w:rPr>
          <w:t>Wstęp</w:t>
        </w:r>
        <w:r w:rsidR="001B7F80">
          <w:rPr>
            <w:noProof/>
            <w:webHidden/>
          </w:rPr>
          <w:tab/>
        </w:r>
        <w:r w:rsidR="001B7F80">
          <w:rPr>
            <w:noProof/>
            <w:webHidden/>
          </w:rPr>
          <w:fldChar w:fldCharType="begin"/>
        </w:r>
        <w:r w:rsidR="001B7F80">
          <w:rPr>
            <w:noProof/>
            <w:webHidden/>
          </w:rPr>
          <w:instrText xml:space="preserve"> PAGEREF _Toc395766510 \h </w:instrText>
        </w:r>
        <w:r w:rsidR="001B7F80">
          <w:rPr>
            <w:noProof/>
            <w:webHidden/>
          </w:rPr>
        </w:r>
        <w:r w:rsidR="001B7F80">
          <w:rPr>
            <w:noProof/>
            <w:webHidden/>
          </w:rPr>
          <w:fldChar w:fldCharType="separate"/>
        </w:r>
        <w:r w:rsidR="001B7F80">
          <w:rPr>
            <w:noProof/>
            <w:webHidden/>
          </w:rPr>
          <w:t>4</w:t>
        </w:r>
        <w:r w:rsidR="001B7F80">
          <w:rPr>
            <w:noProof/>
            <w:webHidden/>
          </w:rPr>
          <w:fldChar w:fldCharType="end"/>
        </w:r>
      </w:hyperlink>
    </w:p>
    <w:p w:rsidR="001B7F80" w:rsidRDefault="001B7F80">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5766511" w:history="1">
        <w:r w:rsidRPr="00CC4CA1">
          <w:rPr>
            <w:rStyle w:val="Hipercze"/>
            <w:noProof/>
            <w:lang w:val="pl-PL"/>
          </w:rPr>
          <w:t>2</w:t>
        </w:r>
        <w:r>
          <w:rPr>
            <w:rFonts w:asciiTheme="minorHAnsi" w:eastAsiaTheme="minorEastAsia" w:hAnsiTheme="minorHAnsi" w:cstheme="minorBidi"/>
            <w:noProof/>
            <w:kern w:val="0"/>
            <w:sz w:val="22"/>
            <w:szCs w:val="22"/>
            <w:lang w:val="pl-PL" w:eastAsia="pl-PL" w:bidi="ar-SA"/>
          </w:rPr>
          <w:tab/>
        </w:r>
        <w:r w:rsidRPr="00CC4CA1">
          <w:rPr>
            <w:rStyle w:val="Hipercze"/>
            <w:noProof/>
            <w:lang w:val="pl-PL"/>
          </w:rPr>
          <w:t>Systemy</w:t>
        </w:r>
        <w:r>
          <w:rPr>
            <w:noProof/>
            <w:webHidden/>
          </w:rPr>
          <w:tab/>
        </w:r>
        <w:r>
          <w:rPr>
            <w:noProof/>
            <w:webHidden/>
          </w:rPr>
          <w:fldChar w:fldCharType="begin"/>
        </w:r>
        <w:r>
          <w:rPr>
            <w:noProof/>
            <w:webHidden/>
          </w:rPr>
          <w:instrText xml:space="preserve"> PAGEREF _Toc395766511 \h </w:instrText>
        </w:r>
        <w:r>
          <w:rPr>
            <w:noProof/>
            <w:webHidden/>
          </w:rPr>
        </w:r>
        <w:r>
          <w:rPr>
            <w:noProof/>
            <w:webHidden/>
          </w:rPr>
          <w:fldChar w:fldCharType="separate"/>
        </w:r>
        <w:r>
          <w:rPr>
            <w:noProof/>
            <w:webHidden/>
          </w:rPr>
          <w:t>7</w:t>
        </w:r>
        <w:r>
          <w:rPr>
            <w:noProof/>
            <w:webHidden/>
          </w:rPr>
          <w:fldChar w:fldCharType="end"/>
        </w:r>
      </w:hyperlink>
    </w:p>
    <w:p w:rsidR="001B7F80" w:rsidRDefault="001B7F80">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5766512" w:history="1">
        <w:r w:rsidRPr="00CC4CA1">
          <w:rPr>
            <w:rStyle w:val="Hipercze"/>
            <w:noProof/>
            <w:lang w:val="pl-PL"/>
          </w:rPr>
          <w:t>2.1</w:t>
        </w:r>
        <w:r>
          <w:rPr>
            <w:rFonts w:asciiTheme="minorHAnsi" w:eastAsiaTheme="minorEastAsia" w:hAnsiTheme="minorHAnsi" w:cstheme="minorBidi"/>
            <w:noProof/>
            <w:kern w:val="0"/>
            <w:sz w:val="22"/>
            <w:szCs w:val="22"/>
            <w:lang w:val="pl-PL" w:eastAsia="pl-PL" w:bidi="ar-SA"/>
          </w:rPr>
          <w:tab/>
        </w:r>
        <w:r w:rsidRPr="00CC4CA1">
          <w:rPr>
            <w:rStyle w:val="Hipercze"/>
            <w:noProof/>
            <w:lang w:val="pl-PL"/>
          </w:rPr>
          <w:t>Android</w:t>
        </w:r>
        <w:r>
          <w:rPr>
            <w:noProof/>
            <w:webHidden/>
          </w:rPr>
          <w:tab/>
        </w:r>
        <w:r>
          <w:rPr>
            <w:noProof/>
            <w:webHidden/>
          </w:rPr>
          <w:fldChar w:fldCharType="begin"/>
        </w:r>
        <w:r>
          <w:rPr>
            <w:noProof/>
            <w:webHidden/>
          </w:rPr>
          <w:instrText xml:space="preserve"> PAGEREF _Toc395766512 \h </w:instrText>
        </w:r>
        <w:r>
          <w:rPr>
            <w:noProof/>
            <w:webHidden/>
          </w:rPr>
        </w:r>
        <w:r>
          <w:rPr>
            <w:noProof/>
            <w:webHidden/>
          </w:rPr>
          <w:fldChar w:fldCharType="separate"/>
        </w:r>
        <w:r>
          <w:rPr>
            <w:noProof/>
            <w:webHidden/>
          </w:rPr>
          <w:t>7</w:t>
        </w:r>
        <w:r>
          <w:rPr>
            <w:noProof/>
            <w:webHidden/>
          </w:rPr>
          <w:fldChar w:fldCharType="end"/>
        </w:r>
      </w:hyperlink>
    </w:p>
    <w:p w:rsidR="001B7F80" w:rsidRDefault="001B7F80">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5766513" w:history="1">
        <w:r w:rsidRPr="00CC4CA1">
          <w:rPr>
            <w:rStyle w:val="Hipercze"/>
            <w:noProof/>
            <w:lang w:val="pl-PL"/>
          </w:rPr>
          <w:t>2.1.1</w:t>
        </w:r>
        <w:r>
          <w:rPr>
            <w:rFonts w:asciiTheme="minorHAnsi" w:eastAsiaTheme="minorEastAsia" w:hAnsiTheme="minorHAnsi" w:cstheme="minorBidi"/>
            <w:noProof/>
            <w:kern w:val="0"/>
            <w:sz w:val="22"/>
            <w:szCs w:val="22"/>
            <w:lang w:val="pl-PL" w:eastAsia="pl-PL" w:bidi="ar-SA"/>
          </w:rPr>
          <w:tab/>
        </w:r>
        <w:r w:rsidRPr="00CC4CA1">
          <w:rPr>
            <w:rStyle w:val="Hipercze"/>
            <w:noProof/>
            <w:lang w:val="pl-PL"/>
          </w:rPr>
          <w:t>Aktualizacje</w:t>
        </w:r>
        <w:r>
          <w:rPr>
            <w:noProof/>
            <w:webHidden/>
          </w:rPr>
          <w:tab/>
        </w:r>
        <w:r>
          <w:rPr>
            <w:noProof/>
            <w:webHidden/>
          </w:rPr>
          <w:fldChar w:fldCharType="begin"/>
        </w:r>
        <w:r>
          <w:rPr>
            <w:noProof/>
            <w:webHidden/>
          </w:rPr>
          <w:instrText xml:space="preserve"> PAGEREF _Toc395766513 \h </w:instrText>
        </w:r>
        <w:r>
          <w:rPr>
            <w:noProof/>
            <w:webHidden/>
          </w:rPr>
        </w:r>
        <w:r>
          <w:rPr>
            <w:noProof/>
            <w:webHidden/>
          </w:rPr>
          <w:fldChar w:fldCharType="separate"/>
        </w:r>
        <w:r>
          <w:rPr>
            <w:noProof/>
            <w:webHidden/>
          </w:rPr>
          <w:t>9</w:t>
        </w:r>
        <w:r>
          <w:rPr>
            <w:noProof/>
            <w:webHidden/>
          </w:rPr>
          <w:fldChar w:fldCharType="end"/>
        </w:r>
      </w:hyperlink>
    </w:p>
    <w:p w:rsidR="001B7F80" w:rsidRDefault="001B7F80">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5766514" w:history="1">
        <w:r w:rsidRPr="00CC4CA1">
          <w:rPr>
            <w:rStyle w:val="Hipercze"/>
            <w:noProof/>
            <w:lang w:val="pl-PL"/>
          </w:rPr>
          <w:t>2.1.2</w:t>
        </w:r>
        <w:r>
          <w:rPr>
            <w:rFonts w:asciiTheme="minorHAnsi" w:eastAsiaTheme="minorEastAsia" w:hAnsiTheme="minorHAnsi" w:cstheme="minorBidi"/>
            <w:noProof/>
            <w:kern w:val="0"/>
            <w:sz w:val="22"/>
            <w:szCs w:val="22"/>
            <w:lang w:val="pl-PL" w:eastAsia="pl-PL" w:bidi="ar-SA"/>
          </w:rPr>
          <w:tab/>
        </w:r>
        <w:r w:rsidRPr="00CC4CA1">
          <w:rPr>
            <w:rStyle w:val="Hipercze"/>
            <w:noProof/>
            <w:lang w:val="pl-PL"/>
          </w:rPr>
          <w:t>Architektura systemu</w:t>
        </w:r>
        <w:r>
          <w:rPr>
            <w:noProof/>
            <w:webHidden/>
          </w:rPr>
          <w:tab/>
        </w:r>
        <w:r>
          <w:rPr>
            <w:noProof/>
            <w:webHidden/>
          </w:rPr>
          <w:fldChar w:fldCharType="begin"/>
        </w:r>
        <w:r>
          <w:rPr>
            <w:noProof/>
            <w:webHidden/>
          </w:rPr>
          <w:instrText xml:space="preserve"> PAGEREF _Toc395766514 \h </w:instrText>
        </w:r>
        <w:r>
          <w:rPr>
            <w:noProof/>
            <w:webHidden/>
          </w:rPr>
        </w:r>
        <w:r>
          <w:rPr>
            <w:noProof/>
            <w:webHidden/>
          </w:rPr>
          <w:fldChar w:fldCharType="separate"/>
        </w:r>
        <w:r>
          <w:rPr>
            <w:noProof/>
            <w:webHidden/>
          </w:rPr>
          <w:t>10</w:t>
        </w:r>
        <w:r>
          <w:rPr>
            <w:noProof/>
            <w:webHidden/>
          </w:rPr>
          <w:fldChar w:fldCharType="end"/>
        </w:r>
      </w:hyperlink>
    </w:p>
    <w:p w:rsidR="001B7F80" w:rsidRDefault="001B7F80">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5766515" w:history="1">
        <w:r w:rsidRPr="00CC4CA1">
          <w:rPr>
            <w:rStyle w:val="Hipercze"/>
            <w:noProof/>
            <w:lang w:val="pl-PL"/>
          </w:rPr>
          <w:t>2.1.3</w:t>
        </w:r>
        <w:r>
          <w:rPr>
            <w:rFonts w:asciiTheme="minorHAnsi" w:eastAsiaTheme="minorEastAsia" w:hAnsiTheme="minorHAnsi" w:cstheme="minorBidi"/>
            <w:noProof/>
            <w:kern w:val="0"/>
            <w:sz w:val="22"/>
            <w:szCs w:val="22"/>
            <w:lang w:val="pl-PL" w:eastAsia="pl-PL" w:bidi="ar-SA"/>
          </w:rPr>
          <w:tab/>
        </w:r>
        <w:r w:rsidRPr="00CC4CA1">
          <w:rPr>
            <w:rStyle w:val="Hipercze"/>
            <w:noProof/>
            <w:lang w:val="pl-PL"/>
          </w:rPr>
          <w:t>Tworzenie aplikacji Android</w:t>
        </w:r>
        <w:r>
          <w:rPr>
            <w:noProof/>
            <w:webHidden/>
          </w:rPr>
          <w:tab/>
        </w:r>
        <w:r>
          <w:rPr>
            <w:noProof/>
            <w:webHidden/>
          </w:rPr>
          <w:fldChar w:fldCharType="begin"/>
        </w:r>
        <w:r>
          <w:rPr>
            <w:noProof/>
            <w:webHidden/>
          </w:rPr>
          <w:instrText xml:space="preserve"> PAGEREF _Toc395766515 \h </w:instrText>
        </w:r>
        <w:r>
          <w:rPr>
            <w:noProof/>
            <w:webHidden/>
          </w:rPr>
        </w:r>
        <w:r>
          <w:rPr>
            <w:noProof/>
            <w:webHidden/>
          </w:rPr>
          <w:fldChar w:fldCharType="separate"/>
        </w:r>
        <w:r>
          <w:rPr>
            <w:noProof/>
            <w:webHidden/>
          </w:rPr>
          <w:t>13</w:t>
        </w:r>
        <w:r>
          <w:rPr>
            <w:noProof/>
            <w:webHidden/>
          </w:rPr>
          <w:fldChar w:fldCharType="end"/>
        </w:r>
      </w:hyperlink>
    </w:p>
    <w:p w:rsidR="001B7F80" w:rsidRDefault="001B7F80">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5766516" w:history="1">
        <w:r w:rsidRPr="00CC4CA1">
          <w:rPr>
            <w:rStyle w:val="Hipercze"/>
            <w:noProof/>
            <w:lang w:val="pl-PL"/>
          </w:rPr>
          <w:t>2.2</w:t>
        </w:r>
        <w:r>
          <w:rPr>
            <w:rFonts w:asciiTheme="minorHAnsi" w:eastAsiaTheme="minorEastAsia" w:hAnsiTheme="minorHAnsi" w:cstheme="minorBidi"/>
            <w:noProof/>
            <w:kern w:val="0"/>
            <w:sz w:val="22"/>
            <w:szCs w:val="22"/>
            <w:lang w:val="pl-PL" w:eastAsia="pl-PL" w:bidi="ar-SA"/>
          </w:rPr>
          <w:tab/>
        </w:r>
        <w:r w:rsidRPr="00CC4CA1">
          <w:rPr>
            <w:rStyle w:val="Hipercze"/>
            <w:noProof/>
            <w:lang w:val="pl-PL"/>
          </w:rPr>
          <w:t>iOS</w:t>
        </w:r>
        <w:r>
          <w:rPr>
            <w:noProof/>
            <w:webHidden/>
          </w:rPr>
          <w:tab/>
        </w:r>
        <w:r>
          <w:rPr>
            <w:noProof/>
            <w:webHidden/>
          </w:rPr>
          <w:fldChar w:fldCharType="begin"/>
        </w:r>
        <w:r>
          <w:rPr>
            <w:noProof/>
            <w:webHidden/>
          </w:rPr>
          <w:instrText xml:space="preserve"> PAGEREF _Toc395766516 \h </w:instrText>
        </w:r>
        <w:r>
          <w:rPr>
            <w:noProof/>
            <w:webHidden/>
          </w:rPr>
        </w:r>
        <w:r>
          <w:rPr>
            <w:noProof/>
            <w:webHidden/>
          </w:rPr>
          <w:fldChar w:fldCharType="separate"/>
        </w:r>
        <w:r>
          <w:rPr>
            <w:noProof/>
            <w:webHidden/>
          </w:rPr>
          <w:t>15</w:t>
        </w:r>
        <w:r>
          <w:rPr>
            <w:noProof/>
            <w:webHidden/>
          </w:rPr>
          <w:fldChar w:fldCharType="end"/>
        </w:r>
      </w:hyperlink>
    </w:p>
    <w:p w:rsidR="001B7F80" w:rsidRDefault="001B7F80">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5766517" w:history="1">
        <w:r w:rsidRPr="00CC4CA1">
          <w:rPr>
            <w:rStyle w:val="Hipercze"/>
            <w:noProof/>
            <w:lang w:val="pl-PL"/>
          </w:rPr>
          <w:t>2.2.1</w:t>
        </w:r>
        <w:r>
          <w:rPr>
            <w:rFonts w:asciiTheme="minorHAnsi" w:eastAsiaTheme="minorEastAsia" w:hAnsiTheme="minorHAnsi" w:cstheme="minorBidi"/>
            <w:noProof/>
            <w:kern w:val="0"/>
            <w:sz w:val="22"/>
            <w:szCs w:val="22"/>
            <w:lang w:val="pl-PL" w:eastAsia="pl-PL" w:bidi="ar-SA"/>
          </w:rPr>
          <w:tab/>
        </w:r>
        <w:r w:rsidRPr="00CC4CA1">
          <w:rPr>
            <w:rStyle w:val="Hipercze"/>
            <w:noProof/>
            <w:lang w:val="pl-PL"/>
          </w:rPr>
          <w:t>Tworzenie i dystrybucja aplikacji na system iOS</w:t>
        </w:r>
        <w:r>
          <w:rPr>
            <w:noProof/>
            <w:webHidden/>
          </w:rPr>
          <w:tab/>
        </w:r>
        <w:r>
          <w:rPr>
            <w:noProof/>
            <w:webHidden/>
          </w:rPr>
          <w:fldChar w:fldCharType="begin"/>
        </w:r>
        <w:r>
          <w:rPr>
            <w:noProof/>
            <w:webHidden/>
          </w:rPr>
          <w:instrText xml:space="preserve"> PAGEREF _Toc395766517 \h </w:instrText>
        </w:r>
        <w:r>
          <w:rPr>
            <w:noProof/>
            <w:webHidden/>
          </w:rPr>
        </w:r>
        <w:r>
          <w:rPr>
            <w:noProof/>
            <w:webHidden/>
          </w:rPr>
          <w:fldChar w:fldCharType="separate"/>
        </w:r>
        <w:r>
          <w:rPr>
            <w:noProof/>
            <w:webHidden/>
          </w:rPr>
          <w:t>17</w:t>
        </w:r>
        <w:r>
          <w:rPr>
            <w:noProof/>
            <w:webHidden/>
          </w:rPr>
          <w:fldChar w:fldCharType="end"/>
        </w:r>
      </w:hyperlink>
    </w:p>
    <w:p w:rsidR="001B7F80" w:rsidRDefault="001B7F80">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5766518" w:history="1">
        <w:r w:rsidRPr="00CC4CA1">
          <w:rPr>
            <w:rStyle w:val="Hipercze"/>
            <w:noProof/>
            <w:lang w:val="pl-PL"/>
          </w:rPr>
          <w:t>2.2.2</w:t>
        </w:r>
        <w:r>
          <w:rPr>
            <w:rFonts w:asciiTheme="minorHAnsi" w:eastAsiaTheme="minorEastAsia" w:hAnsiTheme="minorHAnsi" w:cstheme="minorBidi"/>
            <w:noProof/>
            <w:kern w:val="0"/>
            <w:sz w:val="22"/>
            <w:szCs w:val="22"/>
            <w:lang w:val="pl-PL" w:eastAsia="pl-PL" w:bidi="ar-SA"/>
          </w:rPr>
          <w:tab/>
        </w:r>
        <w:r w:rsidRPr="00CC4CA1">
          <w:rPr>
            <w:rStyle w:val="Hipercze"/>
            <w:noProof/>
            <w:lang w:val="pl-PL"/>
          </w:rPr>
          <w:t>Insta</w:t>
        </w:r>
        <w:r w:rsidRPr="00CC4CA1">
          <w:rPr>
            <w:rStyle w:val="Hipercze"/>
            <w:noProof/>
            <w:lang w:val="pl-PL"/>
          </w:rPr>
          <w:t>l</w:t>
        </w:r>
        <w:r w:rsidRPr="00CC4CA1">
          <w:rPr>
            <w:rStyle w:val="Hipercze"/>
            <w:noProof/>
            <w:lang w:val="pl-PL"/>
          </w:rPr>
          <w:t>acja aplikacji z systemu Windows</w:t>
        </w:r>
        <w:r>
          <w:rPr>
            <w:noProof/>
            <w:webHidden/>
          </w:rPr>
          <w:tab/>
        </w:r>
        <w:r>
          <w:rPr>
            <w:noProof/>
            <w:webHidden/>
          </w:rPr>
          <w:fldChar w:fldCharType="begin"/>
        </w:r>
        <w:r>
          <w:rPr>
            <w:noProof/>
            <w:webHidden/>
          </w:rPr>
          <w:instrText xml:space="preserve"> PAGEREF _Toc395766518 \h </w:instrText>
        </w:r>
        <w:r>
          <w:rPr>
            <w:noProof/>
            <w:webHidden/>
          </w:rPr>
        </w:r>
        <w:r>
          <w:rPr>
            <w:noProof/>
            <w:webHidden/>
          </w:rPr>
          <w:fldChar w:fldCharType="separate"/>
        </w:r>
        <w:r>
          <w:rPr>
            <w:noProof/>
            <w:webHidden/>
          </w:rPr>
          <w:t>20</w:t>
        </w:r>
        <w:r>
          <w:rPr>
            <w:noProof/>
            <w:webHidden/>
          </w:rPr>
          <w:fldChar w:fldCharType="end"/>
        </w:r>
      </w:hyperlink>
    </w:p>
    <w:p w:rsidR="001B7F80" w:rsidRDefault="001B7F80">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5766519" w:history="1">
        <w:r w:rsidRPr="00CC4CA1">
          <w:rPr>
            <w:rStyle w:val="Hipercze"/>
            <w:noProof/>
            <w:lang w:val="pl-PL"/>
          </w:rPr>
          <w:t>2.3</w:t>
        </w:r>
        <w:r>
          <w:rPr>
            <w:rFonts w:asciiTheme="minorHAnsi" w:eastAsiaTheme="minorEastAsia" w:hAnsiTheme="minorHAnsi" w:cstheme="minorBidi"/>
            <w:noProof/>
            <w:kern w:val="0"/>
            <w:sz w:val="22"/>
            <w:szCs w:val="22"/>
            <w:lang w:val="pl-PL" w:eastAsia="pl-PL" w:bidi="ar-SA"/>
          </w:rPr>
          <w:tab/>
        </w:r>
        <w:r w:rsidRPr="00CC4CA1">
          <w:rPr>
            <w:rStyle w:val="Hipercze"/>
            <w:noProof/>
            <w:lang w:val="pl-PL"/>
          </w:rPr>
          <w:t>Windows Phone</w:t>
        </w:r>
        <w:r>
          <w:rPr>
            <w:noProof/>
            <w:webHidden/>
          </w:rPr>
          <w:tab/>
        </w:r>
        <w:r>
          <w:rPr>
            <w:noProof/>
            <w:webHidden/>
          </w:rPr>
          <w:fldChar w:fldCharType="begin"/>
        </w:r>
        <w:r>
          <w:rPr>
            <w:noProof/>
            <w:webHidden/>
          </w:rPr>
          <w:instrText xml:space="preserve"> PAGEREF _Toc395766519 \h </w:instrText>
        </w:r>
        <w:r>
          <w:rPr>
            <w:noProof/>
            <w:webHidden/>
          </w:rPr>
        </w:r>
        <w:r>
          <w:rPr>
            <w:noProof/>
            <w:webHidden/>
          </w:rPr>
          <w:fldChar w:fldCharType="separate"/>
        </w:r>
        <w:r>
          <w:rPr>
            <w:noProof/>
            <w:webHidden/>
          </w:rPr>
          <w:t>24</w:t>
        </w:r>
        <w:r>
          <w:rPr>
            <w:noProof/>
            <w:webHidden/>
          </w:rPr>
          <w:fldChar w:fldCharType="end"/>
        </w:r>
      </w:hyperlink>
    </w:p>
    <w:p w:rsidR="001B7F80" w:rsidRDefault="001B7F80">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5766520" w:history="1">
        <w:r w:rsidRPr="00CC4CA1">
          <w:rPr>
            <w:rStyle w:val="Hipercze"/>
            <w:noProof/>
            <w:lang w:val="pl-PL"/>
          </w:rPr>
          <w:t>2.3.1</w:t>
        </w:r>
        <w:r>
          <w:rPr>
            <w:rFonts w:asciiTheme="minorHAnsi" w:eastAsiaTheme="minorEastAsia" w:hAnsiTheme="minorHAnsi" w:cstheme="minorBidi"/>
            <w:noProof/>
            <w:kern w:val="0"/>
            <w:sz w:val="22"/>
            <w:szCs w:val="22"/>
            <w:lang w:val="pl-PL" w:eastAsia="pl-PL" w:bidi="ar-SA"/>
          </w:rPr>
          <w:tab/>
        </w:r>
        <w:r w:rsidRPr="00CC4CA1">
          <w:rPr>
            <w:rStyle w:val="Hipercze"/>
            <w:noProof/>
            <w:lang w:val="pl-PL"/>
          </w:rPr>
          <w:t>Tworzenie aplikacji na Windows Phone 8</w:t>
        </w:r>
        <w:r>
          <w:rPr>
            <w:noProof/>
            <w:webHidden/>
          </w:rPr>
          <w:tab/>
        </w:r>
        <w:r>
          <w:rPr>
            <w:noProof/>
            <w:webHidden/>
          </w:rPr>
          <w:fldChar w:fldCharType="begin"/>
        </w:r>
        <w:r>
          <w:rPr>
            <w:noProof/>
            <w:webHidden/>
          </w:rPr>
          <w:instrText xml:space="preserve"> PAGEREF _Toc395766520 \h </w:instrText>
        </w:r>
        <w:r>
          <w:rPr>
            <w:noProof/>
            <w:webHidden/>
          </w:rPr>
        </w:r>
        <w:r>
          <w:rPr>
            <w:noProof/>
            <w:webHidden/>
          </w:rPr>
          <w:fldChar w:fldCharType="separate"/>
        </w:r>
        <w:r>
          <w:rPr>
            <w:noProof/>
            <w:webHidden/>
          </w:rPr>
          <w:t>25</w:t>
        </w:r>
        <w:r>
          <w:rPr>
            <w:noProof/>
            <w:webHidden/>
          </w:rPr>
          <w:fldChar w:fldCharType="end"/>
        </w:r>
      </w:hyperlink>
    </w:p>
    <w:p w:rsidR="001B7F80" w:rsidRDefault="001B7F80">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5766521" w:history="1">
        <w:r w:rsidRPr="00CC4CA1">
          <w:rPr>
            <w:rStyle w:val="Hipercze"/>
            <w:noProof/>
            <w:lang w:val="pl-PL"/>
          </w:rPr>
          <w:t>3</w:t>
        </w:r>
        <w:r>
          <w:rPr>
            <w:rFonts w:asciiTheme="minorHAnsi" w:eastAsiaTheme="minorEastAsia" w:hAnsiTheme="minorHAnsi" w:cstheme="minorBidi"/>
            <w:noProof/>
            <w:kern w:val="0"/>
            <w:sz w:val="22"/>
            <w:szCs w:val="22"/>
            <w:lang w:val="pl-PL" w:eastAsia="pl-PL" w:bidi="ar-SA"/>
          </w:rPr>
          <w:tab/>
        </w:r>
        <w:r w:rsidRPr="00CC4CA1">
          <w:rPr>
            <w:rStyle w:val="Hipercze"/>
            <w:noProof/>
            <w:lang w:val="pl-PL"/>
          </w:rPr>
          <w:t>Środowiska międzyplatformowe</w:t>
        </w:r>
        <w:r>
          <w:rPr>
            <w:noProof/>
            <w:webHidden/>
          </w:rPr>
          <w:tab/>
        </w:r>
        <w:r>
          <w:rPr>
            <w:noProof/>
            <w:webHidden/>
          </w:rPr>
          <w:fldChar w:fldCharType="begin"/>
        </w:r>
        <w:r>
          <w:rPr>
            <w:noProof/>
            <w:webHidden/>
          </w:rPr>
          <w:instrText xml:space="preserve"> PAGEREF _Toc395766521 \h </w:instrText>
        </w:r>
        <w:r>
          <w:rPr>
            <w:noProof/>
            <w:webHidden/>
          </w:rPr>
        </w:r>
        <w:r>
          <w:rPr>
            <w:noProof/>
            <w:webHidden/>
          </w:rPr>
          <w:fldChar w:fldCharType="separate"/>
        </w:r>
        <w:r>
          <w:rPr>
            <w:noProof/>
            <w:webHidden/>
          </w:rPr>
          <w:t>29</w:t>
        </w:r>
        <w:r>
          <w:rPr>
            <w:noProof/>
            <w:webHidden/>
          </w:rPr>
          <w:fldChar w:fldCharType="end"/>
        </w:r>
      </w:hyperlink>
    </w:p>
    <w:p w:rsidR="001B7F80" w:rsidRDefault="001B7F80">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5766522" w:history="1">
        <w:r w:rsidRPr="00CC4CA1">
          <w:rPr>
            <w:rStyle w:val="Hipercze"/>
            <w:noProof/>
            <w:lang w:val="pl-PL"/>
          </w:rPr>
          <w:t>3.1</w:t>
        </w:r>
        <w:r>
          <w:rPr>
            <w:rFonts w:asciiTheme="minorHAnsi" w:eastAsiaTheme="minorEastAsia" w:hAnsiTheme="minorHAnsi" w:cstheme="minorBidi"/>
            <w:noProof/>
            <w:kern w:val="0"/>
            <w:sz w:val="22"/>
            <w:szCs w:val="22"/>
            <w:lang w:val="pl-PL" w:eastAsia="pl-PL" w:bidi="ar-SA"/>
          </w:rPr>
          <w:tab/>
        </w:r>
        <w:r w:rsidRPr="00CC4CA1">
          <w:rPr>
            <w:rStyle w:val="Hipercze"/>
            <w:noProof/>
            <w:lang w:val="pl-PL"/>
          </w:rPr>
          <w:t>Unity</w:t>
        </w:r>
        <w:r>
          <w:rPr>
            <w:noProof/>
            <w:webHidden/>
          </w:rPr>
          <w:tab/>
        </w:r>
        <w:r>
          <w:rPr>
            <w:noProof/>
            <w:webHidden/>
          </w:rPr>
          <w:fldChar w:fldCharType="begin"/>
        </w:r>
        <w:r>
          <w:rPr>
            <w:noProof/>
            <w:webHidden/>
          </w:rPr>
          <w:instrText xml:space="preserve"> PAGEREF _Toc395766522 \h </w:instrText>
        </w:r>
        <w:r>
          <w:rPr>
            <w:noProof/>
            <w:webHidden/>
          </w:rPr>
        </w:r>
        <w:r>
          <w:rPr>
            <w:noProof/>
            <w:webHidden/>
          </w:rPr>
          <w:fldChar w:fldCharType="separate"/>
        </w:r>
        <w:r>
          <w:rPr>
            <w:noProof/>
            <w:webHidden/>
          </w:rPr>
          <w:t>29</w:t>
        </w:r>
        <w:r>
          <w:rPr>
            <w:noProof/>
            <w:webHidden/>
          </w:rPr>
          <w:fldChar w:fldCharType="end"/>
        </w:r>
      </w:hyperlink>
    </w:p>
    <w:p w:rsidR="001B7F80" w:rsidRDefault="001B7F80">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5766523" w:history="1">
        <w:r w:rsidRPr="00CC4CA1">
          <w:rPr>
            <w:rStyle w:val="Hipercze"/>
            <w:noProof/>
            <w:lang w:val="pl-PL"/>
          </w:rPr>
          <w:t>3.2</w:t>
        </w:r>
        <w:r>
          <w:rPr>
            <w:rFonts w:asciiTheme="minorHAnsi" w:eastAsiaTheme="minorEastAsia" w:hAnsiTheme="minorHAnsi" w:cstheme="minorBidi"/>
            <w:noProof/>
            <w:kern w:val="0"/>
            <w:sz w:val="22"/>
            <w:szCs w:val="22"/>
            <w:lang w:val="pl-PL" w:eastAsia="pl-PL" w:bidi="ar-SA"/>
          </w:rPr>
          <w:tab/>
        </w:r>
        <w:r w:rsidRPr="00CC4CA1">
          <w:rPr>
            <w:rStyle w:val="Hipercze"/>
            <w:noProof/>
            <w:lang w:val="pl-PL"/>
          </w:rPr>
          <w:t>Marmelade SDK</w:t>
        </w:r>
        <w:r>
          <w:rPr>
            <w:noProof/>
            <w:webHidden/>
          </w:rPr>
          <w:tab/>
        </w:r>
        <w:r>
          <w:rPr>
            <w:noProof/>
            <w:webHidden/>
          </w:rPr>
          <w:fldChar w:fldCharType="begin"/>
        </w:r>
        <w:r>
          <w:rPr>
            <w:noProof/>
            <w:webHidden/>
          </w:rPr>
          <w:instrText xml:space="preserve"> PAGEREF _Toc395766523 \h </w:instrText>
        </w:r>
        <w:r>
          <w:rPr>
            <w:noProof/>
            <w:webHidden/>
          </w:rPr>
        </w:r>
        <w:r>
          <w:rPr>
            <w:noProof/>
            <w:webHidden/>
          </w:rPr>
          <w:fldChar w:fldCharType="separate"/>
        </w:r>
        <w:r>
          <w:rPr>
            <w:noProof/>
            <w:webHidden/>
          </w:rPr>
          <w:t>32</w:t>
        </w:r>
        <w:r>
          <w:rPr>
            <w:noProof/>
            <w:webHidden/>
          </w:rPr>
          <w:fldChar w:fldCharType="end"/>
        </w:r>
      </w:hyperlink>
    </w:p>
    <w:p w:rsidR="001B7F80" w:rsidRDefault="001B7F80">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5766524" w:history="1">
        <w:r w:rsidRPr="00CC4CA1">
          <w:rPr>
            <w:rStyle w:val="Hipercze"/>
            <w:noProof/>
            <w:lang w:val="pl-PL"/>
          </w:rPr>
          <w:t>3.3</w:t>
        </w:r>
        <w:r>
          <w:rPr>
            <w:rFonts w:asciiTheme="minorHAnsi" w:eastAsiaTheme="minorEastAsia" w:hAnsiTheme="minorHAnsi" w:cstheme="minorBidi"/>
            <w:noProof/>
            <w:kern w:val="0"/>
            <w:sz w:val="22"/>
            <w:szCs w:val="22"/>
            <w:lang w:val="pl-PL" w:eastAsia="pl-PL" w:bidi="ar-SA"/>
          </w:rPr>
          <w:tab/>
        </w:r>
        <w:r w:rsidRPr="00CC4CA1">
          <w:rPr>
            <w:rStyle w:val="Hipercze"/>
            <w:noProof/>
            <w:lang w:val="pl-PL"/>
          </w:rPr>
          <w:t>jMonkey Engine</w:t>
        </w:r>
        <w:r>
          <w:rPr>
            <w:noProof/>
            <w:webHidden/>
          </w:rPr>
          <w:tab/>
        </w:r>
        <w:r>
          <w:rPr>
            <w:noProof/>
            <w:webHidden/>
          </w:rPr>
          <w:fldChar w:fldCharType="begin"/>
        </w:r>
        <w:r>
          <w:rPr>
            <w:noProof/>
            <w:webHidden/>
          </w:rPr>
          <w:instrText xml:space="preserve"> PAGEREF _Toc395766524 \h </w:instrText>
        </w:r>
        <w:r>
          <w:rPr>
            <w:noProof/>
            <w:webHidden/>
          </w:rPr>
        </w:r>
        <w:r>
          <w:rPr>
            <w:noProof/>
            <w:webHidden/>
          </w:rPr>
          <w:fldChar w:fldCharType="separate"/>
        </w:r>
        <w:r>
          <w:rPr>
            <w:noProof/>
            <w:webHidden/>
          </w:rPr>
          <w:t>34</w:t>
        </w:r>
        <w:r>
          <w:rPr>
            <w:noProof/>
            <w:webHidden/>
          </w:rPr>
          <w:fldChar w:fldCharType="end"/>
        </w:r>
      </w:hyperlink>
    </w:p>
    <w:p w:rsidR="001B7F80" w:rsidRDefault="001B7F80">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5766525" w:history="1">
        <w:r w:rsidRPr="00CC4CA1">
          <w:rPr>
            <w:rStyle w:val="Hipercze"/>
            <w:noProof/>
            <w:lang w:val="pl-PL"/>
          </w:rPr>
          <w:t>3.4</w:t>
        </w:r>
        <w:r>
          <w:rPr>
            <w:rFonts w:asciiTheme="minorHAnsi" w:eastAsiaTheme="minorEastAsia" w:hAnsiTheme="minorHAnsi" w:cstheme="minorBidi"/>
            <w:noProof/>
            <w:kern w:val="0"/>
            <w:sz w:val="22"/>
            <w:szCs w:val="22"/>
            <w:lang w:val="pl-PL" w:eastAsia="pl-PL" w:bidi="ar-SA"/>
          </w:rPr>
          <w:tab/>
        </w:r>
        <w:r w:rsidRPr="00CC4CA1">
          <w:rPr>
            <w:rStyle w:val="Hipercze"/>
            <w:noProof/>
            <w:lang w:val="pl-PL"/>
          </w:rPr>
          <w:t>Podsumowanie</w:t>
        </w:r>
        <w:r>
          <w:rPr>
            <w:noProof/>
            <w:webHidden/>
          </w:rPr>
          <w:tab/>
        </w:r>
        <w:r>
          <w:rPr>
            <w:noProof/>
            <w:webHidden/>
          </w:rPr>
          <w:fldChar w:fldCharType="begin"/>
        </w:r>
        <w:r>
          <w:rPr>
            <w:noProof/>
            <w:webHidden/>
          </w:rPr>
          <w:instrText xml:space="preserve"> PAGEREF _Toc395766525 \h </w:instrText>
        </w:r>
        <w:r>
          <w:rPr>
            <w:noProof/>
            <w:webHidden/>
          </w:rPr>
        </w:r>
        <w:r>
          <w:rPr>
            <w:noProof/>
            <w:webHidden/>
          </w:rPr>
          <w:fldChar w:fldCharType="separate"/>
        </w:r>
        <w:r>
          <w:rPr>
            <w:noProof/>
            <w:webHidden/>
          </w:rPr>
          <w:t>35</w:t>
        </w:r>
        <w:r>
          <w:rPr>
            <w:noProof/>
            <w:webHidden/>
          </w:rPr>
          <w:fldChar w:fldCharType="end"/>
        </w:r>
      </w:hyperlink>
    </w:p>
    <w:p w:rsidR="001B7F80" w:rsidRDefault="001B7F80">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5766526" w:history="1">
        <w:r w:rsidRPr="00CC4CA1">
          <w:rPr>
            <w:rStyle w:val="Hipercze"/>
            <w:noProof/>
            <w:lang w:val="pl-PL"/>
          </w:rPr>
          <w:t>4</w:t>
        </w:r>
        <w:r>
          <w:rPr>
            <w:rFonts w:asciiTheme="minorHAnsi" w:eastAsiaTheme="minorEastAsia" w:hAnsiTheme="minorHAnsi" w:cstheme="minorBidi"/>
            <w:noProof/>
            <w:kern w:val="0"/>
            <w:sz w:val="22"/>
            <w:szCs w:val="22"/>
            <w:lang w:val="pl-PL" w:eastAsia="pl-PL" w:bidi="ar-SA"/>
          </w:rPr>
          <w:tab/>
        </w:r>
        <w:r w:rsidRPr="00CC4CA1">
          <w:rPr>
            <w:rStyle w:val="Hipercze"/>
            <w:noProof/>
            <w:lang w:val="pl-PL"/>
          </w:rPr>
          <w:t>Zaimplementowane programy testujące</w:t>
        </w:r>
        <w:r>
          <w:rPr>
            <w:noProof/>
            <w:webHidden/>
          </w:rPr>
          <w:tab/>
        </w:r>
        <w:r>
          <w:rPr>
            <w:noProof/>
            <w:webHidden/>
          </w:rPr>
          <w:fldChar w:fldCharType="begin"/>
        </w:r>
        <w:r>
          <w:rPr>
            <w:noProof/>
            <w:webHidden/>
          </w:rPr>
          <w:instrText xml:space="preserve"> PAGEREF _Toc395766526 \h </w:instrText>
        </w:r>
        <w:r>
          <w:rPr>
            <w:noProof/>
            <w:webHidden/>
          </w:rPr>
        </w:r>
        <w:r>
          <w:rPr>
            <w:noProof/>
            <w:webHidden/>
          </w:rPr>
          <w:fldChar w:fldCharType="separate"/>
        </w:r>
        <w:r>
          <w:rPr>
            <w:noProof/>
            <w:webHidden/>
          </w:rPr>
          <w:t>37</w:t>
        </w:r>
        <w:r>
          <w:rPr>
            <w:noProof/>
            <w:webHidden/>
          </w:rPr>
          <w:fldChar w:fldCharType="end"/>
        </w:r>
      </w:hyperlink>
    </w:p>
    <w:p w:rsidR="001B7F80" w:rsidRDefault="001B7F80">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5766527" w:history="1">
        <w:r w:rsidRPr="00CC4CA1">
          <w:rPr>
            <w:rStyle w:val="Hipercze"/>
            <w:noProof/>
            <w:lang w:val="pl-PL"/>
          </w:rPr>
          <w:t>4.1</w:t>
        </w:r>
        <w:r>
          <w:rPr>
            <w:rFonts w:asciiTheme="minorHAnsi" w:eastAsiaTheme="minorEastAsia" w:hAnsiTheme="minorHAnsi" w:cstheme="minorBidi"/>
            <w:noProof/>
            <w:kern w:val="0"/>
            <w:sz w:val="22"/>
            <w:szCs w:val="22"/>
            <w:lang w:val="pl-PL" w:eastAsia="pl-PL" w:bidi="ar-SA"/>
          </w:rPr>
          <w:tab/>
        </w:r>
        <w:r w:rsidRPr="00CC4CA1">
          <w:rPr>
            <w:rStyle w:val="Hipercze"/>
            <w:noProof/>
            <w:lang w:val="pl-PL"/>
          </w:rPr>
          <w:t>Testy grafiki 2D i 3D</w:t>
        </w:r>
        <w:r>
          <w:rPr>
            <w:noProof/>
            <w:webHidden/>
          </w:rPr>
          <w:tab/>
        </w:r>
        <w:r>
          <w:rPr>
            <w:noProof/>
            <w:webHidden/>
          </w:rPr>
          <w:fldChar w:fldCharType="begin"/>
        </w:r>
        <w:r>
          <w:rPr>
            <w:noProof/>
            <w:webHidden/>
          </w:rPr>
          <w:instrText xml:space="preserve"> PAGEREF _Toc395766527 \h </w:instrText>
        </w:r>
        <w:r>
          <w:rPr>
            <w:noProof/>
            <w:webHidden/>
          </w:rPr>
        </w:r>
        <w:r>
          <w:rPr>
            <w:noProof/>
            <w:webHidden/>
          </w:rPr>
          <w:fldChar w:fldCharType="separate"/>
        </w:r>
        <w:r>
          <w:rPr>
            <w:noProof/>
            <w:webHidden/>
          </w:rPr>
          <w:t>37</w:t>
        </w:r>
        <w:r>
          <w:rPr>
            <w:noProof/>
            <w:webHidden/>
          </w:rPr>
          <w:fldChar w:fldCharType="end"/>
        </w:r>
      </w:hyperlink>
    </w:p>
    <w:p w:rsidR="001B7F80" w:rsidRDefault="001B7F80">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5766528" w:history="1">
        <w:r w:rsidRPr="00CC4CA1">
          <w:rPr>
            <w:rStyle w:val="Hipercze"/>
            <w:noProof/>
            <w:lang w:val="pl-PL"/>
          </w:rPr>
          <w:t>4.2</w:t>
        </w:r>
        <w:r>
          <w:rPr>
            <w:rFonts w:asciiTheme="minorHAnsi" w:eastAsiaTheme="minorEastAsia" w:hAnsiTheme="minorHAnsi" w:cstheme="minorBidi"/>
            <w:noProof/>
            <w:kern w:val="0"/>
            <w:sz w:val="22"/>
            <w:szCs w:val="22"/>
            <w:lang w:val="pl-PL" w:eastAsia="pl-PL" w:bidi="ar-SA"/>
          </w:rPr>
          <w:tab/>
        </w:r>
        <w:r w:rsidRPr="00CC4CA1">
          <w:rPr>
            <w:rStyle w:val="Hipercze"/>
            <w:noProof/>
            <w:lang w:val="pl-PL"/>
          </w:rPr>
          <w:t>Gra 2D</w:t>
        </w:r>
        <w:r>
          <w:rPr>
            <w:noProof/>
            <w:webHidden/>
          </w:rPr>
          <w:tab/>
        </w:r>
        <w:r>
          <w:rPr>
            <w:noProof/>
            <w:webHidden/>
          </w:rPr>
          <w:fldChar w:fldCharType="begin"/>
        </w:r>
        <w:r>
          <w:rPr>
            <w:noProof/>
            <w:webHidden/>
          </w:rPr>
          <w:instrText xml:space="preserve"> PAGEREF _Toc395766528 \h </w:instrText>
        </w:r>
        <w:r>
          <w:rPr>
            <w:noProof/>
            <w:webHidden/>
          </w:rPr>
        </w:r>
        <w:r>
          <w:rPr>
            <w:noProof/>
            <w:webHidden/>
          </w:rPr>
          <w:fldChar w:fldCharType="separate"/>
        </w:r>
        <w:r>
          <w:rPr>
            <w:noProof/>
            <w:webHidden/>
          </w:rPr>
          <w:t>46</w:t>
        </w:r>
        <w:r>
          <w:rPr>
            <w:noProof/>
            <w:webHidden/>
          </w:rPr>
          <w:fldChar w:fldCharType="end"/>
        </w:r>
      </w:hyperlink>
    </w:p>
    <w:p w:rsidR="001B7F80" w:rsidRDefault="001B7F80">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5766529" w:history="1">
        <w:r w:rsidRPr="00CC4CA1">
          <w:rPr>
            <w:rStyle w:val="Hipercze"/>
            <w:noProof/>
            <w:lang w:val="pl-PL"/>
          </w:rPr>
          <w:t>4.3</w:t>
        </w:r>
        <w:r>
          <w:rPr>
            <w:rFonts w:asciiTheme="minorHAnsi" w:eastAsiaTheme="minorEastAsia" w:hAnsiTheme="minorHAnsi" w:cstheme="minorBidi"/>
            <w:noProof/>
            <w:kern w:val="0"/>
            <w:sz w:val="22"/>
            <w:szCs w:val="22"/>
            <w:lang w:val="pl-PL" w:eastAsia="pl-PL" w:bidi="ar-SA"/>
          </w:rPr>
          <w:tab/>
        </w:r>
        <w:r w:rsidRPr="00CC4CA1">
          <w:rPr>
            <w:rStyle w:val="Hipercze"/>
            <w:noProof/>
            <w:lang w:val="pl-PL"/>
          </w:rPr>
          <w:t>Curveball</w:t>
        </w:r>
        <w:r>
          <w:rPr>
            <w:noProof/>
            <w:webHidden/>
          </w:rPr>
          <w:tab/>
        </w:r>
        <w:r>
          <w:rPr>
            <w:noProof/>
            <w:webHidden/>
          </w:rPr>
          <w:fldChar w:fldCharType="begin"/>
        </w:r>
        <w:r>
          <w:rPr>
            <w:noProof/>
            <w:webHidden/>
          </w:rPr>
          <w:instrText xml:space="preserve"> PAGEREF _Toc395766529 \h </w:instrText>
        </w:r>
        <w:r>
          <w:rPr>
            <w:noProof/>
            <w:webHidden/>
          </w:rPr>
        </w:r>
        <w:r>
          <w:rPr>
            <w:noProof/>
            <w:webHidden/>
          </w:rPr>
          <w:fldChar w:fldCharType="separate"/>
        </w:r>
        <w:r>
          <w:rPr>
            <w:noProof/>
            <w:webHidden/>
          </w:rPr>
          <w:t>48</w:t>
        </w:r>
        <w:r>
          <w:rPr>
            <w:noProof/>
            <w:webHidden/>
          </w:rPr>
          <w:fldChar w:fldCharType="end"/>
        </w:r>
      </w:hyperlink>
    </w:p>
    <w:p w:rsidR="001B7F80" w:rsidRDefault="001B7F80">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5766530" w:history="1">
        <w:r w:rsidRPr="00CC4CA1">
          <w:rPr>
            <w:rStyle w:val="Hipercze"/>
            <w:noProof/>
            <w:lang w:val="pl-PL"/>
          </w:rPr>
          <w:t>5</w:t>
        </w:r>
        <w:r>
          <w:rPr>
            <w:rFonts w:asciiTheme="minorHAnsi" w:eastAsiaTheme="minorEastAsia" w:hAnsiTheme="minorHAnsi" w:cstheme="minorBidi"/>
            <w:noProof/>
            <w:kern w:val="0"/>
            <w:sz w:val="22"/>
            <w:szCs w:val="22"/>
            <w:lang w:val="pl-PL" w:eastAsia="pl-PL" w:bidi="ar-SA"/>
          </w:rPr>
          <w:tab/>
        </w:r>
        <w:r w:rsidRPr="00CC4CA1">
          <w:rPr>
            <w:rStyle w:val="Hipercze"/>
            <w:noProof/>
            <w:lang w:val="pl-PL"/>
          </w:rPr>
          <w:t>Podsumowanie i wnioski</w:t>
        </w:r>
        <w:r>
          <w:rPr>
            <w:noProof/>
            <w:webHidden/>
          </w:rPr>
          <w:tab/>
        </w:r>
        <w:r>
          <w:rPr>
            <w:noProof/>
            <w:webHidden/>
          </w:rPr>
          <w:fldChar w:fldCharType="begin"/>
        </w:r>
        <w:r>
          <w:rPr>
            <w:noProof/>
            <w:webHidden/>
          </w:rPr>
          <w:instrText xml:space="preserve"> PAGEREF _Toc395766530 \h </w:instrText>
        </w:r>
        <w:r>
          <w:rPr>
            <w:noProof/>
            <w:webHidden/>
          </w:rPr>
        </w:r>
        <w:r>
          <w:rPr>
            <w:noProof/>
            <w:webHidden/>
          </w:rPr>
          <w:fldChar w:fldCharType="separate"/>
        </w:r>
        <w:r>
          <w:rPr>
            <w:noProof/>
            <w:webHidden/>
          </w:rPr>
          <w:t>54</w:t>
        </w:r>
        <w:r>
          <w:rPr>
            <w:noProof/>
            <w:webHidden/>
          </w:rPr>
          <w:fldChar w:fldCharType="end"/>
        </w:r>
      </w:hyperlink>
    </w:p>
    <w:p w:rsidR="001B7F80" w:rsidRDefault="001B7F80">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5766531" w:history="1">
        <w:r w:rsidRPr="00CC4CA1">
          <w:rPr>
            <w:rStyle w:val="Hipercze"/>
            <w:noProof/>
            <w:lang w:val="pl-PL"/>
          </w:rPr>
          <w:t>6</w:t>
        </w:r>
        <w:r>
          <w:rPr>
            <w:rFonts w:asciiTheme="minorHAnsi" w:eastAsiaTheme="minorEastAsia" w:hAnsiTheme="minorHAnsi" w:cstheme="minorBidi"/>
            <w:noProof/>
            <w:kern w:val="0"/>
            <w:sz w:val="22"/>
            <w:szCs w:val="22"/>
            <w:lang w:val="pl-PL" w:eastAsia="pl-PL" w:bidi="ar-SA"/>
          </w:rPr>
          <w:tab/>
        </w:r>
        <w:r w:rsidRPr="00CC4CA1">
          <w:rPr>
            <w:rStyle w:val="Hipercze"/>
            <w:noProof/>
            <w:lang w:val="pl-PL"/>
          </w:rPr>
          <w:t>Literatura</w:t>
        </w:r>
        <w:r>
          <w:rPr>
            <w:noProof/>
            <w:webHidden/>
          </w:rPr>
          <w:tab/>
        </w:r>
        <w:r>
          <w:rPr>
            <w:noProof/>
            <w:webHidden/>
          </w:rPr>
          <w:fldChar w:fldCharType="begin"/>
        </w:r>
        <w:r>
          <w:rPr>
            <w:noProof/>
            <w:webHidden/>
          </w:rPr>
          <w:instrText xml:space="preserve"> PAGEREF _Toc395766531 \h </w:instrText>
        </w:r>
        <w:r>
          <w:rPr>
            <w:noProof/>
            <w:webHidden/>
          </w:rPr>
        </w:r>
        <w:r>
          <w:rPr>
            <w:noProof/>
            <w:webHidden/>
          </w:rPr>
          <w:fldChar w:fldCharType="separate"/>
        </w:r>
        <w:r>
          <w:rPr>
            <w:noProof/>
            <w:webHidden/>
          </w:rPr>
          <w:t>56</w:t>
        </w:r>
        <w:r>
          <w:rPr>
            <w:noProof/>
            <w:webHidden/>
          </w:rPr>
          <w:fldChar w:fldCharType="end"/>
        </w:r>
      </w:hyperlink>
    </w:p>
    <w:p w:rsidR="0036634C" w:rsidRPr="00BC2573" w:rsidRDefault="00EA5D5A"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Nagwek1"/>
        <w:rPr>
          <w:lang w:val="pl-PL"/>
        </w:rPr>
      </w:pPr>
      <w:bookmarkStart w:id="0" w:name="_Toc395766510"/>
      <w:r w:rsidRPr="00BC2573">
        <w:rPr>
          <w:lang w:val="pl-PL"/>
        </w:rPr>
        <w:lastRenderedPageBreak/>
        <w:t>Wstęp</w:t>
      </w:r>
      <w:bookmarkEnd w:id="0"/>
    </w:p>
    <w:p w:rsidR="00B9382F" w:rsidRPr="00BC2573" w:rsidRDefault="00B9382F" w:rsidP="00B9382F">
      <w:pPr>
        <w:rPr>
          <w:lang w:val="pl-PL"/>
        </w:rPr>
      </w:pPr>
    </w:p>
    <w:p w:rsidR="00830BC2" w:rsidRPr="00354BBD" w:rsidRDefault="00CA192F" w:rsidP="00830BC2">
      <w:pPr>
        <w:ind w:firstLine="432"/>
        <w:rPr>
          <w:lang w:val="pl-PL"/>
        </w:rPr>
      </w:pPr>
      <w:r w:rsidRPr="00BC2573">
        <w:rPr>
          <w:lang w:val="pl-PL"/>
        </w:rPr>
        <w:t xml:space="preserve">W obecnych czasach duża liczba architektur mobilnych oraz różnorodność systemów operacyjnych </w:t>
      </w:r>
      <w:del w:id="1" w:author="Łukasz Rauch" w:date="2014-08-12T09:12:00Z">
        <w:r w:rsidRPr="00BC2573" w:rsidDel="001019D7">
          <w:rPr>
            <w:lang w:val="pl-PL"/>
          </w:rPr>
          <w:delText xml:space="preserve">tychże </w:delText>
        </w:r>
      </w:del>
      <w:r w:rsidRPr="00BC2573">
        <w:rPr>
          <w:lang w:val="pl-PL"/>
        </w:rPr>
        <w:t xml:space="preserve">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ekrany wielodotykowe, modemy 4G, </w:t>
      </w:r>
      <w:proofErr w:type="spellStart"/>
      <w:r w:rsidR="00814A02" w:rsidRPr="00BC2573">
        <w:rPr>
          <w:lang w:val="pl-PL"/>
        </w:rPr>
        <w:t>WiFi</w:t>
      </w:r>
      <w:proofErr w:type="spellEnd"/>
      <w:r w:rsidR="00814A02" w:rsidRPr="00BC2573">
        <w:rPr>
          <w:lang w:val="pl-PL"/>
        </w:rPr>
        <w:t xml:space="preserve"> i przede wszystkim możliwości instalowania oprogramowania dostarczonego przez osoby trzecie. Dzięki tym aplikacjom użytkownicy </w:t>
      </w:r>
      <w:r w:rsidR="00DD5840">
        <w:rPr>
          <w:lang w:val="pl-PL"/>
        </w:rPr>
        <w:t>dostają</w:t>
      </w:r>
      <w:r w:rsidR="00814A02" w:rsidRPr="00BC2573">
        <w:rPr>
          <w:lang w:val="pl-PL"/>
        </w:rPr>
        <w:t xml:space="preserve"> do dyspozycji </w:t>
      </w:r>
      <w:r w:rsidR="00DD5840">
        <w:rPr>
          <w:lang w:val="pl-PL"/>
        </w:rPr>
        <w:t>wiele</w:t>
      </w:r>
      <w:r w:rsidR="00814A02" w:rsidRPr="00BC2573">
        <w:rPr>
          <w:lang w:val="pl-PL"/>
        </w:rPr>
        <w:t xml:space="preserve"> nowych funkcjonalności, w szczególności wspierających mobilność konsumenta. </w:t>
      </w:r>
      <w:commentRangeStart w:id="2"/>
      <w:r w:rsidR="00814A02" w:rsidRPr="00BC2573">
        <w:rPr>
          <w:lang w:val="pl-PL"/>
        </w:rPr>
        <w:t xml:space="preserve">Dzięki </w:t>
      </w:r>
      <w:commentRangeEnd w:id="2"/>
      <w:r w:rsidR="00A97879">
        <w:rPr>
          <w:rStyle w:val="Odwoaniedokomentarza"/>
          <w:rFonts w:cs="Mangal"/>
        </w:rPr>
        <w:commentReference w:id="2"/>
      </w:r>
      <w:r w:rsidR="00814A02" w:rsidRPr="00BC2573">
        <w:rPr>
          <w:lang w:val="pl-PL"/>
        </w:rPr>
        <w:t xml:space="preserve">tym aplikacjom użytkownik może śledzić swoją pozycję w nieznanym mu mieście, wyświetlać informację w czasie rzeczywistym (rzeczywistość rozszerzona) czy też </w:t>
      </w:r>
      <w:r w:rsidR="00814A02" w:rsidRPr="00354BBD">
        <w:rPr>
          <w:lang w:val="pl-PL"/>
        </w:rPr>
        <w:t>zapłacić za zakupy w sklepie lub</w:t>
      </w:r>
      <w:r w:rsidR="00354BBD">
        <w:rPr>
          <w:lang w:val="pl-PL"/>
        </w:rPr>
        <w:t xml:space="preserve"> bilet w komunikacji miejskiej</w:t>
      </w:r>
      <w:r w:rsidR="001B7F80">
        <w:rPr>
          <w:lang w:val="pl-PL"/>
        </w:rPr>
        <w:t xml:space="preserve"> [</w:t>
      </w:r>
      <w:r w:rsidR="001B7F80">
        <w:rPr>
          <w:lang w:val="pl-PL"/>
        </w:rPr>
        <w:fldChar w:fldCharType="begin"/>
      </w:r>
      <w:r w:rsidR="001B7F80">
        <w:rPr>
          <w:lang w:val="pl-PL"/>
        </w:rPr>
        <w:instrText xml:space="preserve"> REF Per13 \h </w:instrText>
      </w:r>
      <w:r w:rsidR="001B7F80">
        <w:rPr>
          <w:lang w:val="pl-PL"/>
        </w:rPr>
      </w:r>
      <w:r w:rsidR="001B7F80">
        <w:rPr>
          <w:lang w:val="pl-PL"/>
        </w:rPr>
        <w:fldChar w:fldCharType="separate"/>
      </w:r>
      <w:r w:rsidR="001B7F80" w:rsidRPr="001B7F80">
        <w:rPr>
          <w:noProof/>
          <w:lang w:val="pl-PL"/>
        </w:rPr>
        <w:t>1</w:t>
      </w:r>
      <w:r w:rsidR="001B7F80">
        <w:rPr>
          <w:lang w:val="pl-PL"/>
        </w:rPr>
        <w:fldChar w:fldCharType="end"/>
      </w:r>
      <w:r w:rsidR="001B7F80">
        <w:rPr>
          <w:lang w:val="pl-PL"/>
        </w:rPr>
        <w:t>]</w:t>
      </w:r>
      <w:r w:rsidR="00354BBD">
        <w:rPr>
          <w:lang w:val="pl-PL"/>
        </w:rPr>
        <w:t>.</w:t>
      </w:r>
    </w:p>
    <w:p w:rsidR="00B9382F" w:rsidRPr="00BC2573" w:rsidRDefault="00830BC2" w:rsidP="00354BBD">
      <w:pPr>
        <w:ind w:firstLine="432"/>
        <w:rPr>
          <w:lang w:val="pl-PL"/>
        </w:rPr>
      </w:pPr>
      <w:r w:rsidRPr="00354BBD">
        <w:rPr>
          <w:lang w:val="pl-PL"/>
        </w:rPr>
        <w:t xml:space="preserve">Jednak w parze </w:t>
      </w:r>
      <w:r w:rsidR="00354BBD">
        <w:rPr>
          <w:lang w:val="pl-PL"/>
        </w:rPr>
        <w:t>z udogodnieniami dla użytkowników</w:t>
      </w:r>
      <w:r w:rsidRPr="00354BBD">
        <w:rPr>
          <w:lang w:val="pl-PL"/>
        </w:rPr>
        <w:t xml:space="preserve"> p</w:t>
      </w:r>
      <w:r w:rsidR="00354BBD">
        <w:rPr>
          <w:lang w:val="pl-PL"/>
        </w:rPr>
        <w:t>rzyszły</w:t>
      </w:r>
      <w:r w:rsidRPr="00354BBD">
        <w:rPr>
          <w:lang w:val="pl-PL"/>
        </w:rPr>
        <w:t xml:space="preserve"> problemy dla twórców tych aplikacji. W świecie mobilnym można wyróżnić cztery pod</w:t>
      </w:r>
      <w:r w:rsidRPr="00BC2573">
        <w:rPr>
          <w:lang w:val="pl-PL"/>
        </w:rPr>
        <w:t>stawowe rodzaje problemów</w:t>
      </w:r>
      <w:r w:rsidR="001B7F80">
        <w:rPr>
          <w:lang w:val="pl-PL"/>
        </w:rPr>
        <w:t xml:space="preserve"> [</w:t>
      </w:r>
      <w:r w:rsidR="001B7F80">
        <w:rPr>
          <w:lang w:val="pl-PL"/>
        </w:rPr>
        <w:fldChar w:fldCharType="begin"/>
      </w:r>
      <w:r w:rsidR="001B7F80">
        <w:rPr>
          <w:lang w:val="pl-PL"/>
        </w:rPr>
        <w:instrText xml:space="preserve"> REF Was10 \h </w:instrText>
      </w:r>
      <w:r w:rsidR="001B7F80">
        <w:rPr>
          <w:lang w:val="pl-PL"/>
        </w:rPr>
      </w:r>
      <w:r w:rsidR="001B7F80">
        <w:rPr>
          <w:lang w:val="pl-PL"/>
        </w:rPr>
        <w:fldChar w:fldCharType="separate"/>
      </w:r>
      <w:r w:rsidR="001B7F80" w:rsidRPr="001B7F80">
        <w:rPr>
          <w:noProof/>
          <w:lang w:val="pl-PL"/>
        </w:rPr>
        <w:t>2</w:t>
      </w:r>
      <w:r w:rsidR="001B7F80">
        <w:rPr>
          <w:lang w:val="pl-PL"/>
        </w:rPr>
        <w:fldChar w:fldCharType="end"/>
      </w:r>
      <w:r w:rsidR="001B7F80">
        <w:rPr>
          <w:lang w:val="pl-PL"/>
        </w:rPr>
        <w:t>]</w:t>
      </w:r>
      <w:r w:rsidRPr="00BC2573">
        <w:rPr>
          <w:lang w:val="pl-PL"/>
        </w:rPr>
        <w:t>. Pierwszym z nich jest zapewnienie użytkownikowi tego samego doświadczenia z aplikacją</w:t>
      </w:r>
      <w:ins w:id="3" w:author="Łukasz Rauch" w:date="2014-08-13T07:53:00Z">
        <w:r w:rsidR="00647305">
          <w:rPr>
            <w:lang w:val="pl-PL"/>
          </w:rPr>
          <w:t>,</w:t>
        </w:r>
      </w:ins>
      <w:r w:rsidRPr="00BC2573">
        <w:rPr>
          <w:lang w:val="pl-PL"/>
        </w:rPr>
        <w:t xml:space="preserve"> niezależnie od platformy</w:t>
      </w:r>
      <w:del w:id="4" w:author="Łukasz Rauch" w:date="2014-08-13T07:53:00Z">
        <w:r w:rsidRPr="00BC2573" w:rsidDel="00647305">
          <w:rPr>
            <w:lang w:val="pl-PL"/>
          </w:rPr>
          <w:delText>,</w:delText>
        </w:r>
      </w:del>
      <w:r w:rsidRPr="00BC2573">
        <w:rPr>
          <w:lang w:val="pl-PL"/>
        </w:rPr>
        <w:t xml:space="preserve">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takich jak </w:t>
      </w:r>
      <w:proofErr w:type="spellStart"/>
      <w:r w:rsidRPr="00BC2573">
        <w:rPr>
          <w:lang w:val="pl-PL"/>
        </w:rPr>
        <w:t>WiFi</w:t>
      </w:r>
      <w:proofErr w:type="spellEnd"/>
      <w:r w:rsidRPr="00BC2573">
        <w:rPr>
          <w:lang w:val="pl-PL"/>
        </w:rPr>
        <w:t xml:space="preserve">, modem 4G, GPS czy akcelerometr, a także konfiguruje telefon i przystosowuje go do korzystania z jednego systemu operacyjnego. </w:t>
      </w:r>
      <w:r w:rsidRPr="00BC2573">
        <w:rPr>
          <w:lang w:val="pl-PL"/>
        </w:rPr>
        <w:lastRenderedPageBreak/>
        <w:t xml:space="preserve">Oczywistym jest, że każda z tych firm ma swoje ustalone standardy, zasady i sposoby produkcji urządzeń. Grupa dostarczających systemy operacyjne odpowiedzialna jest za stworzenie </w:t>
      </w:r>
      <w:r w:rsidR="00D47D20" w:rsidRPr="00BC2573">
        <w:rPr>
          <w:lang w:val="pl-PL"/>
        </w:rPr>
        <w:t xml:space="preserve">połącznia pomiędzy użytkownikiem a leżącym pod spodem sprzętem. Na rynek ten składają się np. Apple z </w:t>
      </w:r>
      <w:proofErr w:type="spellStart"/>
      <w:r w:rsidR="00D47D20" w:rsidRPr="00BC2573">
        <w:rPr>
          <w:lang w:val="pl-PL"/>
        </w:rPr>
        <w:t>iOS</w:t>
      </w:r>
      <w:proofErr w:type="spellEnd"/>
      <w:r w:rsidR="00D47D20" w:rsidRPr="00BC2573">
        <w:rPr>
          <w:lang w:val="pl-PL"/>
        </w:rPr>
        <w:t xml:space="preserve">, Open </w:t>
      </w:r>
      <w:proofErr w:type="spellStart"/>
      <w:r w:rsidR="00D47D20" w:rsidRPr="00BC2573">
        <w:rPr>
          <w:lang w:val="pl-PL"/>
        </w:rPr>
        <w:t>Handset</w:t>
      </w:r>
      <w:proofErr w:type="spellEnd"/>
      <w:r w:rsidR="00D47D20" w:rsidRPr="00BC2573">
        <w:rPr>
          <w:lang w:val="pl-PL"/>
        </w:rPr>
        <w:t xml:space="preserve"> Alliance z Androidem, Microsoft z Windows Phone,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Aktualnie dwoma z najpopularniejszych systemów mobilnych są Android</w:t>
      </w:r>
      <w:r w:rsidR="00417F91">
        <w:rPr>
          <w:lang w:val="pl-PL"/>
        </w:rPr>
        <w:t xml:space="preserve"> i </w:t>
      </w:r>
      <w:proofErr w:type="spellStart"/>
      <w:r w:rsidR="00417F91">
        <w:rPr>
          <w:lang w:val="pl-PL"/>
        </w:rPr>
        <w:t>iOS</w:t>
      </w:r>
      <w:proofErr w:type="spellEnd"/>
      <w:r w:rsidR="001B7F80">
        <w:rPr>
          <w:lang w:val="pl-PL"/>
        </w:rPr>
        <w:t xml:space="preserve"> [3]</w:t>
      </w:r>
      <w:r w:rsidR="00D47D20" w:rsidRPr="00BC2573">
        <w:rPr>
          <w:lang w:val="pl-PL"/>
        </w:rPr>
        <w:t>.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przedstawiono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Legenda"/>
        <w:keepNext/>
        <w:rPr>
          <w:lang w:val="pl-PL"/>
        </w:rPr>
      </w:pPr>
      <w:r w:rsidRPr="00BC2573">
        <w:rPr>
          <w:lang w:val="pl-PL"/>
        </w:rPr>
        <w:t xml:space="preserve">Tabela </w:t>
      </w:r>
      <w:r w:rsidR="00EA5D5A" w:rsidRPr="00BC2573">
        <w:rPr>
          <w:lang w:val="pl-PL"/>
        </w:rPr>
        <w:fldChar w:fldCharType="begin"/>
      </w:r>
      <w:r w:rsidRPr="00BC2573">
        <w:rPr>
          <w:lang w:val="pl-PL"/>
        </w:rPr>
        <w:instrText xml:space="preserve"> SEQ Tabela \* ARABIC </w:instrText>
      </w:r>
      <w:r w:rsidR="00EA5D5A" w:rsidRPr="00BC2573">
        <w:rPr>
          <w:lang w:val="pl-PL"/>
        </w:rPr>
        <w:fldChar w:fldCharType="separate"/>
      </w:r>
      <w:r w:rsidR="001B7F80">
        <w:rPr>
          <w:noProof/>
          <w:lang w:val="pl-PL"/>
        </w:rPr>
        <w:t>1</w:t>
      </w:r>
      <w:r w:rsidR="00EA5D5A" w:rsidRPr="00BC2573">
        <w:rPr>
          <w:lang w:val="pl-PL"/>
        </w:rPr>
        <w:fldChar w:fldCharType="end"/>
      </w:r>
      <w:r w:rsidRPr="00BC2573">
        <w:rPr>
          <w:lang w:val="pl-PL"/>
        </w:rPr>
        <w:t>. Zestawienie różnych cech systemów mobilnych</w:t>
      </w:r>
      <w:r w:rsidR="00B57364">
        <w:rPr>
          <w:rStyle w:val="Odwoanieprzypisudolnego"/>
          <w:lang w:val="pl-PL"/>
        </w:rPr>
        <w:footnoteReference w:id="1"/>
      </w:r>
    </w:p>
    <w:tbl>
      <w:tblPr>
        <w:tblStyle w:val="Tabela-Siatka"/>
        <w:tblW w:w="0" w:type="auto"/>
        <w:tblLayout w:type="fixed"/>
        <w:tblLook w:val="04A0" w:firstRow="1" w:lastRow="0" w:firstColumn="1" w:lastColumn="0" w:noHBand="0" w:noVBand="1"/>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iOS</w:t>
            </w:r>
            <w:proofErr w:type="spell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w:t>
            </w:r>
            <w:proofErr w:type="spellEnd"/>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Windows Phone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 + .NET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bl>
    <w:p w:rsidR="00D47D20" w:rsidRPr="00BC2573" w:rsidRDefault="00D47D20" w:rsidP="00356252">
      <w:pPr>
        <w:ind w:firstLine="432"/>
        <w:rPr>
          <w:lang w:val="pl-PL"/>
        </w:rPr>
      </w:pPr>
    </w:p>
    <w:p w:rsidR="00AA658F" w:rsidRPr="00BC2573" w:rsidRDefault="00AA658F" w:rsidP="00356252">
      <w:pPr>
        <w:ind w:firstLine="432"/>
        <w:rPr>
          <w:lang w:val="pl-PL"/>
        </w:rPr>
      </w:pPr>
    </w:p>
    <w:p w:rsidR="00202062" w:rsidRDefault="00202062" w:rsidP="00356252">
      <w:pPr>
        <w:ind w:firstLine="432"/>
        <w:rPr>
          <w:lang w:val="pl-PL"/>
        </w:rPr>
      </w:pPr>
      <w:r w:rsidRPr="00BC2573">
        <w:rPr>
          <w:lang w:val="pl-PL"/>
        </w:rPr>
        <w:t xml:space="preserve">Celem niniejszej pracy jest znalezienie środowiska umożliwiającego uruchomienie stworzonych aplikacji na kilku </w:t>
      </w:r>
      <w:r w:rsidR="00ED52B3">
        <w:rPr>
          <w:lang w:val="pl-PL"/>
        </w:rPr>
        <w:t>najpopularniejszych</w:t>
      </w:r>
      <w:r w:rsidRPr="00BC2573">
        <w:rPr>
          <w:lang w:val="pl-PL"/>
        </w:rPr>
        <w:t xml:space="preserve"> platformach mobilnych i przetestowanie ich wydajności. Stworzone zostaną benchmarki</w:t>
      </w:r>
      <w:ins w:id="5" w:author="Łukasz Rauch" w:date="2014-08-13T08:07:00Z">
        <w:r w:rsidR="001D2128">
          <w:rPr>
            <w:lang w:val="pl-PL"/>
          </w:rPr>
          <w:t>,</w:t>
        </w:r>
      </w:ins>
      <w:r w:rsidRPr="00BC2573">
        <w:rPr>
          <w:lang w:val="pl-PL"/>
        </w:rPr>
        <w:t xml:space="preserve"> umożliwiające sprawdzenie optymalnych parametrów dla poszczególnych urządzeń, oraz przykładowe aplikacje, posiadające możliwość uruchomienia na jak największej ilości platform.</w:t>
      </w:r>
    </w:p>
    <w:p w:rsidR="00ED52B3" w:rsidRPr="00BC2573" w:rsidRDefault="00ED52B3" w:rsidP="00356252">
      <w:pPr>
        <w:ind w:firstLine="432"/>
        <w:rPr>
          <w:lang w:val="pl-PL"/>
        </w:rPr>
      </w:pPr>
      <w:r>
        <w:rPr>
          <w:lang w:val="pl-PL"/>
        </w:rPr>
        <w:t xml:space="preserve">W pierwszej kolejności przedstawione zostaną platformy </w:t>
      </w:r>
      <w:proofErr w:type="spellStart"/>
      <w:r>
        <w:rPr>
          <w:lang w:val="pl-PL"/>
        </w:rPr>
        <w:t>iOS</w:t>
      </w:r>
      <w:proofErr w:type="spellEnd"/>
      <w:r>
        <w:rPr>
          <w:lang w:val="pl-PL"/>
        </w:rPr>
        <w:t xml:space="preserve">, Android oraz Windows Phone 8 wraz ze sposobem konfiguracji ich środowisk deweloperskich. Następnie przybliżone zostanie kilka środowisk pozwalających na tworzenie aplikacji międzyplatformowych uruchamianych natywnie na danej architekturze. Po wybraniu jednego ze środowisk zaimplementowane zostaną </w:t>
      </w:r>
      <w:r>
        <w:rPr>
          <w:lang w:val="pl-PL"/>
        </w:rPr>
        <w:lastRenderedPageBreak/>
        <w:t>aplikacje testujące wydajność poszczególnych urządzeń oraz przykładowe aplikacje prezentujące możliwości danego środowiska. Następnie przedstawione zostanie podsumowanie oraz wnioski płynące z niniejszej pracy.</w:t>
      </w:r>
    </w:p>
    <w:p w:rsidR="00026143" w:rsidRDefault="00026143" w:rsidP="00B16655">
      <w:pPr>
        <w:pStyle w:val="Nagwek1"/>
        <w:rPr>
          <w:lang w:val="pl-PL"/>
        </w:rPr>
      </w:pPr>
      <w:bookmarkStart w:id="6" w:name="_Toc395766511"/>
      <w:r w:rsidRPr="00BC2573">
        <w:rPr>
          <w:lang w:val="pl-PL"/>
        </w:rPr>
        <w:lastRenderedPageBreak/>
        <w:t>Systemy</w:t>
      </w:r>
      <w:bookmarkEnd w:id="6"/>
    </w:p>
    <w:p w:rsidR="006B4910" w:rsidRDefault="006B4910" w:rsidP="006B4910">
      <w:pPr>
        <w:rPr>
          <w:lang w:val="pl-PL"/>
        </w:rPr>
      </w:pPr>
    </w:p>
    <w:p w:rsidR="006B4910" w:rsidRDefault="006B4910" w:rsidP="006B4910">
      <w:pPr>
        <w:ind w:firstLine="431"/>
        <w:rPr>
          <w:lang w:val="pl-PL"/>
        </w:rPr>
      </w:pPr>
      <w:r>
        <w:rPr>
          <w:lang w:val="pl-PL"/>
        </w:rPr>
        <w:t>Omawiane systemy wybrano w oparciu o analizę rynku urządzeń mobilnych na podstawie największego udziału systemów operacyjnych w sprzedanych nowych urządzeniach w danym przedziale czasowym</w:t>
      </w:r>
      <w:r w:rsidR="00A404C8">
        <w:rPr>
          <w:rStyle w:val="Odwoanieprzypisudolnego"/>
          <w:lang w:val="pl-PL"/>
        </w:rPr>
        <w:footnoteReference w:id="2"/>
      </w:r>
      <w:r>
        <w:rPr>
          <w:lang w:val="pl-PL"/>
        </w:rPr>
        <w:t xml:space="preserve">, co przedstawiono na </w:t>
      </w:r>
      <w:del w:id="7" w:author="Łukasz Rauch" w:date="2014-08-13T08:09:00Z">
        <w:r w:rsidDel="001D2128">
          <w:rPr>
            <w:lang w:val="pl-PL"/>
          </w:rPr>
          <w:delText xml:space="preserve">wykresie </w:delText>
        </w:r>
      </w:del>
      <w:ins w:id="8" w:author="Łukasz Rauch" w:date="2014-08-13T08:09:00Z">
        <w:r w:rsidR="001D2128">
          <w:rPr>
            <w:lang w:val="pl-PL"/>
          </w:rPr>
          <w:t xml:space="preserve">rysunku </w:t>
        </w:r>
      </w:ins>
      <w:r>
        <w:rPr>
          <w:lang w:val="pl-PL"/>
        </w:rPr>
        <w:t>1.</w:t>
      </w:r>
    </w:p>
    <w:p w:rsidR="006B4910" w:rsidRDefault="006B4910" w:rsidP="006B4910">
      <w:pPr>
        <w:ind w:firstLine="431"/>
        <w:rPr>
          <w:lang w:val="pl-PL"/>
        </w:rPr>
      </w:pPr>
    </w:p>
    <w:p w:rsidR="006B4910" w:rsidRDefault="006B4910" w:rsidP="006B4910">
      <w:pPr>
        <w:keepNext/>
        <w:ind w:firstLine="431"/>
        <w:jc w:val="center"/>
      </w:pPr>
      <w:commentRangeStart w:id="9"/>
      <w:r w:rsidRPr="006B4910">
        <w:rPr>
          <w:noProof/>
          <w:lang w:val="pl-PL" w:eastAsia="pl-PL" w:bidi="ar-SA"/>
        </w:rPr>
        <w:drawing>
          <wp:inline distT="0" distB="0" distL="0" distR="0" wp14:anchorId="6CAAD06D" wp14:editId="700ACBAF">
            <wp:extent cx="4572000" cy="2743200"/>
            <wp:effectExtent l="0" t="0" r="0" b="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commentRangeEnd w:id="9"/>
      <w:r w:rsidR="001D2128">
        <w:rPr>
          <w:rStyle w:val="Odwoaniedokomentarza"/>
          <w:rFonts w:cs="Mangal"/>
        </w:rPr>
        <w:commentReference w:id="9"/>
      </w:r>
    </w:p>
    <w:p w:rsidR="006B4910" w:rsidRDefault="006B4910" w:rsidP="006B4910">
      <w:pPr>
        <w:pStyle w:val="Legenda"/>
        <w:jc w:val="center"/>
        <w:rPr>
          <w:lang w:val="pl-PL"/>
        </w:rPr>
      </w:pPr>
      <w:del w:id="10" w:author="Łukasz Rauch" w:date="2014-08-13T08:09:00Z">
        <w:r w:rsidRPr="005C6973" w:rsidDel="001D2128">
          <w:rPr>
            <w:lang w:val="pl-PL"/>
          </w:rPr>
          <w:delText xml:space="preserve">Wykres </w:delText>
        </w:r>
      </w:del>
      <w:ins w:id="11" w:author="Łukasz Rauch" w:date="2014-08-13T08:09:00Z">
        <w:r w:rsidR="001D2128">
          <w:rPr>
            <w:lang w:val="pl-PL"/>
          </w:rPr>
          <w:t xml:space="preserve">Rysunek </w:t>
        </w:r>
        <w:r w:rsidR="001D2128" w:rsidRPr="005C6973">
          <w:rPr>
            <w:lang w:val="pl-PL"/>
          </w:rPr>
          <w:t xml:space="preserve"> </w:t>
        </w:r>
      </w:ins>
      <w:commentRangeStart w:id="12"/>
      <w:r>
        <w:fldChar w:fldCharType="begin"/>
      </w:r>
      <w:r w:rsidRPr="005C6973">
        <w:rPr>
          <w:lang w:val="pl-PL"/>
        </w:rPr>
        <w:instrText xml:space="preserve"> SEQ Wykres \* ARABIC </w:instrText>
      </w:r>
      <w:r>
        <w:fldChar w:fldCharType="separate"/>
      </w:r>
      <w:r w:rsidR="001B7F80">
        <w:rPr>
          <w:noProof/>
          <w:lang w:val="pl-PL"/>
        </w:rPr>
        <w:t>1</w:t>
      </w:r>
      <w:r>
        <w:fldChar w:fldCharType="end"/>
      </w:r>
      <w:commentRangeEnd w:id="12"/>
      <w:r w:rsidR="001D2128">
        <w:rPr>
          <w:rStyle w:val="Odwoaniedokomentarza"/>
          <w:rFonts w:cs="Mangal"/>
          <w:i w:val="0"/>
          <w:iCs w:val="0"/>
        </w:rPr>
        <w:commentReference w:id="12"/>
      </w:r>
    </w:p>
    <w:p w:rsidR="006B4910" w:rsidRDefault="006B4910" w:rsidP="006B4910">
      <w:pPr>
        <w:rPr>
          <w:lang w:val="pl-PL"/>
        </w:rPr>
      </w:pPr>
    </w:p>
    <w:p w:rsidR="006B4910" w:rsidRDefault="003C7E3D" w:rsidP="006B4910">
      <w:pPr>
        <w:rPr>
          <w:lang w:val="pl-PL"/>
        </w:rPr>
      </w:pPr>
      <w:r>
        <w:rPr>
          <w:lang w:val="pl-PL"/>
        </w:rPr>
        <w:t>Wybrano</w:t>
      </w:r>
      <w:r w:rsidR="005C6973">
        <w:rPr>
          <w:lang w:val="pl-PL"/>
        </w:rPr>
        <w:t xml:space="preserve"> trzy najbardziej popularne systemy operacyjne: Android, </w:t>
      </w:r>
      <w:proofErr w:type="spellStart"/>
      <w:r w:rsidR="005C6973">
        <w:rPr>
          <w:lang w:val="pl-PL"/>
        </w:rPr>
        <w:t>iOS</w:t>
      </w:r>
      <w:proofErr w:type="spellEnd"/>
      <w:r w:rsidR="005C6973">
        <w:rPr>
          <w:lang w:val="pl-PL"/>
        </w:rPr>
        <w:t xml:space="preserve"> i Windows Phone.</w:t>
      </w:r>
    </w:p>
    <w:p w:rsidR="0006758B" w:rsidRDefault="0006758B" w:rsidP="006B4910">
      <w:pPr>
        <w:rPr>
          <w:lang w:val="pl-PL"/>
        </w:rPr>
      </w:pPr>
    </w:p>
    <w:p w:rsidR="00B9382F" w:rsidRPr="00BC2573" w:rsidRDefault="00520989" w:rsidP="00B9382F">
      <w:pPr>
        <w:pStyle w:val="Nagwek2"/>
        <w:rPr>
          <w:lang w:val="pl-PL"/>
        </w:rPr>
      </w:pPr>
      <w:bookmarkStart w:id="13" w:name="_Toc395766512"/>
      <w:r w:rsidRPr="00BC2573">
        <w:rPr>
          <w:lang w:val="pl-PL"/>
        </w:rPr>
        <w:t>Android</w:t>
      </w:r>
      <w:bookmarkEnd w:id="13"/>
    </w:p>
    <w:p w:rsidR="00520989" w:rsidRPr="00BC2573" w:rsidRDefault="00520989" w:rsidP="00520989">
      <w:pPr>
        <w:rPr>
          <w:lang w:val="pl-PL"/>
        </w:rPr>
      </w:pPr>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w:t>
      </w:r>
      <w:r w:rsidR="003C7E3D">
        <w:rPr>
          <w:rStyle w:val="Odwoanieprzypisudolnego"/>
          <w:lang w:val="pl-PL"/>
        </w:rPr>
        <w:footnoteReference w:id="3"/>
      </w:r>
      <w:r w:rsidRPr="00BC2573">
        <w:rPr>
          <w:lang w:val="pl-PL"/>
        </w:rPr>
        <w:t xml:space="preserve"> rozwijanym przez firmę Google. Interfejs użytkownika oparty o manipulację bezpośrednią</w:t>
      </w:r>
      <w:r w:rsidR="005F7B60">
        <w:rPr>
          <w:lang w:val="pl-PL"/>
        </w:rPr>
        <w:t>,</w:t>
      </w:r>
      <w:r w:rsidRPr="00BC2573">
        <w:rPr>
          <w:lang w:val="pl-PL"/>
        </w:rPr>
        <w:t xml:space="preserve"> zaprojektowany jest z myślą o urządzeniach z wbudowanym interfejsem dotykowym takimi jak </w:t>
      </w:r>
      <w:proofErr w:type="spellStart"/>
      <w:r w:rsidRPr="00BC2573">
        <w:rPr>
          <w:lang w:val="pl-PL"/>
        </w:rPr>
        <w:lastRenderedPageBreak/>
        <w:t>smartfony</w:t>
      </w:r>
      <w:proofErr w:type="spellEnd"/>
      <w:r w:rsidRPr="00BC2573">
        <w:rPr>
          <w:lang w:val="pl-PL"/>
        </w:rPr>
        <w:t xml:space="preserve"> i tablety, ale obsługuje też wyspecjalizowane interfejsy telewizyjne (Android TV), zegarki (Android </w:t>
      </w:r>
      <w:proofErr w:type="spellStart"/>
      <w:r w:rsidRPr="00BC2573">
        <w:rPr>
          <w:lang w:val="pl-PL"/>
        </w:rPr>
        <w:t>Wear</w:t>
      </w:r>
      <w:proofErr w:type="spellEnd"/>
      <w:r w:rsidRPr="00BC2573">
        <w:rPr>
          <w:lang w:val="pl-PL"/>
        </w:rPr>
        <w:t>)</w:t>
      </w:r>
      <w:r w:rsidR="0091690A">
        <w:rPr>
          <w:rStyle w:val="Odwoanieprzypisudolnego"/>
          <w:lang w:val="pl-PL"/>
        </w:rPr>
        <w:footnoteReference w:id="4"/>
      </w:r>
      <w:r w:rsidR="005F7B60">
        <w:rPr>
          <w:lang w:val="pl-PL"/>
        </w:rPr>
        <w:t>,</w:t>
      </w:r>
      <w:r w:rsidRPr="00BC2573">
        <w:rPr>
          <w:lang w:val="pl-PL"/>
        </w:rPr>
        <w:t xml:space="preserve"> a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Phone, </w:t>
      </w:r>
      <w:proofErr w:type="spellStart"/>
      <w:r w:rsidRPr="00BC2573">
        <w:rPr>
          <w:lang w:val="pl-PL"/>
        </w:rPr>
        <w:t>iOS</w:t>
      </w:r>
      <w:proofErr w:type="spellEnd"/>
      <w:r w:rsidRPr="00BC2573">
        <w:rPr>
          <w:lang w:val="pl-PL"/>
        </w:rPr>
        <w:t xml:space="preserve"> i Mac OS razem wzięte</w:t>
      </w:r>
      <w:r w:rsidR="00FE5AA8">
        <w:rPr>
          <w:rStyle w:val="Odwoanieprzypisudolnego"/>
          <w:lang w:val="pl-PL"/>
        </w:rPr>
        <w:footnoteReference w:id="5"/>
      </w:r>
      <w:r w:rsidRPr="00BC2573">
        <w:rPr>
          <w:lang w:val="pl-PL"/>
        </w:rPr>
        <w:t xml:space="preserve">. Od lipca 2013 Google Play (oficjalny sklep z aplikacjami firmy Google) </w:t>
      </w:r>
      <w:r w:rsidR="00464690" w:rsidRPr="00BC2573">
        <w:rPr>
          <w:lang w:val="pl-PL"/>
        </w:rPr>
        <w:t>posiadał w swojej bazie ponad milion opublikowanych aplikacji Android i ponad 50 miliardów pobrań tychże</w:t>
      </w:r>
      <w:r w:rsidR="00BE7040">
        <w:rPr>
          <w:rStyle w:val="Odwoanieprzypisudolnego"/>
          <w:lang w:val="pl-PL"/>
        </w:rPr>
        <w:footnoteReference w:id="6"/>
      </w:r>
      <w:r w:rsidR="00464690" w:rsidRPr="00BC2573">
        <w:rPr>
          <w:lang w:val="pl-PL"/>
        </w:rPr>
        <w:t>.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r w:rsidR="00BF6646">
        <w:rPr>
          <w:rStyle w:val="Odwoanieprzypisudolnego"/>
          <w:lang w:val="pl-PL"/>
        </w:rPr>
        <w:footnoteReference w:id="7"/>
      </w:r>
      <w:r w:rsidR="00464690" w:rsidRPr="00BC2573">
        <w:rPr>
          <w:lang w:val="pl-PL"/>
        </w:rPr>
        <w:t>.</w:t>
      </w:r>
    </w:p>
    <w:p w:rsidR="008E792D" w:rsidRPr="00BC2573" w:rsidRDefault="008E792D" w:rsidP="008E792D">
      <w:pPr>
        <w:ind w:firstLine="720"/>
        <w:rPr>
          <w:lang w:val="pl-PL"/>
        </w:rPr>
      </w:pPr>
      <w:r w:rsidRPr="00BC2573">
        <w:rPr>
          <w:lang w:val="pl-PL"/>
        </w:rPr>
        <w:t xml:space="preserve">Kod źródłowy Androida rozpowszechniany przez Google jest oparty o licencje open </w:t>
      </w:r>
      <w:proofErr w:type="spellStart"/>
      <w:r w:rsidRPr="00BC2573">
        <w:rPr>
          <w:lang w:val="pl-PL"/>
        </w:rPr>
        <w:t>source</w:t>
      </w:r>
      <w:proofErr w:type="spellEnd"/>
      <w:r w:rsidRPr="00BC2573">
        <w:rPr>
          <w:lang w:val="pl-PL"/>
        </w:rPr>
        <w:t>, choć większość urządzeń sprzedawana jest z mieszanką oprogramowania otwartego i komercyjnego. Początkow</w:t>
      </w:r>
      <w:r w:rsidR="002B5C9B">
        <w:rPr>
          <w:lang w:val="pl-PL"/>
        </w:rPr>
        <w:t>o rozwijany przez firmę Android</w:t>
      </w:r>
      <w:r w:rsidRPr="00BC2573">
        <w:rPr>
          <w:lang w:val="pl-PL"/>
        </w:rPr>
        <w:t xml:space="preserve"> Inc. wspieraną finansowo, a następnie wykupioną przez Google</w:t>
      </w:r>
      <w:r w:rsidR="002B5C9B">
        <w:rPr>
          <w:lang w:val="pl-PL"/>
        </w:rPr>
        <w:t>,</w:t>
      </w:r>
      <w:r w:rsidRPr="00BC2573">
        <w:rPr>
          <w:lang w:val="pl-PL"/>
        </w:rPr>
        <w:t xml:space="preserve"> Android zadebiutował na rynku w roku 2007 wraz z założeniem O</w:t>
      </w:r>
      <w:r w:rsidR="00520989" w:rsidRPr="00BC2573">
        <w:rPr>
          <w:lang w:val="pl-PL"/>
        </w:rPr>
        <w:t xml:space="preserve">pen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r w:rsidR="002B5C9B">
        <w:rPr>
          <w:rStyle w:val="Odwoanieprzypisudolnego"/>
          <w:lang w:val="pl-PL"/>
        </w:rPr>
        <w:footnoteReference w:id="8"/>
      </w:r>
      <w:r w:rsidRPr="00BC2573">
        <w:rPr>
          <w:lang w:val="pl-PL"/>
        </w:rPr>
        <w:t>.</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konstrukcyjnym. Otwarta specyfikacja Androida </w:t>
      </w:r>
      <w:proofErr w:type="spellStart"/>
      <w:r w:rsidRPr="00BC2573">
        <w:rPr>
          <w:lang w:val="pl-PL"/>
        </w:rPr>
        <w:t>zaskutkowała</w:t>
      </w:r>
      <w:proofErr w:type="spellEnd"/>
      <w:r w:rsidRPr="00BC2573">
        <w:rPr>
          <w:lang w:val="pl-PL"/>
        </w:rPr>
        <w:t xml:space="preserve"> sporą społecznością programistów </w:t>
      </w:r>
      <w:r w:rsidRPr="00BC2573">
        <w:rPr>
          <w:lang w:val="pl-PL"/>
        </w:rPr>
        <w:lastRenderedPageBreak/>
        <w:t>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Android jest rozwijany przez firmę Google do momentu, w którym najnowsze zmiany i aktualizacje są gotowe do rozpowszechnienia, po czym kod źródłowy najnowszej wersji zostaje upubliczniony</w:t>
      </w:r>
      <w:r w:rsidR="00A4302C">
        <w:rPr>
          <w:rStyle w:val="Odwoanieprzypisudolnego"/>
          <w:lang w:val="pl-PL"/>
        </w:rPr>
        <w:footnoteReference w:id="9"/>
      </w:r>
      <w:r w:rsidRPr="00BC2573">
        <w:rPr>
          <w:lang w:val="pl-PL"/>
        </w:rPr>
        <w:t xml:space="preserve">.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Nagwek3"/>
        <w:rPr>
          <w:lang w:val="pl-PL"/>
        </w:rPr>
      </w:pPr>
      <w:bookmarkStart w:id="14" w:name="_Toc395766513"/>
      <w:r w:rsidRPr="00BC2573">
        <w:rPr>
          <w:lang w:val="pl-PL"/>
        </w:rPr>
        <w:t>Aktualizacje</w:t>
      </w:r>
      <w:bookmarkEnd w:id="14"/>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Google rozpowszechnia duże, inkrementalne aktualizacje dla Androida co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4E4202">
      <w:pPr>
        <w:ind w:firstLine="720"/>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r w:rsidR="004E4202" w:rsidRPr="00BC2573">
        <w:rPr>
          <w:lang w:val="pl-PL"/>
        </w:rPr>
        <w:t>urządzeń, które</w:t>
      </w:r>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w:t>
      </w:r>
      <w:r w:rsidR="004E4202">
        <w:rPr>
          <w:rStyle w:val="Odwoanieprzypisudolnego"/>
          <w:lang w:val="pl-PL"/>
        </w:rPr>
        <w:footnoteReference w:id="10"/>
      </w:r>
      <w:r w:rsidR="00BA7CE0" w:rsidRPr="00BC2573">
        <w:rPr>
          <w:lang w:val="pl-PL"/>
        </w:rPr>
        <w:t xml:space="preserve">.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pomijają starsze. Z tego powodu starsze urządzenia bardzo często nie otrzymują niektórych </w:t>
      </w:r>
      <w:r w:rsidR="00AD74AA" w:rsidRPr="00BC2573">
        <w:rPr>
          <w:lang w:val="pl-PL"/>
        </w:rPr>
        <w:t>aktualizacji, jeżeli</w:t>
      </w:r>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t>
      </w:r>
      <w:r w:rsidR="00BA7CE0" w:rsidRPr="00BC2573">
        <w:rPr>
          <w:lang w:val="pl-PL"/>
        </w:rPr>
        <w:lastRenderedPageBreak/>
        <w:t>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w:t>
      </w:r>
      <w:r w:rsidR="00AD74AA">
        <w:rPr>
          <w:rStyle w:val="Odwoanieprzypisudolnego"/>
          <w:lang w:val="pl-PL"/>
        </w:rPr>
        <w:footnoteReference w:id="11"/>
      </w:r>
      <w:r w:rsidR="000351FA" w:rsidRPr="00BC2573">
        <w:rPr>
          <w:lang w:val="pl-PL"/>
        </w:rPr>
        <w:t>. Od wprowadzenia tych zmian Google może wprowadzać nowe funkcjonalności do systemu poprzez aktualizację konkretnych aplikacji i serwisów. W wyniku tych zmian Android 4.2 i 4.3 otrzymały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Nagwek3"/>
        <w:rPr>
          <w:lang w:val="pl-PL"/>
        </w:rPr>
      </w:pPr>
      <w:bookmarkStart w:id="15" w:name="_Toc395766514"/>
      <w:r w:rsidRPr="00BC2573">
        <w:rPr>
          <w:lang w:val="pl-PL"/>
        </w:rPr>
        <w:t>Architektura systemu</w:t>
      </w:r>
      <w:bookmarkEnd w:id="15"/>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w:t>
      </w:r>
      <w:proofErr w:type="spellStart"/>
      <w:r w:rsidRPr="00BC2573">
        <w:rPr>
          <w:lang w:val="pl-PL"/>
        </w:rPr>
        <w:t>long</w:t>
      </w:r>
      <w:proofErr w:type="spellEnd"/>
      <w:r w:rsidRPr="00BC2573">
        <w:rPr>
          <w:lang w:val="pl-PL"/>
        </w:rPr>
        <w:t>-term suport (LTS)</w:t>
      </w:r>
      <w:r w:rsidR="007302DF" w:rsidRPr="00BC2573">
        <w:rPr>
          <w:lang w:val="pl-PL"/>
        </w:rPr>
        <w:t xml:space="preserve">. Od stycznia 2014 roku aktualne wersje systemu oparte są o </w:t>
      </w:r>
      <w:proofErr w:type="spellStart"/>
      <w:r w:rsidR="007302DF" w:rsidRPr="00BC2573">
        <w:rPr>
          <w:lang w:val="pl-PL"/>
        </w:rPr>
        <w:t>kernel</w:t>
      </w:r>
      <w:proofErr w:type="spellEnd"/>
      <w:r w:rsidR="007302DF" w:rsidRPr="00BC2573">
        <w:rPr>
          <w:lang w:val="pl-PL"/>
        </w:rPr>
        <w:t xml:space="preserve"> w wersji 3.4 lub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w:t>
      </w:r>
      <w:r w:rsidR="003B0B9B">
        <w:rPr>
          <w:rStyle w:val="Odwoanieprzypisudolnego"/>
          <w:lang w:val="pl-PL"/>
        </w:rPr>
        <w:footnoteReference w:id="12"/>
      </w:r>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Interfejsy pomiędzy jądrami są takie same, acz implementacja Linuksowa pozwala na dwa rodzaje usypiania urządzenia: do pamięci (</w:t>
      </w:r>
      <w:r w:rsidR="00C71EF9" w:rsidRPr="00BC2573">
        <w:rPr>
          <w:lang w:val="pl-PL"/>
        </w:rPr>
        <w:t>sposób, z którego</w:t>
      </w:r>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w:t>
      </w:r>
      <w:r w:rsidR="00C71EF9">
        <w:rPr>
          <w:lang w:val="pl-PL"/>
        </w:rPr>
        <w:t>pliki</w:t>
      </w:r>
      <w:r w:rsidRPr="00BC2573">
        <w:rPr>
          <w:lang w:val="pl-PL"/>
        </w:rPr>
        <w:t xml:space="preserve"> system</w:t>
      </w:r>
      <w:r w:rsidR="00C71EF9">
        <w:rPr>
          <w:lang w:val="pl-PL"/>
        </w:rPr>
        <w:t>u operacyjnego</w:t>
      </w:r>
      <w:r w:rsidRPr="00BC2573">
        <w:rPr>
          <w:lang w:val="pl-PL"/>
        </w:rPr>
        <w:t xml:space="preserve"> i /data na dane użytkownika i jego aplikacje. W przeciwieństwie do dystrybucji Linuksowych użytkownicy Androida nie dostają dostępu </w:t>
      </w:r>
      <w:proofErr w:type="spellStart"/>
      <w:r w:rsidRPr="00BC2573">
        <w:rPr>
          <w:lang w:val="pl-PL"/>
        </w:rPr>
        <w:t>root</w:t>
      </w:r>
      <w:proofErr w:type="spellEnd"/>
      <w:r w:rsidRPr="00BC2573">
        <w:rPr>
          <w:lang w:val="pl-PL"/>
        </w:rPr>
        <w:t xml:space="preserve"> do systemu operacyjnego</w:t>
      </w:r>
      <w:r w:rsidR="00C71EF9">
        <w:rPr>
          <w:lang w:val="pl-PL"/>
        </w:rPr>
        <w:t>,</w:t>
      </w:r>
      <w:r w:rsidRPr="00BC2573">
        <w:rPr>
          <w:lang w:val="pl-PL"/>
        </w:rPr>
        <w:t xml:space="preserve"> a delikatne partycje takie jak /system oznaczone są jako tylko do odczytu. Dostęp </w:t>
      </w:r>
      <w:r w:rsidRPr="00BC2573">
        <w:rPr>
          <w:lang w:val="pl-PL"/>
        </w:rPr>
        <w:lastRenderedPageBreak/>
        <w:t xml:space="preserve">do użytkownika </w:t>
      </w:r>
      <w:proofErr w:type="spellStart"/>
      <w:r w:rsidRPr="00BC2573">
        <w:rPr>
          <w:lang w:val="pl-PL"/>
        </w:rPr>
        <w:t>root</w:t>
      </w:r>
      <w:proofErr w:type="spellEnd"/>
      <w:r w:rsidRPr="00BC2573">
        <w:rPr>
          <w:lang w:val="pl-PL"/>
        </w:rPr>
        <w:t xml:space="preserve"> jest jednak możliwy poprzez wykorzystanie wad w </w:t>
      </w:r>
      <w:r w:rsidR="00C71EF9" w:rsidRPr="00BC2573">
        <w:rPr>
          <w:lang w:val="pl-PL"/>
        </w:rPr>
        <w:t>zabezpieczeniach, co</w:t>
      </w:r>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Na jądrze oparta jest warstwa pośrednia (</w:t>
      </w:r>
      <w:proofErr w:type="spellStart"/>
      <w:r w:rsidRPr="00BC2573">
        <w:rPr>
          <w:lang w:val="pl-PL"/>
        </w:rPr>
        <w:t>middleware</w:t>
      </w:r>
      <w:proofErr w:type="spellEnd"/>
      <w:r w:rsidRPr="00BC2573">
        <w:rPr>
          <w:lang w:val="pl-PL"/>
        </w:rPr>
        <w:t xml:space="preserve">), biblioteki, API napisane w C oraz aplikacje uruchamiane na frameworku, który wspiera biblioteki kompatybilne z Javą, oparty na Apache </w:t>
      </w:r>
      <w:proofErr w:type="spellStart"/>
      <w:r w:rsidRPr="00BC2573">
        <w:rPr>
          <w:lang w:val="pl-PL"/>
        </w:rPr>
        <w:t>Harmony</w:t>
      </w:r>
      <w:proofErr w:type="spellEnd"/>
      <w:r w:rsidR="00687D5D">
        <w:rPr>
          <w:rStyle w:val="Odwoanieprzypisudolnego"/>
          <w:lang w:val="pl-PL"/>
        </w:rPr>
        <w:footnoteReference w:id="13"/>
      </w:r>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w:t>
      </w:r>
      <w:proofErr w:type="spellEnd"/>
      <w:r w:rsidRPr="00BC2573">
        <w:rPr>
          <w:lang w:val="pl-PL"/>
        </w:rPr>
        <w:t>-in-</w:t>
      </w:r>
      <w:proofErr w:type="spellStart"/>
      <w:r w:rsidRPr="00BC2573">
        <w:rPr>
          <w:lang w:val="pl-PL"/>
        </w:rPr>
        <w:t>time</w:t>
      </w:r>
      <w:proofErr w:type="spellEnd"/>
      <w:r w:rsidRPr="00BC2573">
        <w:rPr>
          <w:lang w:val="pl-PL"/>
        </w:rPr>
        <w:t xml:space="preserve"> do uruchamiania plików *.</w:t>
      </w:r>
      <w:proofErr w:type="spellStart"/>
      <w:r w:rsidRPr="00BC2573">
        <w:rPr>
          <w:lang w:val="pl-PL"/>
        </w:rPr>
        <w:t>dex</w:t>
      </w:r>
      <w:proofErr w:type="spellEnd"/>
      <w:r w:rsidRPr="00BC2573">
        <w:rPr>
          <w:lang w:val="pl-PL"/>
        </w:rPr>
        <w:t xml:space="preserve"> (</w:t>
      </w:r>
      <w:proofErr w:type="spell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 zazwyczaj</w:t>
      </w:r>
      <w:r w:rsidR="00DB23B8" w:rsidRPr="00BC2573">
        <w:rPr>
          <w:lang w:val="pl-PL"/>
        </w:rPr>
        <w:t xml:space="preserve"> tłumaczony jest z bajt kodu Javy. Android od 4.4 wspiera też eksperymentalną maszynę wirtualną ART, która domyślnie jest wyłączona.</w:t>
      </w:r>
    </w:p>
    <w:p w:rsidR="00DB23B8" w:rsidRPr="00BC2573" w:rsidRDefault="00DB23B8" w:rsidP="00380D0A">
      <w:pPr>
        <w:ind w:firstLine="720"/>
        <w:rPr>
          <w:lang w:val="pl-PL"/>
        </w:rPr>
      </w:pPr>
      <w:r w:rsidRPr="00BC2573">
        <w:rPr>
          <w:lang w:val="pl-PL"/>
        </w:rPr>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w:t>
      </w:r>
      <w:r w:rsidR="00576D0D">
        <w:rPr>
          <w:rStyle w:val="Odwoanieprzypisudolnego"/>
          <w:lang w:val="pl-PL"/>
        </w:rPr>
        <w:footnoteReference w:id="14"/>
      </w:r>
      <w:r w:rsidRPr="00BC2573">
        <w:rPr>
          <w:lang w:val="pl-PL"/>
        </w:rPr>
        <w:t xml:space="preserve">.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Bluetooth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Native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Native Interface).</w:t>
      </w:r>
    </w:p>
    <w:p w:rsidR="00EE21B3" w:rsidRPr="00BC2573" w:rsidRDefault="00EE21B3" w:rsidP="00380D0A">
      <w:pPr>
        <w:ind w:firstLine="72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1.0 i 1.1 na urządzeniach z systemem Android 1.0 wzwyż</w:t>
      </w:r>
    </w:p>
    <w:p w:rsidR="00EE21B3" w:rsidRPr="00BC2573" w:rsidRDefault="00EE21B3" w:rsidP="00EE21B3">
      <w:pPr>
        <w:pStyle w:val="Akapitzlist"/>
        <w:numPr>
          <w:ilvl w:val="0"/>
          <w:numId w:val="28"/>
        </w:numPr>
        <w:rPr>
          <w:lang w:val="pl-PL"/>
        </w:rPr>
      </w:pPr>
      <w:proofErr w:type="spellStart"/>
      <w:r w:rsidRPr="00BC2573">
        <w:rPr>
          <w:lang w:val="pl-PL"/>
        </w:rPr>
        <w:lastRenderedPageBreak/>
        <w:t>OpenGL</w:t>
      </w:r>
      <w:proofErr w:type="spellEnd"/>
      <w:r w:rsidRPr="00BC2573">
        <w:rPr>
          <w:lang w:val="pl-PL"/>
        </w:rPr>
        <w:t xml:space="preserve"> ES 2.0 na urządzeniach z systemem Android </w:t>
      </w:r>
      <w:r w:rsidR="004E16C3" w:rsidRPr="00BC2573">
        <w:rPr>
          <w:lang w:val="pl-PL"/>
        </w:rPr>
        <w:t xml:space="preserve">2.2 (API 8) </w:t>
      </w:r>
      <w:del w:id="16" w:author="Łukasz Rauch" w:date="2014-08-13T09:55:00Z">
        <w:r w:rsidR="004E16C3" w:rsidRPr="00BC2573" w:rsidDel="00B1698F">
          <w:rPr>
            <w:lang w:val="pl-PL"/>
          </w:rPr>
          <w:delText>wzwywż</w:delText>
        </w:r>
      </w:del>
      <w:ins w:id="17" w:author="Łukasz Rauch" w:date="2014-08-13T09:55:00Z">
        <w:r w:rsidR="00B1698F" w:rsidRPr="00BC2573">
          <w:rPr>
            <w:lang w:val="pl-PL"/>
          </w:rPr>
          <w:t>wzwyż</w:t>
        </w:r>
      </w:ins>
      <w:r w:rsidRPr="00BC2573">
        <w:rPr>
          <w:lang w:val="pl-PL"/>
        </w:rPr>
        <w:t xml:space="preserve"> </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3.0 </w:t>
      </w:r>
      <w:r w:rsidR="004E16C3" w:rsidRPr="00BC2573">
        <w:rPr>
          <w:lang w:val="pl-PL"/>
        </w:rPr>
        <w:t>na urządzeniach z systemem Android 4.3 (API 18) wzwyż</w:t>
      </w:r>
    </w:p>
    <w:p w:rsidR="004E16C3" w:rsidRPr="00BC2573" w:rsidRDefault="004E16C3" w:rsidP="004E16C3">
      <w:pPr>
        <w:rPr>
          <w:lang w:val="pl-PL"/>
        </w:rPr>
      </w:pPr>
    </w:p>
    <w:p w:rsidR="004E16C3" w:rsidRPr="00BC2573" w:rsidRDefault="004E16C3" w:rsidP="006D6902">
      <w:pPr>
        <w:ind w:firstLine="720"/>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obsługiwało będzie </w:t>
      </w:r>
      <w:proofErr w:type="spellStart"/>
      <w:r w:rsidRPr="00BC2573">
        <w:rPr>
          <w:lang w:val="pl-PL"/>
        </w:rPr>
        <w:t>OpenGL</w:t>
      </w:r>
      <w:proofErr w:type="spellEnd"/>
      <w:r w:rsidRPr="00BC2573">
        <w:rPr>
          <w:lang w:val="pl-PL"/>
        </w:rPr>
        <w:t xml:space="preserve"> ES 3.0.</w:t>
      </w:r>
    </w:p>
    <w:p w:rsidR="004E16C3" w:rsidRPr="00BC2573" w:rsidRDefault="004E16C3" w:rsidP="004E16C3">
      <w:pPr>
        <w:ind w:firstLine="720"/>
        <w:rPr>
          <w:lang w:val="pl-PL"/>
        </w:rPr>
      </w:pPr>
      <w:r w:rsidRPr="00BC2573">
        <w:rPr>
          <w:lang w:val="pl-PL"/>
        </w:rPr>
        <w:t xml:space="preserve">Jak widać na </w:t>
      </w:r>
      <w:del w:id="18" w:author="Łukasz Rauch" w:date="2014-08-13T09:55:00Z">
        <w:r w:rsidRPr="00BC2573" w:rsidDel="00B1698F">
          <w:rPr>
            <w:lang w:val="pl-PL"/>
          </w:rPr>
          <w:delText xml:space="preserve">załączonym </w:delText>
        </w:r>
      </w:del>
      <w:r w:rsidRPr="00BC2573">
        <w:rPr>
          <w:lang w:val="pl-PL"/>
        </w:rPr>
        <w:t xml:space="preserve">rysunku 1. </w:t>
      </w:r>
      <w:proofErr w:type="spellStart"/>
      <w:r w:rsidRPr="00BC2573">
        <w:rPr>
          <w:lang w:val="pl-PL"/>
        </w:rPr>
        <w:t>OpenGL</w:t>
      </w:r>
      <w:proofErr w:type="spellEnd"/>
      <w:r w:rsidRPr="00BC2573">
        <w:rPr>
          <w:lang w:val="pl-PL"/>
        </w:rPr>
        <w:t xml:space="preserve"> ES dostarczany </w:t>
      </w:r>
      <w:r w:rsidR="006D6902" w:rsidRPr="00BC2573">
        <w:rPr>
          <w:lang w:val="pl-PL"/>
        </w:rPr>
        <w:t>jest, jako</w:t>
      </w:r>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w:t>
      </w:r>
      <w:r w:rsidR="006D6902">
        <w:rPr>
          <w:lang w:val="pl-PL"/>
        </w:rPr>
        <w:t>,</w:t>
      </w:r>
      <w:r w:rsidRPr="00BC2573">
        <w:rPr>
          <w:lang w:val="pl-PL"/>
        </w:rPr>
        <w:t xml:space="preserve"> jak i przez NDK (Native Development Kit), które pozwala na komunikację z </w:t>
      </w:r>
      <w:proofErr w:type="spellStart"/>
      <w:r w:rsidRPr="00BC2573">
        <w:rPr>
          <w:lang w:val="pl-PL"/>
        </w:rPr>
        <w:t>rendererem</w:t>
      </w:r>
      <w:proofErr w:type="spellEnd"/>
      <w:r w:rsidRPr="00BC2573">
        <w:rPr>
          <w:lang w:val="pl-PL"/>
        </w:rPr>
        <w:t xml:space="preserve"> w języku C\C++.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r w:rsidR="006D6902" w:rsidRPr="00BC2573">
        <w:rPr>
          <w:lang w:val="pl-PL"/>
        </w:rPr>
        <w:t>określone, jako</w:t>
      </w:r>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w:t>
      </w:r>
      <w:r w:rsidR="006D6902" w:rsidRPr="00BC2573">
        <w:rPr>
          <w:lang w:val="pl-PL"/>
        </w:rPr>
        <w:t>niewspierające</w:t>
      </w:r>
      <w:r w:rsidRPr="00BC2573">
        <w:rPr>
          <w:lang w:val="pl-PL"/>
        </w:rPr>
        <w:t xml:space="preserve"> danej funkcjonalności. Jako, że </w:t>
      </w:r>
      <w:proofErr w:type="spellStart"/>
      <w:r w:rsidRPr="00BC2573">
        <w:rPr>
          <w:lang w:val="pl-PL"/>
        </w:rPr>
        <w:t>OpenGL</w:t>
      </w:r>
      <w:proofErr w:type="spellEnd"/>
      <w:r w:rsidRPr="00BC2573">
        <w:rPr>
          <w:lang w:val="pl-PL"/>
        </w:rPr>
        <w:t xml:space="preserve"> ES 3.0 jest kompatybilny wstecznie z wersją 2.0 możliwe i zalecane jest określanie </w:t>
      </w:r>
      <w:r w:rsidR="006D6902" w:rsidRPr="00BC2573">
        <w:rPr>
          <w:lang w:val="pl-PL"/>
        </w:rPr>
        <w:t>aplikacji, jako</w:t>
      </w:r>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a następnie, już w czasie uruchomienia aplikacji, </w:t>
      </w:r>
      <w:r w:rsidR="002B2034" w:rsidRPr="00BC2573">
        <w:rPr>
          <w:lang w:val="pl-PL"/>
        </w:rPr>
        <w:t>sprawdzenie obsługi wersji 3.0 przez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val="pl-PL" w:eastAsia="pl-PL" w:bidi="ar-SA"/>
        </w:rPr>
        <w:lastRenderedPageBreak/>
        <w:drawing>
          <wp:inline distT="0" distB="0" distL="0" distR="0" wp14:anchorId="6934F82D" wp14:editId="3021BD13">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1B7F80">
        <w:rPr>
          <w:noProof/>
          <w:lang w:val="pl-PL"/>
        </w:rPr>
        <w:t>1</w:t>
      </w:r>
      <w:r w:rsidR="00EA5D5A"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Nagwek3"/>
        <w:rPr>
          <w:lang w:val="pl-PL"/>
        </w:rPr>
      </w:pPr>
      <w:bookmarkStart w:id="19" w:name="_Toc395766515"/>
      <w:r w:rsidRPr="00BC2573">
        <w:rPr>
          <w:lang w:val="pl-PL"/>
        </w:rPr>
        <w:t>Tworzenie aplikacji Android</w:t>
      </w:r>
      <w:bookmarkEnd w:id="19"/>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Akapitzlist"/>
        <w:numPr>
          <w:ilvl w:val="0"/>
          <w:numId w:val="20"/>
        </w:numPr>
        <w:rPr>
          <w:lang w:val="pl-PL"/>
        </w:rPr>
      </w:pPr>
      <w:r w:rsidRPr="00BC2573">
        <w:rPr>
          <w:lang w:val="pl-PL"/>
        </w:rPr>
        <w:t>Zainstalowane Android SDK</w:t>
      </w:r>
    </w:p>
    <w:p w:rsidR="00DA1104" w:rsidRPr="00BC2573" w:rsidRDefault="00DA1104" w:rsidP="00DA1104">
      <w:pPr>
        <w:pStyle w:val="Akapitzlist"/>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Bundle wraz z skonfigurowanym IDE </w:t>
      </w:r>
      <w:proofErr w:type="spellStart"/>
      <w:r w:rsidRPr="00BC2573">
        <w:rPr>
          <w:lang w:val="pl-PL"/>
        </w:rPr>
        <w:t>Eclipse</w:t>
      </w:r>
      <w:proofErr w:type="spellEnd"/>
      <w:r w:rsidR="00FC02EE">
        <w:rPr>
          <w:rStyle w:val="Odwoanieprzypisudolnego"/>
          <w:lang w:val="pl-PL"/>
        </w:rPr>
        <w:footnoteReference w:id="15"/>
      </w:r>
      <w:r w:rsidRPr="00BC2573">
        <w:rPr>
          <w:lang w:val="pl-PL"/>
        </w:rPr>
        <w:t>.</w:t>
      </w:r>
    </w:p>
    <w:p w:rsidR="00DA1104" w:rsidRPr="00BC2573" w:rsidRDefault="00DA1104" w:rsidP="002F1EB4">
      <w:pPr>
        <w:ind w:firstLine="360"/>
        <w:rPr>
          <w:lang w:val="pl-PL"/>
        </w:rPr>
      </w:pPr>
      <w:r w:rsidRPr="00BC2573">
        <w:rPr>
          <w:lang w:val="pl-PL"/>
        </w:rPr>
        <w:t>Po pobraniu paczki należy ją wypakować i przystąpić do konfiguracji oraz pobrania odpowiednich platform, narzędzi oraz wersji Androida. W tym celu należy uruchomić program „SDK Manager”</w:t>
      </w:r>
      <w:r w:rsidR="006E502B">
        <w:rPr>
          <w:lang w:val="pl-PL"/>
        </w:rPr>
        <w:t xml:space="preserve"> </w:t>
      </w:r>
      <w:r w:rsidRPr="00BC2573">
        <w:rPr>
          <w:lang w:val="pl-PL"/>
        </w:rPr>
        <w:t xml:space="preserve">dostarczony w paczce. Po uruchomieniu należy wybrać interesujące nas </w:t>
      </w:r>
      <w:r w:rsidRPr="00BC2573">
        <w:rPr>
          <w:lang w:val="pl-PL"/>
        </w:rPr>
        <w:lastRenderedPageBreak/>
        <w:t xml:space="preserve">platformy i narzędzia, w tym przypadku „Android 4.2.2 (API17)”,  oraz zainstalować „Google USB </w:t>
      </w:r>
      <w:proofErr w:type="spellStart"/>
      <w:r w:rsidRPr="00BC2573">
        <w:rPr>
          <w:lang w:val="pl-PL"/>
        </w:rPr>
        <w:t>Driver”z</w:t>
      </w:r>
      <w:proofErr w:type="spellEnd"/>
      <w:r w:rsidRPr="00BC2573">
        <w:rPr>
          <w:lang w:val="pl-PL"/>
        </w:rPr>
        <w:t xml:space="preserve"> paczki „Extra”. Po przeczytaniu i zatwierdzeniu licencji program powinien przystąpić do pobierania wskazanych paczek.</w:t>
      </w:r>
    </w:p>
    <w:p w:rsidR="00DA1104" w:rsidRPr="00BC2573" w:rsidRDefault="00DA1104" w:rsidP="00DA1104">
      <w:pPr>
        <w:ind w:firstLine="432"/>
        <w:rPr>
          <w:lang w:val="pl-PL"/>
        </w:rPr>
      </w:pP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Edit-&gt;</w:t>
      </w:r>
      <w:proofErr w:type="spellStart"/>
      <w:r w:rsidRPr="00BC2573">
        <w:rPr>
          <w:lang w:val="pl-PL"/>
        </w:rPr>
        <w: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Tools.</w:t>
      </w:r>
    </w:p>
    <w:p w:rsidR="00DA1104" w:rsidRPr="00BC2573" w:rsidRDefault="00DA1104" w:rsidP="00DA1104">
      <w:pPr>
        <w:ind w:firstLine="432"/>
        <w:rPr>
          <w:lang w:val="pl-PL"/>
        </w:rPr>
      </w:pPr>
    </w:p>
    <w:p w:rsidR="00DA1104" w:rsidRPr="00BC2573"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 należy postępować zgodnie z poniższym schematem, w zależności od wersji systemu:</w:t>
      </w:r>
    </w:p>
    <w:p w:rsidR="00DA1104" w:rsidRPr="00BC2573" w:rsidRDefault="00DA1104" w:rsidP="00DA1104">
      <w:pPr>
        <w:ind w:firstLine="720"/>
        <w:rPr>
          <w:lang w:val="pl-PL"/>
        </w:rPr>
      </w:pPr>
      <w:commentRangeStart w:id="20"/>
      <w:r w:rsidRPr="00BC2573">
        <w:rPr>
          <w:lang w:val="pl-PL"/>
        </w:rPr>
        <w:t xml:space="preserve">W urządzeniach z systemem Android 2.1 do 2.3.6 opcje deweloperskie widoczne były w menu </w:t>
      </w:r>
      <w:proofErr w:type="spellStart"/>
      <w:r w:rsidRPr="00BC2573">
        <w:rPr>
          <w:lang w:val="pl-PL"/>
        </w:rPr>
        <w:t>Settings</w:t>
      </w:r>
      <w:proofErr w:type="spellEnd"/>
      <w:r w:rsidRPr="00BC2573">
        <w:rPr>
          <w:lang w:val="pl-PL"/>
        </w:rPr>
        <w:t>&gt; Applications&gt; Development.</w:t>
      </w:r>
      <w:commentRangeEnd w:id="20"/>
      <w:r w:rsidR="00D810EA">
        <w:rPr>
          <w:rStyle w:val="Odwoaniedokomentarza"/>
          <w:rFonts w:cs="Mangal"/>
        </w:rPr>
        <w:commentReference w:id="20"/>
      </w:r>
    </w:p>
    <w:p w:rsidR="00DA1104" w:rsidRPr="00BC2573" w:rsidRDefault="00DA1104" w:rsidP="00DA1104">
      <w:pPr>
        <w:ind w:firstLine="720"/>
        <w:rPr>
          <w:lang w:val="pl-PL"/>
        </w:rPr>
      </w:pPr>
      <w:r w:rsidRPr="00BC2573">
        <w:rPr>
          <w:lang w:val="pl-PL"/>
        </w:rPr>
        <w:t xml:space="preserve"> W wersjach 4.0 oraz 4.1 menu zostało przeniesione i jego ścieżka znajdowała się w </w:t>
      </w:r>
      <w:proofErr w:type="spellStart"/>
      <w:r w:rsidRPr="00BC2573">
        <w:rPr>
          <w:lang w:val="pl-PL"/>
        </w:rPr>
        <w:t>Settings</w:t>
      </w:r>
      <w:proofErr w:type="spellEnd"/>
      <w:r w:rsidRPr="00BC2573">
        <w:rPr>
          <w:lang w:val="pl-PL"/>
        </w:rPr>
        <w:t xml:space="preserve">&gt; Developer </w:t>
      </w:r>
      <w:proofErr w:type="spellStart"/>
      <w:r w:rsidRPr="00BC2573">
        <w:rPr>
          <w:lang w:val="pl-PL"/>
        </w:rPr>
        <w:t>Options</w:t>
      </w:r>
      <w:proofErr w:type="spellEnd"/>
      <w:r w:rsidRPr="00BC2573">
        <w:rPr>
          <w:lang w:val="pl-PL"/>
        </w:rPr>
        <w:t>.</w:t>
      </w:r>
    </w:p>
    <w:p w:rsidR="00DA1104" w:rsidRPr="00BC2573" w:rsidRDefault="00DA1104" w:rsidP="00DA1104">
      <w:pPr>
        <w:ind w:firstLine="720"/>
        <w:rPr>
          <w:lang w:val="pl-PL"/>
        </w:rPr>
      </w:pPr>
      <w:r w:rsidRPr="00BC2573">
        <w:rPr>
          <w:lang w:val="pl-PL"/>
        </w:rPr>
        <w:t xml:space="preserve">Od systemu 4.2 wzwyż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r w:rsidR="00F729CA">
        <w:rPr>
          <w:lang w:val="pl-PL"/>
        </w:rPr>
        <w:t>, jak pokazano na rysunku 2</w:t>
      </w:r>
      <w:r w:rsidRPr="00BC2573">
        <w:rPr>
          <w:lang w:val="pl-PL"/>
        </w:rPr>
        <w:t>:</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val="pl-PL" w:eastAsia="pl-PL" w:bidi="ar-SA"/>
        </w:rPr>
        <w:drawing>
          <wp:inline distT="0" distB="0" distL="0" distR="0" wp14:anchorId="195F5CDE" wp14:editId="7A7A77C1">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1B7F80">
        <w:rPr>
          <w:noProof/>
          <w:lang w:val="pl-PL"/>
        </w:rPr>
        <w:t>2</w:t>
      </w:r>
      <w:r w:rsidR="00EA5D5A"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Pr="00BC2573" w:rsidRDefault="00DA1104" w:rsidP="00DA1104">
      <w:pPr>
        <w:ind w:firstLine="432"/>
        <w:rPr>
          <w:lang w:val="pl-PL"/>
        </w:rPr>
      </w:pPr>
    </w:p>
    <w:p w:rsidR="00DA1104" w:rsidRDefault="00DA1104" w:rsidP="00DA1104">
      <w:pPr>
        <w:ind w:firstLine="432"/>
        <w:rPr>
          <w:lang w:val="pl-PL"/>
        </w:rPr>
      </w:pPr>
      <w:r w:rsidRPr="00BC2573">
        <w:rPr>
          <w:lang w:val="pl-PL"/>
        </w:rPr>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06758B" w:rsidRDefault="0006758B" w:rsidP="00DA1104">
      <w:pPr>
        <w:ind w:firstLine="432"/>
        <w:rPr>
          <w:lang w:val="pl-PL"/>
        </w:rPr>
      </w:pPr>
    </w:p>
    <w:p w:rsidR="0006758B" w:rsidRPr="00BC2573" w:rsidRDefault="0006758B" w:rsidP="0006758B">
      <w:pPr>
        <w:pStyle w:val="Nagwek2"/>
        <w:rPr>
          <w:lang w:val="pl-PL"/>
        </w:rPr>
      </w:pPr>
      <w:bookmarkStart w:id="21" w:name="_Toc395766516"/>
      <w:proofErr w:type="spellStart"/>
      <w:r w:rsidRPr="00BC2573">
        <w:rPr>
          <w:lang w:val="pl-PL"/>
        </w:rPr>
        <w:t>iOS</w:t>
      </w:r>
      <w:bookmarkEnd w:id="21"/>
      <w:proofErr w:type="spellEnd"/>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Inc.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iPod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 dla urządzeń iPod </w:t>
      </w:r>
      <w:proofErr w:type="spellStart"/>
      <w:r w:rsidRPr="00BC2573">
        <w:rPr>
          <w:lang w:val="pl-PL"/>
        </w:rPr>
        <w:t>Touch</w:t>
      </w:r>
      <w:proofErr w:type="spellEnd"/>
      <w:r w:rsidRPr="00BC2573">
        <w:rPr>
          <w:lang w:val="pl-PL"/>
        </w:rPr>
        <w:t xml:space="preserve"> (wrzesień 2007), </w:t>
      </w:r>
      <w:proofErr w:type="spellStart"/>
      <w:r w:rsidRPr="00BC2573">
        <w:rPr>
          <w:lang w:val="pl-PL"/>
        </w:rPr>
        <w:t>iPad</w:t>
      </w:r>
      <w:proofErr w:type="spellEnd"/>
      <w:r w:rsidRPr="00BC2573">
        <w:rPr>
          <w:lang w:val="pl-PL"/>
        </w:rPr>
        <w:t xml:space="preserve"> (styczeń 2010), </w:t>
      </w:r>
      <w:proofErr w:type="spellStart"/>
      <w:r w:rsidRPr="00BC2573">
        <w:rPr>
          <w:lang w:val="pl-PL"/>
        </w:rPr>
        <w:t>iPad</w:t>
      </w:r>
      <w:proofErr w:type="spellEnd"/>
      <w:r w:rsidRPr="00BC2573">
        <w:rPr>
          <w:lang w:val="pl-PL"/>
        </w:rPr>
        <w:t xml:space="preserve"> Mini (listopad 2012) i dla telewizji drugiej generacji Apple TV (wrzesień 2010). W </w:t>
      </w:r>
      <w:r w:rsidR="004D173E">
        <w:rPr>
          <w:lang w:val="pl-PL"/>
        </w:rPr>
        <w:t>czerwcu</w:t>
      </w:r>
      <w:r w:rsidRPr="00BC2573">
        <w:rPr>
          <w:lang w:val="pl-PL"/>
        </w:rPr>
        <w:t xml:space="preserve"> 201</w:t>
      </w:r>
      <w:r w:rsidR="004D173E">
        <w:rPr>
          <w:lang w:val="pl-PL"/>
        </w:rPr>
        <w:t>4</w:t>
      </w:r>
      <w:r w:rsidRPr="00BC2573">
        <w:rPr>
          <w:lang w:val="pl-PL"/>
        </w:rPr>
        <w:t xml:space="preserve"> roku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firmy Apple posiadał ponad </w:t>
      </w:r>
      <w:r w:rsidR="00206C5A">
        <w:rPr>
          <w:lang w:val="pl-PL"/>
        </w:rPr>
        <w:t>1.</w:t>
      </w:r>
      <w:r w:rsidR="004D173E">
        <w:rPr>
          <w:lang w:val="pl-PL"/>
        </w:rPr>
        <w:t xml:space="preserve">2 milionów </w:t>
      </w:r>
      <w:r w:rsidRPr="00BC2573">
        <w:rPr>
          <w:lang w:val="pl-PL"/>
        </w:rPr>
        <w:t xml:space="preserve">aplikacji dla </w:t>
      </w:r>
      <w:proofErr w:type="spellStart"/>
      <w:r w:rsidRPr="00BC2573">
        <w:rPr>
          <w:lang w:val="pl-PL"/>
        </w:rPr>
        <w:t>iOS</w:t>
      </w:r>
      <w:proofErr w:type="spellEnd"/>
      <w:r w:rsidRPr="00BC2573">
        <w:rPr>
          <w:lang w:val="pl-PL"/>
        </w:rPr>
        <w:t xml:space="preserve">, z czego około połowa zoptymalizowana była dla </w:t>
      </w:r>
      <w:proofErr w:type="spellStart"/>
      <w:r w:rsidRPr="00BC2573">
        <w:rPr>
          <w:lang w:val="pl-PL"/>
        </w:rPr>
        <w:t>iPada</w:t>
      </w:r>
      <w:proofErr w:type="spellEnd"/>
      <w:r w:rsidRPr="00BC2573">
        <w:rPr>
          <w:lang w:val="pl-PL"/>
        </w:rPr>
        <w:t xml:space="preserve">. Aplikacje te zostały </w:t>
      </w:r>
      <w:r w:rsidR="004D173E">
        <w:rPr>
          <w:lang w:val="pl-PL"/>
        </w:rPr>
        <w:t>pobrane ok. 75</w:t>
      </w:r>
      <w:r w:rsidRPr="00BC2573">
        <w:rPr>
          <w:lang w:val="pl-PL"/>
        </w:rPr>
        <w:t xml:space="preserve"> miliardów razy</w:t>
      </w:r>
      <w:r w:rsidR="004D173E">
        <w:rPr>
          <w:rStyle w:val="Odwoanieprzypisudolnego"/>
          <w:lang w:val="pl-PL"/>
        </w:rPr>
        <w:footnoteReference w:id="16"/>
      </w:r>
      <w:r w:rsidRPr="00BC2573">
        <w:rPr>
          <w:lang w:val="pl-PL"/>
        </w:rPr>
        <w:t>. W czwartym kwartale 2012 21% wszystkich sprzedanych urządzeń mobilnych po</w:t>
      </w:r>
      <w:r>
        <w:rPr>
          <w:lang w:val="pl-PL"/>
        </w:rPr>
        <w:t xml:space="preserve">siadały zainstalowany system </w:t>
      </w:r>
      <w:proofErr w:type="spellStart"/>
      <w:r>
        <w:rPr>
          <w:lang w:val="pl-PL"/>
        </w:rPr>
        <w:t>iOS</w:t>
      </w:r>
      <w:proofErr w:type="spellEnd"/>
      <w:r w:rsidRPr="00BC2573">
        <w:rPr>
          <w:lang w:val="pl-PL"/>
        </w:rPr>
        <w:t>. W połowie roku 2012 na świecie znajdowało się około 410 milionów aktywnych urządzeń korzystających z systemu.</w:t>
      </w:r>
    </w:p>
    <w:p w:rsidR="0006758B" w:rsidRPr="00BC2573" w:rsidRDefault="0006758B" w:rsidP="0006758B">
      <w:pPr>
        <w:ind w:firstLine="576"/>
        <w:rPr>
          <w:lang w:val="pl-PL"/>
        </w:rPr>
      </w:pPr>
      <w:r w:rsidRPr="00BC2573">
        <w:rPr>
          <w:lang w:val="pl-PL"/>
        </w:rPr>
        <w:t xml:space="preserve">Interfejs użytkownika oparty jest o ideę manipulacji bezpośredniej i korzystanie z gestów wielopunktowych. Najczęstszymi sposobami na komunikację z systemem są suwaki, przyciski oraz </w:t>
      </w:r>
      <w:r>
        <w:rPr>
          <w:lang w:val="pl-PL"/>
        </w:rPr>
        <w:t>przełączniki</w:t>
      </w:r>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t>
      </w:r>
      <w:proofErr w:type="spellStart"/>
      <w:r w:rsidRPr="00BC2573">
        <w:rPr>
          <w:lang w:val="pl-PL"/>
        </w:rPr>
        <w:t>wielo</w:t>
      </w:r>
      <w:proofErr w:type="spellEnd"/>
      <w:r w:rsidRPr="00BC2573">
        <w:rPr>
          <w:lang w:val="pl-PL"/>
        </w:rPr>
        <w:t xml:space="preserve"> dotykowego. Wbudowane akcelerometry wykorzystywane są w niektórych aplikacjach w odpowiedzi na np. potrząsanie urządzeniem (co często sygnalizuje komendę „cofnij”) lub w celu rozpoznania orientacji urządzenia w przestrzeni trójwymiarowej (np. dla przełączania się pomiędzy sposobami wyświetlania obrazu).</w:t>
      </w:r>
    </w:p>
    <w:p w:rsidR="008B62CB" w:rsidRDefault="0006758B" w:rsidP="0006758B">
      <w:pPr>
        <w:ind w:firstLine="576"/>
        <w:rPr>
          <w:lang w:val="pl-PL"/>
        </w:rPr>
      </w:pPr>
      <w:r w:rsidRPr="00BC2573">
        <w:rPr>
          <w:lang w:val="pl-PL"/>
        </w:rPr>
        <w:t xml:space="preserve">System ma pewne elementy wspólne z systemem OS X takie jak </w:t>
      </w:r>
      <w:proofErr w:type="spellStart"/>
      <w:r w:rsidRPr="00BC2573">
        <w:rPr>
          <w:lang w:val="pl-PL"/>
        </w:rPr>
        <w:t>Core</w:t>
      </w:r>
      <w:proofErr w:type="spellEnd"/>
      <w:r w:rsidRPr="00BC2573">
        <w:rPr>
          <w:lang w:val="pl-PL"/>
        </w:rPr>
        <w:t xml:space="preserve"> Foundation i </w:t>
      </w:r>
      <w:r w:rsidRPr="00BC2573">
        <w:rPr>
          <w:lang w:val="pl-PL"/>
        </w:rPr>
        <w:lastRenderedPageBreak/>
        <w:t xml:space="preserve">Foundation,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wykorzystywany jest </w:t>
      </w:r>
      <w:proofErr w:type="spellStart"/>
      <w:r w:rsidRPr="00BC2573">
        <w:rPr>
          <w:lang w:val="pl-PL"/>
        </w:rPr>
        <w:t>Cocoa</w:t>
      </w:r>
      <w:proofErr w:type="spellEnd"/>
      <w:r w:rsidRPr="00BC2573">
        <w:rPr>
          <w:lang w:val="pl-PL"/>
        </w:rPr>
        <w:t xml:space="preserve">. Z powodu tych różnic aplikacje na system OS X nie są kompatybilne z systemem </w:t>
      </w:r>
      <w:proofErr w:type="spellStart"/>
      <w:r w:rsidRPr="00BC2573">
        <w:rPr>
          <w:lang w:val="pl-PL"/>
        </w:rPr>
        <w:t>iOS</w:t>
      </w:r>
      <w:proofErr w:type="spellEnd"/>
      <w:r w:rsidRPr="00BC2573">
        <w:rPr>
          <w:lang w:val="pl-PL"/>
        </w:rPr>
        <w:t xml:space="preserve">. Dodatkowo, mimo że </w:t>
      </w:r>
      <w:proofErr w:type="spellStart"/>
      <w:r w:rsidRPr="00BC2573">
        <w:rPr>
          <w:lang w:val="pl-PL"/>
        </w:rPr>
        <w:t>iOS</w:t>
      </w:r>
      <w:proofErr w:type="spellEnd"/>
      <w:r w:rsidRPr="00BC2573">
        <w:rPr>
          <w:lang w:val="pl-PL"/>
        </w:rPr>
        <w:t xml:space="preserve"> dzieli z OS X podstawowe cechy systemu Darwin, dostęp do terminala systemowego jest niemożliwy dla użytkownika, przez co system nie jest też w pełni kompatybilny z systemami Unix.</w:t>
      </w:r>
      <w:r w:rsidR="008B62CB">
        <w:rPr>
          <w:lang w:val="pl-PL"/>
        </w:rPr>
        <w:t xml:space="preserve"> </w:t>
      </w:r>
      <w:r w:rsidRPr="00BC2573">
        <w:rPr>
          <w:lang w:val="pl-PL"/>
        </w:rPr>
        <w:t xml:space="preserve">Nowe wersje systemu dystrybuowane są co roku. Najnowsza, </w:t>
      </w:r>
      <w:proofErr w:type="spellStart"/>
      <w:r w:rsidRPr="00BC2573">
        <w:rPr>
          <w:lang w:val="pl-PL"/>
        </w:rPr>
        <w:t>iOS</w:t>
      </w:r>
      <w:proofErr w:type="spellEnd"/>
      <w:r w:rsidRPr="00BC2573">
        <w:rPr>
          <w:lang w:val="pl-PL"/>
        </w:rPr>
        <w:t xml:space="preserve"> 7, została przekazana użytkownikom 18 września 2013 roku</w:t>
      </w:r>
      <w:r w:rsidR="008B62CB">
        <w:rPr>
          <w:rStyle w:val="Odwoanieprzypisudolnego"/>
          <w:lang w:val="pl-PL"/>
        </w:rPr>
        <w:footnoteReference w:id="17"/>
      </w:r>
      <w:r w:rsidRPr="00BC2573">
        <w:rPr>
          <w:lang w:val="pl-PL"/>
        </w:rPr>
        <w:t xml:space="preserve">. </w:t>
      </w:r>
    </w:p>
    <w:p w:rsidR="0006758B" w:rsidRPr="00BC2573" w:rsidRDefault="0006758B" w:rsidP="0006758B">
      <w:pPr>
        <w:ind w:firstLine="576"/>
        <w:rPr>
          <w:lang w:val="pl-PL"/>
        </w:rPr>
      </w:pPr>
      <w:commentRangeStart w:id="22"/>
      <w:r w:rsidRPr="00BC2573">
        <w:rPr>
          <w:lang w:val="pl-PL"/>
        </w:rPr>
        <w:t xml:space="preserve">W systemie istnieją cztery abstrakcyjne płaszczyzny: </w:t>
      </w:r>
      <w:proofErr w:type="spellStart"/>
      <w:r w:rsidRPr="00BC2573">
        <w:rPr>
          <w:lang w:val="pl-PL"/>
        </w:rPr>
        <w:t>Core</w:t>
      </w:r>
      <w:proofErr w:type="spellEnd"/>
      <w:r w:rsidRPr="00BC2573">
        <w:rPr>
          <w:lang w:val="pl-PL"/>
        </w:rPr>
        <w:t xml:space="preserve"> OS, </w:t>
      </w:r>
      <w:proofErr w:type="spellStart"/>
      <w:r w:rsidRPr="00BC2573">
        <w:rPr>
          <w:lang w:val="pl-PL"/>
        </w:rPr>
        <w:t>Core</w:t>
      </w:r>
      <w:proofErr w:type="spellEnd"/>
      <w:r w:rsidRPr="00BC2573">
        <w:rPr>
          <w:lang w:val="pl-PL"/>
        </w:rPr>
        <w:t xml:space="preserve"> Services, Media oraz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w:t>
      </w:r>
      <w:commentRangeEnd w:id="22"/>
      <w:r w:rsidR="00D810EA">
        <w:rPr>
          <w:rStyle w:val="Odwoaniedokomentarza"/>
          <w:rFonts w:cs="Mangal"/>
        </w:rPr>
        <w:commentReference w:id="22"/>
      </w:r>
    </w:p>
    <w:p w:rsidR="0006758B" w:rsidRPr="00BC2573" w:rsidRDefault="0006758B" w:rsidP="0006758B">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czerwcu 2010 roku wraz z premierą </w:t>
      </w:r>
      <w:proofErr w:type="spellStart"/>
      <w:r w:rsidRPr="00BC2573">
        <w:rPr>
          <w:lang w:val="pl-PL"/>
        </w:rPr>
        <w:t>iOS</w:t>
      </w:r>
      <w:proofErr w:type="spellEnd"/>
      <w:r w:rsidRPr="00BC2573">
        <w:rPr>
          <w:lang w:val="pl-PL"/>
        </w:rPr>
        <w:t xml:space="preserve"> 4.0. Tylko niektóre urządzenia Apple – </w:t>
      </w:r>
      <w:proofErr w:type="spellStart"/>
      <w:r w:rsidRPr="00BC2573">
        <w:rPr>
          <w:lang w:val="pl-PL"/>
        </w:rPr>
        <w:t>iPhone</w:t>
      </w:r>
      <w:proofErr w:type="spellEnd"/>
      <w:r w:rsidRPr="00BC2573">
        <w:rPr>
          <w:lang w:val="pl-PL"/>
        </w:rPr>
        <w:t xml:space="preserve"> 4, </w:t>
      </w:r>
      <w:proofErr w:type="spellStart"/>
      <w:r w:rsidRPr="00BC2573">
        <w:rPr>
          <w:lang w:val="pl-PL"/>
        </w:rPr>
        <w:t>iPhone</w:t>
      </w:r>
      <w:proofErr w:type="spellEnd"/>
      <w:r w:rsidRPr="00BC2573">
        <w:rPr>
          <w:lang w:val="pl-PL"/>
        </w:rPr>
        <w:t xml:space="preserve"> 3GS i iPod </w:t>
      </w:r>
      <w:proofErr w:type="spellStart"/>
      <w:r w:rsidRPr="00BC2573">
        <w:rPr>
          <w:lang w:val="pl-PL"/>
        </w:rPr>
        <w:t>Touch</w:t>
      </w:r>
      <w:proofErr w:type="spellEnd"/>
      <w:r w:rsidRPr="00BC2573">
        <w:rPr>
          <w:lang w:val="pl-PL"/>
        </w:rPr>
        <w:t xml:space="preserve"> trzeciej generacji – potrafiły korzystać z wielozadaniowości. Sposób implementacji wielozadaniowości w systemie </w:t>
      </w:r>
      <w:proofErr w:type="spellStart"/>
      <w:r w:rsidRPr="00BC2573">
        <w:rPr>
          <w:lang w:val="pl-PL"/>
        </w:rPr>
        <w:t>iOS</w:t>
      </w:r>
      <w:proofErr w:type="spellEnd"/>
      <w:r w:rsidRPr="00BC2573">
        <w:rPr>
          <w:lang w:val="pl-PL"/>
        </w:rPr>
        <w:t xml:space="preserve"> był wielokrotnie krytykowany za to, że aplikacje pracujące w tle zmuszone są korzystać z ograniczonego zasobu funkcji i za wymaganie od deweloperów tworzenia jawnego wsparcia dla tych funkcjonalności w aplikacjach.</w:t>
      </w:r>
    </w:p>
    <w:p w:rsidR="0006758B" w:rsidRPr="00BC2573" w:rsidRDefault="0006758B" w:rsidP="0006758B">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proofErr w:type="spellStart"/>
      <w:r w:rsidRPr="00BC2573">
        <w:rPr>
          <w:lang w:val="pl-PL"/>
        </w:rPr>
        <w:t>jailbreak</w:t>
      </w:r>
      <w:proofErr w:type="spellEnd"/>
      <w:r w:rsidRPr="00BC2573">
        <w:rPr>
          <w:lang w:val="pl-PL"/>
        </w:rPr>
        <w:t>”)</w:t>
      </w:r>
      <w:r w:rsidR="00B06002">
        <w:rPr>
          <w:rStyle w:val="Odwoanieprzypisudolnego"/>
          <w:lang w:val="pl-PL"/>
        </w:rPr>
        <w:footnoteReference w:id="18"/>
      </w:r>
      <w:r w:rsidRPr="00BC2573">
        <w:rPr>
          <w:lang w:val="pl-PL"/>
        </w:rPr>
        <w:t xml:space="preserve"> i uzyskać częściowe, nieoficjalne wsparcie dla wielozadaniowości.</w:t>
      </w:r>
    </w:p>
    <w:p w:rsidR="0006758B" w:rsidRPr="00BC2573" w:rsidRDefault="0006758B" w:rsidP="0006758B">
      <w:pPr>
        <w:ind w:firstLine="720"/>
        <w:rPr>
          <w:lang w:val="pl-PL"/>
        </w:rPr>
      </w:pPr>
      <w:r w:rsidRPr="00BC2573">
        <w:rPr>
          <w:lang w:val="pl-PL"/>
        </w:rPr>
        <w:t xml:space="preserve">W systemie iOS7 Apple uruchomiło dodatkową funkcjonalność, która pozwala wszystkim aplikacjom na dokonywanie aktualizacji w tle. Ta funkcjonalność preferuje aktualizowanie aplikacji, z których użytkownik najczęściej korzysta i wszystkie aktualizacje stara się </w:t>
      </w:r>
      <w:r w:rsidR="001457B8" w:rsidRPr="00BC2573">
        <w:rPr>
          <w:lang w:val="pl-PL"/>
        </w:rPr>
        <w:t>przeprowadzać, gdy</w:t>
      </w:r>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06758B" w:rsidRPr="00BC2573" w:rsidRDefault="0006758B" w:rsidP="0006758B">
      <w:pPr>
        <w:ind w:firstLine="360"/>
        <w:rPr>
          <w:lang w:val="pl-PL"/>
        </w:rPr>
      </w:pPr>
    </w:p>
    <w:p w:rsidR="0006758B" w:rsidRPr="00BC2573" w:rsidRDefault="0006758B" w:rsidP="0006758B">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1.1 dla urządzeń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 </w:t>
      </w:r>
      <w:proofErr w:type="spellStart"/>
      <w:r w:rsidRPr="00BC2573">
        <w:rPr>
          <w:lang w:val="pl-PL"/>
        </w:rPr>
        <w:t>iPodTouch</w:t>
      </w:r>
      <w:proofErr w:type="spellEnd"/>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2.0 dla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t>iPad</w:t>
      </w:r>
      <w:proofErr w:type="spellEnd"/>
      <w:r w:rsidRPr="00BC2573">
        <w:rPr>
          <w:lang w:val="pl-PL"/>
        </w:rPr>
        <w:t xml:space="preserve"> Mini</w:t>
      </w:r>
    </w:p>
    <w:p w:rsidR="0006758B" w:rsidRPr="00BC2573" w:rsidRDefault="0006758B" w:rsidP="0006758B">
      <w:pPr>
        <w:pStyle w:val="Akapitzlist"/>
        <w:numPr>
          <w:ilvl w:val="0"/>
          <w:numId w:val="27"/>
        </w:numPr>
        <w:rPr>
          <w:lang w:val="pl-PL"/>
        </w:rPr>
      </w:pPr>
      <w:proofErr w:type="spellStart"/>
      <w:r w:rsidRPr="00BC2573">
        <w:rPr>
          <w:lang w:val="pl-PL"/>
        </w:rPr>
        <w:lastRenderedPageBreak/>
        <w:t>OpenGL</w:t>
      </w:r>
      <w:proofErr w:type="spellEnd"/>
      <w:r w:rsidRPr="00BC2573">
        <w:rPr>
          <w:lang w:val="pl-PL"/>
        </w:rPr>
        <w:t xml:space="preserve"> ES 3.0 dla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w:t>
      </w:r>
      <w:proofErr w:type="spellStart"/>
      <w:r w:rsidRPr="00BC2573">
        <w:rPr>
          <w:lang w:val="pl-PL"/>
        </w:rPr>
        <w:t>Air</w:t>
      </w:r>
      <w:proofErr w:type="spellEnd"/>
      <w:r w:rsidRPr="00BC2573">
        <w:rPr>
          <w:lang w:val="pl-PL"/>
        </w:rPr>
        <w:t xml:space="preserve">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06758B" w:rsidRPr="00BC2573" w:rsidRDefault="0006758B" w:rsidP="0006758B">
      <w:pPr>
        <w:rPr>
          <w:lang w:val="pl-PL"/>
        </w:rPr>
      </w:pPr>
    </w:p>
    <w:p w:rsidR="0006758B" w:rsidRPr="00BC2573" w:rsidRDefault="0006758B" w:rsidP="001457B8">
      <w:pPr>
        <w:ind w:firstLine="720"/>
        <w:rPr>
          <w:lang w:val="pl-PL"/>
        </w:rPr>
      </w:pPr>
      <w:r w:rsidRPr="00BC2573">
        <w:rPr>
          <w:lang w:val="pl-PL"/>
        </w:rPr>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t>OpenGL</w:t>
      </w:r>
      <w:proofErr w:type="spellEnd"/>
      <w:r w:rsidRPr="00BC2573">
        <w:rPr>
          <w:lang w:val="pl-PL"/>
        </w:rPr>
        <w:t xml:space="preserve"> ES. Jedną z nich jest zakazanie </w:t>
      </w:r>
      <w:proofErr w:type="spellStart"/>
      <w:r w:rsidRPr="00BC2573">
        <w:rPr>
          <w:lang w:val="pl-PL"/>
        </w:rPr>
        <w:t>renderowania</w:t>
      </w:r>
      <w:proofErr w:type="spellEnd"/>
      <w:r w:rsidRPr="00BC2573">
        <w:rPr>
          <w:lang w:val="pl-PL"/>
        </w:rPr>
        <w:t xml:space="preserve"> w aplikacjach działających w tle. W przypadku próby takowej operacji wykonanie aplikacji zostanie wstrzymane i system zgłosi sytuację wyjątkową</w:t>
      </w:r>
      <w:r w:rsidR="001457B8">
        <w:rPr>
          <w:rStyle w:val="Odwoanieprzypisudolnego"/>
          <w:lang w:val="pl-PL"/>
        </w:rPr>
        <w:footnoteReference w:id="19"/>
      </w:r>
      <w:r w:rsidRPr="00BC2573">
        <w:rPr>
          <w:lang w:val="pl-PL"/>
        </w:rPr>
        <w:t xml:space="preserve">. Kolejnym z ograniczeń jest obsługa obliczeń równoległych w </w:t>
      </w:r>
      <w:proofErr w:type="spellStart"/>
      <w:r w:rsidRPr="00BC2573">
        <w:rPr>
          <w:lang w:val="pl-PL"/>
        </w:rPr>
        <w:t>OpenGL</w:t>
      </w:r>
      <w:proofErr w:type="spellEnd"/>
      <w:r w:rsidRPr="00BC2573">
        <w:rPr>
          <w:lang w:val="pl-PL"/>
        </w:rPr>
        <w:t xml:space="preserve"> ES. Aplikacje nie mogą korzystać z jednego kontekstu z dwóch różnych wątków w tym samym czasie</w:t>
      </w:r>
      <w:r w:rsidR="006B5A7A">
        <w:rPr>
          <w:rStyle w:val="Odwoanieprzypisudolnego"/>
          <w:lang w:val="pl-PL"/>
        </w:rPr>
        <w:footnoteReference w:id="20"/>
      </w:r>
      <w:r w:rsidRPr="00BC2573">
        <w:rPr>
          <w:lang w:val="pl-PL"/>
        </w:rPr>
        <w:t>. Należy zadbać też, by wątki czyściły kontekst po wykonaniu swojej pracy, jako że brak czyszczenia może powodować nieokreślony stan wykonania dla kolejnych operacji na danym kontekście.</w:t>
      </w:r>
    </w:p>
    <w:p w:rsidR="0006758B" w:rsidRPr="00BC2573" w:rsidRDefault="0006758B" w:rsidP="0006758B">
      <w:pPr>
        <w:rPr>
          <w:lang w:val="pl-PL"/>
        </w:rPr>
      </w:pPr>
    </w:p>
    <w:p w:rsidR="0006758B" w:rsidRPr="00BC2573" w:rsidRDefault="0006758B" w:rsidP="0006758B">
      <w:pPr>
        <w:pStyle w:val="Nagwek3"/>
        <w:rPr>
          <w:lang w:val="pl-PL"/>
        </w:rPr>
      </w:pPr>
      <w:bookmarkStart w:id="26" w:name="_Toc395766517"/>
      <w:r w:rsidRPr="00BC2573">
        <w:rPr>
          <w:lang w:val="pl-PL"/>
        </w:rPr>
        <w:t xml:space="preserve">Tworzenie i dystrybucja aplikacji na system </w:t>
      </w:r>
      <w:proofErr w:type="spellStart"/>
      <w:r w:rsidRPr="00BC2573">
        <w:rPr>
          <w:lang w:val="pl-PL"/>
        </w:rPr>
        <w:t>iOS</w:t>
      </w:r>
      <w:bookmarkEnd w:id="26"/>
      <w:proofErr w:type="spellEnd"/>
    </w:p>
    <w:p w:rsidR="0006758B" w:rsidRPr="00BC2573" w:rsidRDefault="0006758B" w:rsidP="0006758B">
      <w:pPr>
        <w:rPr>
          <w:lang w:val="pl-PL"/>
        </w:rPr>
      </w:pPr>
    </w:p>
    <w:p w:rsidR="0006758B" w:rsidRDefault="0006758B" w:rsidP="0006758B">
      <w:pPr>
        <w:ind w:firstLine="432"/>
        <w:rPr>
          <w:lang w:val="pl-PL"/>
        </w:rPr>
      </w:pPr>
      <w:r w:rsidRPr="00BC2573">
        <w:rPr>
          <w:lang w:val="pl-PL"/>
        </w:rPr>
        <w:t xml:space="preserve">Aplikacje muszą być napisane i skompilowane z myślą o systemie </w:t>
      </w:r>
      <w:proofErr w:type="spellStart"/>
      <w:r w:rsidRPr="00BC2573">
        <w:rPr>
          <w:lang w:val="pl-PL"/>
        </w:rPr>
        <w:t>iOS</w:t>
      </w:r>
      <w:proofErr w:type="spellEnd"/>
      <w:r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Pr="00BC2573">
        <w:rPr>
          <w:lang w:val="pl-PL"/>
        </w:rPr>
        <w:t>iOS</w:t>
      </w:r>
      <w:proofErr w:type="spellEnd"/>
      <w:r w:rsidRPr="00BC2573">
        <w:rPr>
          <w:lang w:val="pl-PL"/>
        </w:rPr>
        <w:t xml:space="preserve"> 2.0 i późniejszych.</w:t>
      </w:r>
    </w:p>
    <w:p w:rsidR="0006758B" w:rsidRPr="00142DC1" w:rsidRDefault="00142DC1" w:rsidP="0006758B">
      <w:pPr>
        <w:ind w:firstLine="432"/>
        <w:rPr>
          <w:lang w:val="pl-PL"/>
        </w:rPr>
      </w:pPr>
      <w:proofErr w:type="spellStart"/>
      <w:r w:rsidRPr="00142DC1">
        <w:rPr>
          <w:lang w:val="pl-PL"/>
        </w:rPr>
        <w:t>iOS</w:t>
      </w:r>
      <w:proofErr w:type="spellEnd"/>
      <w:r w:rsidR="0006758B" w:rsidRPr="00142DC1">
        <w:rPr>
          <w:lang w:val="pl-PL"/>
        </w:rPr>
        <w:t xml:space="preserve"> SDK zostało wydane 6 marca 2008 i pozawalało na tworzenie aplikacji dla </w:t>
      </w:r>
      <w:proofErr w:type="spellStart"/>
      <w:r w:rsidR="0006758B" w:rsidRPr="00142DC1">
        <w:rPr>
          <w:lang w:val="pl-PL"/>
        </w:rPr>
        <w:t>iPhone</w:t>
      </w:r>
      <w:proofErr w:type="spellEnd"/>
      <w:r w:rsidR="0006758B" w:rsidRPr="00142DC1">
        <w:rPr>
          <w:lang w:val="pl-PL"/>
        </w:rPr>
        <w:t xml:space="preserve">, iPod </w:t>
      </w:r>
      <w:proofErr w:type="spellStart"/>
      <w:r w:rsidR="0006758B" w:rsidRPr="00142DC1">
        <w:rPr>
          <w:lang w:val="pl-PL"/>
        </w:rPr>
        <w:t>Touch</w:t>
      </w:r>
      <w:proofErr w:type="spellEnd"/>
      <w:r w:rsidR="0006758B" w:rsidRPr="00142DC1">
        <w:rPr>
          <w:lang w:val="pl-PL"/>
        </w:rPr>
        <w:t xml:space="preserve"> oraz na uruchamianie i testowanie aplikacji w emulatorze. Jednak załadowanie aplikacji na rzeczywiste</w:t>
      </w:r>
      <w:r w:rsidRPr="00142DC1">
        <w:rPr>
          <w:lang w:val="pl-PL"/>
        </w:rPr>
        <w:t xml:space="preserve"> urządzenie możliwe było tylko </w:t>
      </w:r>
      <w:r w:rsidR="0006758B" w:rsidRPr="00142DC1">
        <w:rPr>
          <w:lang w:val="pl-PL"/>
        </w:rPr>
        <w:t>po opłaceniu składki członkowskiej programu deweloperskiego Apple.</w:t>
      </w:r>
    </w:p>
    <w:p w:rsidR="0006758B" w:rsidRPr="00BC2573" w:rsidRDefault="0006758B" w:rsidP="0006758B">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w:t>
      </w:r>
      <w:r w:rsidR="0049265C">
        <w:rPr>
          <w:rStyle w:val="Odwoanieprzypisudolnego"/>
          <w:lang w:val="pl-PL"/>
        </w:rPr>
        <w:footnoteReference w:id="21"/>
      </w:r>
      <w:r w:rsidRPr="00BC2573">
        <w:rPr>
          <w:lang w:val="pl-PL"/>
        </w:rPr>
        <w:t xml:space="preserve">.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stał się podstawowym środowiskiem dla </w:t>
      </w:r>
      <w:proofErr w:type="spellStart"/>
      <w:r w:rsidRPr="00BC2573">
        <w:rPr>
          <w:lang w:val="pl-PL"/>
        </w:rPr>
        <w:t>iOS</w:t>
      </w:r>
      <w:proofErr w:type="spellEnd"/>
      <w:r w:rsidRPr="00BC2573">
        <w:rPr>
          <w:lang w:val="pl-PL"/>
        </w:rPr>
        <w:t xml:space="preserve"> SDK.</w:t>
      </w:r>
    </w:p>
    <w:p w:rsidR="0006758B" w:rsidRPr="00BC2573" w:rsidRDefault="0006758B" w:rsidP="0006758B">
      <w:pPr>
        <w:ind w:firstLine="432"/>
        <w:rPr>
          <w:lang w:val="pl-PL"/>
        </w:rPr>
      </w:pPr>
      <w:r w:rsidRPr="00BC2573">
        <w:rPr>
          <w:lang w:val="pl-PL"/>
        </w:rPr>
        <w:lastRenderedPageBreak/>
        <w:t xml:space="preserve">Deweloperzy mogą wybrać dowolną cenę za swoje aplikacje powyżej ustalonego w umowie 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pozostaje dla Apple</w:t>
      </w:r>
      <w:r w:rsidR="00850289">
        <w:rPr>
          <w:rStyle w:val="Odwoanieprzypisudolnego"/>
          <w:lang w:val="pl-PL"/>
        </w:rPr>
        <w:footnoteReference w:id="22"/>
      </w:r>
      <w:r w:rsidRPr="00BC2573">
        <w:rPr>
          <w:lang w:val="pl-PL"/>
        </w:rPr>
        <w:t>. Alternatywnie deweloperowi dana jest możliwość stworzenia aplikacji darmowej – w tym przypadku nie ponosi żadnych kosztów za rozpowszechnianie aplikacji poza wymienioną wcześniej opłatą za przynależność do programu deweloperskiego Apple.</w:t>
      </w:r>
    </w:p>
    <w:p w:rsidR="0006758B" w:rsidRPr="00BC2573" w:rsidDel="00D810EA" w:rsidRDefault="0006758B" w:rsidP="0006758B">
      <w:pPr>
        <w:ind w:firstLine="432"/>
        <w:rPr>
          <w:del w:id="27" w:author="Łukasz Rauch" w:date="2014-08-13T12:28:00Z"/>
          <w:lang w:val="pl-PL"/>
        </w:rPr>
      </w:pPr>
    </w:p>
    <w:p w:rsidR="0006758B" w:rsidRPr="00BC2573" w:rsidDel="00D810EA" w:rsidRDefault="0006758B" w:rsidP="0006758B">
      <w:pPr>
        <w:ind w:firstLine="360"/>
        <w:rPr>
          <w:del w:id="28" w:author="Łukasz Rauch" w:date="2014-08-13T12:28:00Z"/>
          <w:lang w:val="pl-PL"/>
        </w:rPr>
      </w:pPr>
      <w:r w:rsidRPr="00BC2573">
        <w:rPr>
          <w:lang w:val="pl-PL"/>
        </w:rPr>
        <w:t xml:space="preserve">W celu tworzenia aplikacji na urządzenia oparte o system </w:t>
      </w:r>
      <w:proofErr w:type="spellStart"/>
      <w:r w:rsidRPr="00BC2573">
        <w:rPr>
          <w:lang w:val="pl-PL"/>
        </w:rPr>
        <w:t>iOS</w:t>
      </w:r>
      <w:proofErr w:type="spellEnd"/>
      <w:r w:rsidRPr="00BC2573">
        <w:rPr>
          <w:lang w:val="pl-PL"/>
        </w:rPr>
        <w:t xml:space="preserve"> należy spełnić następujące kryteria:</w:t>
      </w:r>
    </w:p>
    <w:p w:rsidR="0006758B" w:rsidRPr="00BC2573" w:rsidRDefault="0006758B">
      <w:pPr>
        <w:ind w:firstLine="360"/>
        <w:rPr>
          <w:lang w:val="pl-PL"/>
        </w:rPr>
        <w:pPrChange w:id="29" w:author="Łukasz Rauch" w:date="2014-08-13T12:28:00Z">
          <w:pPr/>
        </w:pPrChange>
      </w:pPr>
    </w:p>
    <w:p w:rsidR="0006758B" w:rsidRPr="00BC2573" w:rsidRDefault="0006758B" w:rsidP="0006758B">
      <w:pPr>
        <w:pStyle w:val="Akapitzlist"/>
        <w:numPr>
          <w:ilvl w:val="0"/>
          <w:numId w:val="22"/>
        </w:numPr>
        <w:rPr>
          <w:lang w:val="pl-PL"/>
        </w:rPr>
      </w:pPr>
      <w:commentRangeStart w:id="30"/>
      <w:r w:rsidRPr="00BC2573">
        <w:rPr>
          <w:lang w:val="pl-PL"/>
        </w:rPr>
        <w:t xml:space="preserve">karta kredytowa </w:t>
      </w:r>
      <w:proofErr w:type="spellStart"/>
      <w:r w:rsidRPr="00BC2573">
        <w:rPr>
          <w:lang w:val="pl-PL"/>
        </w:rPr>
        <w:t>MasterCard</w:t>
      </w:r>
      <w:proofErr w:type="spellEnd"/>
      <w:r w:rsidRPr="00BC2573">
        <w:rPr>
          <w:lang w:val="pl-PL"/>
        </w:rPr>
        <w:t xml:space="preserve"> lub Visa</w:t>
      </w:r>
      <w:commentRangeEnd w:id="30"/>
      <w:r w:rsidR="00D810EA">
        <w:rPr>
          <w:rStyle w:val="Odwoaniedokomentarza"/>
        </w:rPr>
        <w:commentReference w:id="30"/>
      </w:r>
    </w:p>
    <w:p w:rsidR="0006758B" w:rsidRPr="00BC2573" w:rsidRDefault="0006758B" w:rsidP="0006758B">
      <w:pPr>
        <w:pStyle w:val="Akapitzlist"/>
        <w:numPr>
          <w:ilvl w:val="0"/>
          <w:numId w:val="22"/>
        </w:numPr>
        <w:rPr>
          <w:lang w:val="pl-PL"/>
        </w:rPr>
      </w:pPr>
      <w:r w:rsidRPr="00BC2573">
        <w:rPr>
          <w:lang w:val="pl-PL"/>
        </w:rPr>
        <w:t>konto deweloperskie firmy Apple</w:t>
      </w:r>
    </w:p>
    <w:p w:rsidR="0006758B" w:rsidRPr="00BC2573" w:rsidRDefault="0006758B" w:rsidP="0006758B">
      <w:pPr>
        <w:pStyle w:val="Akapitzlist"/>
        <w:numPr>
          <w:ilvl w:val="0"/>
          <w:numId w:val="22"/>
        </w:numPr>
        <w:rPr>
          <w:lang w:val="pl-PL"/>
        </w:rPr>
      </w:pPr>
      <w:r w:rsidRPr="00BC2573">
        <w:rPr>
          <w:lang w:val="pl-PL"/>
        </w:rPr>
        <w:t>posiadać urządzenie firmy Apple z najnowszym systemem OS X</w:t>
      </w:r>
    </w:p>
    <w:p w:rsidR="0006758B" w:rsidRPr="00BC2573" w:rsidRDefault="0006758B" w:rsidP="0006758B">
      <w:pPr>
        <w:pStyle w:val="Akapitzlist"/>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zarejestrowane jako urządzenie do użytku deweloperskiego</w:t>
      </w:r>
    </w:p>
    <w:p w:rsidR="0006758B" w:rsidRPr="00BC2573" w:rsidRDefault="0006758B" w:rsidP="0006758B">
      <w:pPr>
        <w:pStyle w:val="Akapitzlist"/>
        <w:numPr>
          <w:ilvl w:val="0"/>
          <w:numId w:val="22"/>
        </w:numPr>
        <w:rPr>
          <w:lang w:val="pl-PL"/>
        </w:rPr>
      </w:pPr>
      <w:r w:rsidRPr="00BC2573">
        <w:rPr>
          <w:lang w:val="pl-PL"/>
        </w:rPr>
        <w:t xml:space="preserve">zainstalowana aplikacja </w:t>
      </w:r>
      <w:proofErr w:type="spellStart"/>
      <w:r w:rsidRPr="00BC2573">
        <w:rPr>
          <w:lang w:val="pl-PL"/>
        </w:rPr>
        <w:t>XCode</w:t>
      </w:r>
      <w:proofErr w:type="spellEnd"/>
      <w:r w:rsidRPr="00BC2573">
        <w:rPr>
          <w:lang w:val="pl-PL"/>
        </w:rPr>
        <w:t xml:space="preserve"> z najnowszym </w:t>
      </w:r>
      <w:proofErr w:type="spellStart"/>
      <w:r w:rsidRPr="00BC2573">
        <w:rPr>
          <w:lang w:val="pl-PL"/>
        </w:rPr>
        <w:t>iOS</w:t>
      </w:r>
      <w:proofErr w:type="spellEnd"/>
      <w:r w:rsidRPr="00BC2573">
        <w:rPr>
          <w:lang w:val="pl-PL"/>
        </w:rPr>
        <w:t xml:space="preserve"> SDK</w:t>
      </w:r>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Jednak firma Apple zastrzegła w regulaminie, iż system OS X może być instalowany tylko i wyłącznie na urządzeniach tejże firmy</w:t>
      </w:r>
      <w:r w:rsidR="009C25E1">
        <w:rPr>
          <w:rStyle w:val="Odwoanieprzypisudolnego"/>
          <w:lang w:val="pl-PL"/>
        </w:rPr>
        <w:footnoteReference w:id="23"/>
      </w:r>
      <w:r w:rsidRPr="00BC2573">
        <w:rPr>
          <w:lang w:val="pl-PL"/>
        </w:rPr>
        <w:t xml:space="preserve">. Istnieją rozwiązania pozwalające na instalację systemu OS X na zwykłych komputerach domowych, czy nawet jako urządzenia wirtualne w aplikacji </w:t>
      </w:r>
      <w:proofErr w:type="spellStart"/>
      <w:r w:rsidRPr="00BC2573">
        <w:rPr>
          <w:lang w:val="pl-PL"/>
        </w:rPr>
        <w:t>Virtualbox</w:t>
      </w:r>
      <w:proofErr w:type="spellEnd"/>
      <w:r w:rsidRPr="00BC2573">
        <w:rPr>
          <w:lang w:val="pl-PL"/>
        </w:rPr>
        <w:t>, jednak autor by pozostać w zgodzie z EULA Apple postanowił skorzystać z usług firm wypożyczających maszyny wirtualne OS X, uruchomione na urządzeniach OS X. Usługi te udostępniają wirtualny pulpit wraz z dostępem administracyjnym, pozwalają na różną rozdzielczość płatności (co godzinę, tygodniowo lub miesięcznie) i są stosunkowo tanie – wahając się pomiędzy 20 a 60 dolarów za miesiąc użytkowania.</w:t>
      </w:r>
    </w:p>
    <w:p w:rsidR="0006758B" w:rsidRPr="00BC2573" w:rsidRDefault="0006758B" w:rsidP="0006758B">
      <w:pPr>
        <w:ind w:firstLine="576"/>
        <w:rPr>
          <w:lang w:val="pl-PL"/>
        </w:rPr>
      </w:pPr>
      <w:commentRangeStart w:id="31"/>
      <w:r w:rsidRPr="00BC2573">
        <w:rPr>
          <w:lang w:val="pl-PL"/>
        </w:rPr>
        <w:lastRenderedPageBreak/>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commentRangeEnd w:id="31"/>
      <w:r w:rsidR="00D810EA">
        <w:rPr>
          <w:rStyle w:val="Odwoaniedokomentarza"/>
          <w:rFonts w:cs="Mangal"/>
        </w:rPr>
        <w:commentReference w:id="31"/>
      </w:r>
    </w:p>
    <w:p w:rsidR="0006758B" w:rsidRPr="00BC2573" w:rsidRDefault="0006758B" w:rsidP="0006758B">
      <w:pPr>
        <w:ind w:firstLine="576"/>
        <w:rPr>
          <w:lang w:val="pl-PL"/>
        </w:rPr>
      </w:pPr>
      <w:r w:rsidRPr="00BC2573">
        <w:rPr>
          <w:lang w:val="pl-PL"/>
        </w:rPr>
        <w:t xml:space="preserve">Mając zapewniony dostęp do systemu OS X można przejść do instalacji potrzebnych 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wybraniu przycisku FREE jeżeli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06758B" w:rsidRPr="00BC2573" w:rsidRDefault="0006758B" w:rsidP="0006758B">
      <w:pPr>
        <w:ind w:firstLine="576"/>
        <w:rPr>
          <w:lang w:val="pl-PL"/>
        </w:rPr>
      </w:pPr>
      <w:commentRangeStart w:id="32"/>
      <w:r w:rsidRPr="00BC2573">
        <w:rPr>
          <w:lang w:val="pl-PL"/>
        </w:rPr>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commentRangeEnd w:id="32"/>
      <w:r w:rsidR="00D810EA">
        <w:rPr>
          <w:rStyle w:val="Odwoaniedokomentarza"/>
          <w:rFonts w:cs="Mangal"/>
        </w:rPr>
        <w:commentReference w:id="32"/>
      </w:r>
    </w:p>
    <w:p w:rsidR="0006758B" w:rsidRPr="00BC2573" w:rsidRDefault="0006758B" w:rsidP="0006758B">
      <w:pPr>
        <w:ind w:firstLine="576"/>
        <w:rPr>
          <w:lang w:val="pl-PL"/>
        </w:rPr>
      </w:pPr>
      <w:commentRangeStart w:id="33"/>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 </w:t>
      </w:r>
      <w:commentRangeEnd w:id="33"/>
      <w:r w:rsidR="00D810EA">
        <w:rPr>
          <w:rStyle w:val="Odwoaniedokomentarza"/>
          <w:rFonts w:cs="Mangal"/>
        </w:rPr>
        <w:commentReference w:id="33"/>
      </w:r>
    </w:p>
    <w:p w:rsidR="0006758B" w:rsidRPr="00BC2573" w:rsidRDefault="0006758B" w:rsidP="0006758B">
      <w:pPr>
        <w:ind w:firstLine="576"/>
        <w:rPr>
          <w:lang w:val="pl-PL"/>
        </w:rPr>
      </w:pPr>
      <w:r w:rsidRPr="00BC2573">
        <w:rPr>
          <w:lang w:val="pl-PL"/>
        </w:rPr>
        <w:t>Unity dla systemów OS X pobierana jest, jako plik o rozszerzeniu *.</w:t>
      </w:r>
      <w:proofErr w:type="spellStart"/>
      <w:r w:rsidRPr="00BC2573">
        <w:rPr>
          <w:lang w:val="pl-PL"/>
        </w:rPr>
        <w:t>dmg</w:t>
      </w:r>
      <w:proofErr w:type="spellEnd"/>
      <w:r w:rsidRPr="00BC2573">
        <w:rPr>
          <w:lang w:val="pl-PL"/>
        </w:rPr>
        <w:t xml:space="preserve">, który to stanowi samodzielny instalator. Po zakończeniu instalacji w folderach Applications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06758B" w:rsidRPr="00BC2573" w:rsidDel="00D810EA" w:rsidRDefault="0006758B" w:rsidP="0006758B">
      <w:pPr>
        <w:ind w:firstLine="576"/>
        <w:rPr>
          <w:del w:id="34" w:author="Łukasz Rauch" w:date="2014-08-13T12:30:00Z"/>
          <w:lang w:val="pl-PL"/>
        </w:rPr>
      </w:pPr>
    </w:p>
    <w:p w:rsidR="0006758B" w:rsidRPr="00BC2573" w:rsidRDefault="0006758B" w:rsidP="0006758B">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deweloperski. Oznacza to, że bez ponoszenia kosztów 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06758B" w:rsidRPr="00BC2573" w:rsidRDefault="0006758B" w:rsidP="0006758B">
      <w:pPr>
        <w:ind w:firstLine="720"/>
        <w:rPr>
          <w:lang w:val="pl-PL"/>
        </w:rPr>
      </w:pPr>
      <w:r w:rsidRPr="00BC2573">
        <w:rPr>
          <w:lang w:val="pl-PL"/>
        </w:rPr>
        <w:t xml:space="preserve">Autor niniejszej pracy pokusił się o znalezienie sposobu niewymagającego posiadania płatnego konta. W tym celu jednym z przedsięwziętych kroków było odblokowanie telefonu dla </w:t>
      </w:r>
      <w:r w:rsidRPr="00BC2573">
        <w:rPr>
          <w:lang w:val="pl-PL"/>
        </w:rPr>
        <w:lastRenderedPageBreak/>
        <w:t xml:space="preserve">dostępu administracyjnego, czyli tzw. </w:t>
      </w:r>
      <w:commentRangeStart w:id="35"/>
      <w:proofErr w:type="spellStart"/>
      <w:r w:rsidRPr="00BC2573">
        <w:rPr>
          <w:lang w:val="pl-PL"/>
        </w:rPr>
        <w:t>jailbreak</w:t>
      </w:r>
      <w:commentRangeEnd w:id="35"/>
      <w:proofErr w:type="spellEnd"/>
      <w:r w:rsidR="00D810EA">
        <w:rPr>
          <w:rStyle w:val="Odwoaniedokomentarza"/>
          <w:rFonts w:cs="Mangal"/>
        </w:rPr>
        <w:commentReference w:id="35"/>
      </w:r>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p>
    <w:p w:rsidR="0006758B" w:rsidRPr="00BC2573" w:rsidRDefault="0006758B" w:rsidP="0006758B">
      <w:pPr>
        <w:rPr>
          <w:lang w:val="pl-PL"/>
        </w:rPr>
      </w:pPr>
      <w:commentRangeStart w:id="36"/>
      <w:r w:rsidRPr="00BC2573">
        <w:rPr>
          <w:lang w:val="pl-PL"/>
        </w:rPr>
        <w:t>Po</w:t>
      </w:r>
      <w:commentRangeEnd w:id="36"/>
      <w:r w:rsidR="00D810EA">
        <w:rPr>
          <w:rStyle w:val="Odwoaniedokomentarza"/>
          <w:rFonts w:cs="Mangal"/>
        </w:rPr>
        <w:commentReference w:id="36"/>
      </w:r>
      <w:r w:rsidRPr="00BC2573">
        <w:rPr>
          <w:lang w:val="pl-PL"/>
        </w:rPr>
        <w:t xml:space="preserve"> uwolnieniu telefonu i uzyskaniu dostępu do funkcji administratora (</w:t>
      </w:r>
      <w:proofErr w:type="spellStart"/>
      <w:r w:rsidRPr="00BC2573">
        <w:rPr>
          <w:lang w:val="pl-PL"/>
        </w:rPr>
        <w:t>root</w:t>
      </w:r>
      <w:proofErr w:type="spellEnd"/>
      <w:r w:rsidRPr="00BC2573">
        <w:rPr>
          <w:lang w:val="pl-PL"/>
        </w:rPr>
        <w:t xml:space="preserve">, często zwanym też super </w:t>
      </w:r>
      <w:proofErr w:type="spellStart"/>
      <w:r w:rsidRPr="00BC2573">
        <w:rPr>
          <w:lang w:val="pl-PL"/>
        </w:rPr>
        <w:t>user</w:t>
      </w:r>
      <w:proofErr w:type="spellEnd"/>
      <w:r w:rsidRPr="00BC2573">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06758B" w:rsidRPr="00BC2573" w:rsidRDefault="0006758B" w:rsidP="0006758B">
      <w:pPr>
        <w:rPr>
          <w:lang w:val="pl-PL"/>
        </w:rPr>
      </w:pPr>
    </w:p>
    <w:p w:rsidR="0006758B" w:rsidRPr="00BC2573" w:rsidRDefault="0006758B" w:rsidP="0006758B">
      <w:pPr>
        <w:pStyle w:val="Nagwek3"/>
        <w:rPr>
          <w:lang w:val="pl-PL"/>
        </w:rPr>
      </w:pPr>
      <w:bookmarkStart w:id="37" w:name="_Toc395766518"/>
      <w:bookmarkStart w:id="38" w:name="_GoBack"/>
      <w:bookmarkEnd w:id="38"/>
      <w:r w:rsidRPr="00BC2573">
        <w:rPr>
          <w:lang w:val="pl-PL"/>
        </w:rPr>
        <w:t>Instalacja aplikacji z systemu Windows</w:t>
      </w:r>
      <w:bookmarkEnd w:id="37"/>
    </w:p>
    <w:p w:rsidR="0006758B" w:rsidRPr="00BC2573" w:rsidRDefault="0006758B" w:rsidP="0006758B">
      <w:pPr>
        <w:rPr>
          <w:lang w:val="pl-PL"/>
        </w:rPr>
      </w:pPr>
    </w:p>
    <w:p w:rsidR="0006758B" w:rsidRPr="00B33736" w:rsidRDefault="0006758B" w:rsidP="0006758B">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w:t>
      </w:r>
      <w:r w:rsidRPr="00B33736">
        <w:rPr>
          <w:lang w:val="pl-PL"/>
        </w:rPr>
        <w:t>rzeczywistym poprzez zastosowanie odpowiednich programów.</w:t>
      </w:r>
    </w:p>
    <w:p w:rsidR="0006758B" w:rsidRPr="00BC2573" w:rsidRDefault="0006758B" w:rsidP="0006758B">
      <w:pPr>
        <w:ind w:firstLine="576"/>
        <w:rPr>
          <w:lang w:val="pl-PL"/>
        </w:rPr>
      </w:pPr>
      <w:r w:rsidRPr="00B33736">
        <w:rPr>
          <w:lang w:val="pl-PL"/>
        </w:rPr>
        <w:t>Jednym z pakietów, który może w tym pomóc jest „</w:t>
      </w:r>
      <w:proofErr w:type="spellStart"/>
      <w:r w:rsidRPr="00B33736">
        <w:rPr>
          <w:lang w:val="pl-PL"/>
        </w:rPr>
        <w:t>iOS</w:t>
      </w:r>
      <w:proofErr w:type="spellEnd"/>
      <w:r w:rsidRPr="00B33736">
        <w:rPr>
          <w:lang w:val="pl-PL"/>
        </w:rPr>
        <w:t xml:space="preserve"> </w:t>
      </w:r>
      <w:proofErr w:type="spellStart"/>
      <w:r w:rsidRPr="00B33736">
        <w:rPr>
          <w:lang w:val="pl-PL"/>
        </w:rPr>
        <w:t>Build</w:t>
      </w:r>
      <w:proofErr w:type="spellEnd"/>
      <w:r w:rsidRPr="00B33736">
        <w:rPr>
          <w:lang w:val="pl-PL"/>
        </w:rPr>
        <w:t xml:space="preserve"> </w:t>
      </w:r>
      <w:proofErr w:type="spellStart"/>
      <w:r w:rsidRPr="00B33736">
        <w:rPr>
          <w:lang w:val="pl-PL"/>
        </w:rPr>
        <w:t>Enviroment</w:t>
      </w:r>
      <w:proofErr w:type="spellEnd"/>
      <w:r w:rsidRPr="00B33736">
        <w:rPr>
          <w:lang w:val="pl-PL"/>
        </w:rPr>
        <w:t xml:space="preserve"> for Windows </w:t>
      </w:r>
      <w:proofErr w:type="spellStart"/>
      <w:r w:rsidRPr="00B33736">
        <w:rPr>
          <w:lang w:val="pl-PL"/>
        </w:rPr>
        <w:t>developers</w:t>
      </w:r>
      <w:proofErr w:type="spellEnd"/>
      <w:r w:rsidRPr="00B33736">
        <w:rPr>
          <w:lang w:val="pl-PL"/>
        </w:rPr>
        <w:t>”</w:t>
      </w:r>
      <w:r w:rsidR="00B33736" w:rsidRPr="00B33736">
        <w:rPr>
          <w:rStyle w:val="Odwoanieprzypisudolnego"/>
          <w:lang w:val="pl-PL"/>
        </w:rPr>
        <w:footnoteReference w:id="24"/>
      </w:r>
      <w:r w:rsidRPr="00B33736">
        <w:rPr>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komputerze osobistym, kompilację bezpośrednio z IDE Visual Studio czy też generację paczek *.</w:t>
      </w:r>
      <w:proofErr w:type="spellStart"/>
      <w:r w:rsidRPr="00BC2573">
        <w:rPr>
          <w:lang w:val="pl-PL"/>
        </w:rPr>
        <w:t>deb</w:t>
      </w:r>
      <w:proofErr w:type="spellEnd"/>
      <w:r w:rsidRPr="00BC2573">
        <w:rPr>
          <w:lang w:val="pl-PL"/>
        </w:rPr>
        <w:t xml:space="preserve"> oraz *.</w:t>
      </w:r>
      <w:proofErr w:type="spellStart"/>
      <w:r w:rsidRPr="00BC2573">
        <w:rPr>
          <w:lang w:val="pl-PL"/>
        </w:rPr>
        <w:t>ipa</w:t>
      </w:r>
      <w:proofErr w:type="spell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06758B" w:rsidRPr="00BC2573" w:rsidRDefault="0006758B" w:rsidP="0006758B">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skrypty znajdujące się w folderze instalacyjnym w katalogu „Migration Assistant”. Jeden ze skryptów z rozszerzeniem *.</w:t>
      </w:r>
      <w:proofErr w:type="spellStart"/>
      <w:r w:rsidRPr="00BC2573">
        <w:rPr>
          <w:lang w:val="pl-PL"/>
        </w:rPr>
        <w:t>command</w:t>
      </w:r>
      <w:proofErr w:type="spellEnd"/>
      <w:r w:rsidRPr="00BC2573">
        <w:rPr>
          <w:lang w:val="pl-PL"/>
        </w:rPr>
        <w:t xml:space="preserve"> przeznaczony jest dla systemu OS X. Wyszukuje on w 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xml:space="preserve">” pliki </w:t>
      </w:r>
      <w:r w:rsidRPr="00BC2573">
        <w:rPr>
          <w:lang w:val="pl-PL"/>
        </w:rPr>
        <w:lastRenderedPageBreak/>
        <w:t>„</w:t>
      </w:r>
      <w:proofErr w:type="spellStart"/>
      <w:r w:rsidRPr="00BC2573">
        <w:rPr>
          <w:lang w:val="pl-PL"/>
        </w:rPr>
        <w:t>libclang_rt.ios.a</w:t>
      </w:r>
      <w:proofErr w:type="spellEnd"/>
      <w:r w:rsidRPr="00BC2573">
        <w:rPr>
          <w:lang w:val="pl-PL"/>
        </w:rPr>
        <w:t>”. Skopiowane pliki umieszczane są w pliku SDK.zip. Spakowane archiwum należy przenieść na maszynę z systemem Windows, na której odbywał będzie się proces kompilacji. Po przeniesieniu archiwum należy uruchomić drugi ze skryptów z rozszerzeniem *.</w:t>
      </w:r>
      <w:proofErr w:type="spellStart"/>
      <w:r w:rsidRPr="00BC2573">
        <w:rPr>
          <w:lang w:val="pl-PL"/>
        </w:rPr>
        <w:t>cmd</w:t>
      </w:r>
      <w:proofErr w:type="spellEnd"/>
      <w:r w:rsidRPr="00BC2573">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06758B" w:rsidRPr="00BC2573" w:rsidRDefault="0006758B" w:rsidP="0006758B">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Unity. By tego dokonać należy przejść do menu File-&gt;</w:t>
      </w:r>
      <w:proofErr w:type="spellStart"/>
      <w:r w:rsidRPr="00BC2573">
        <w:rPr>
          <w:lang w:val="pl-PL"/>
        </w:rPr>
        <w: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p>
    <w:p w:rsidR="0006758B" w:rsidRPr="00BC2573" w:rsidRDefault="0006758B" w:rsidP="0006758B">
      <w:pPr>
        <w:ind w:firstLine="576"/>
        <w:rPr>
          <w:lang w:val="pl-PL"/>
        </w:rPr>
      </w:pPr>
      <w:r w:rsidRPr="00BC2573">
        <w:rPr>
          <w:lang w:val="pl-PL"/>
        </w:rPr>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„unity-builder.exe” dostarczonej wraz z paczką </w:t>
      </w:r>
      <w:proofErr w:type="spellStart"/>
      <w:r w:rsidRPr="00BC2573">
        <w:rPr>
          <w:lang w:val="pl-PL"/>
        </w:rPr>
        <w:t>iOS</w:t>
      </w:r>
      <w:proofErr w:type="spellEnd"/>
      <w:r w:rsidRPr="00BC2573">
        <w:rPr>
          <w:lang w:val="pl-PL"/>
        </w:rPr>
        <w:t xml:space="preserve"> </w:t>
      </w:r>
      <w:proofErr w:type="spellStart"/>
      <w:r w:rsidRPr="00BC2573">
        <w:rPr>
          <w:lang w:val="pl-PL"/>
        </w:rPr>
        <w:t>Build</w:t>
      </w:r>
      <w:proofErr w:type="spellEnd"/>
      <w:r w:rsidRPr="00BC2573">
        <w:rPr>
          <w:lang w:val="pl-PL"/>
        </w:rPr>
        <w:t xml:space="preserve"> </w:t>
      </w:r>
      <w:proofErr w:type="spellStart"/>
      <w:r w:rsidRPr="00BC2573">
        <w:rPr>
          <w:lang w:val="pl-PL"/>
        </w:rPr>
        <w:t>Enviroment</w:t>
      </w:r>
      <w:proofErr w:type="spellEnd"/>
      <w:r w:rsidRPr="00BC2573">
        <w:rPr>
          <w:lang w:val="pl-PL"/>
        </w:rPr>
        <w:t xml:space="preserve">, widocznej na rysunku </w:t>
      </w:r>
      <w:commentRangeStart w:id="40"/>
      <w:r>
        <w:rPr>
          <w:lang w:val="pl-PL"/>
        </w:rPr>
        <w:t>3</w:t>
      </w:r>
      <w:commentRangeEnd w:id="40"/>
      <w:r w:rsidR="00D810EA">
        <w:rPr>
          <w:rStyle w:val="Odwoaniedokomentarza"/>
          <w:rFonts w:cs="Mangal"/>
        </w:rPr>
        <w:commentReference w:id="40"/>
      </w:r>
      <w:r w:rsidRPr="00BC2573">
        <w:rPr>
          <w:lang w:val="pl-PL"/>
        </w:rPr>
        <w:t>.</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val="pl-PL" w:eastAsia="pl-PL" w:bidi="ar-SA"/>
        </w:rPr>
        <w:lastRenderedPageBreak/>
        <w:drawing>
          <wp:inline distT="0" distB="0" distL="0" distR="0" wp14:anchorId="47510F6A" wp14:editId="0BC9295B">
            <wp:extent cx="4312920" cy="4598035"/>
            <wp:effectExtent l="0" t="0" r="0" b="0"/>
            <wp:docPr id="24"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2920" cy="4598035"/>
                    </a:xfrm>
                    <a:prstGeom prst="rect">
                      <a:avLst/>
                    </a:prstGeom>
                    <a:noFill/>
                    <a:ln>
                      <a:noFill/>
                    </a:ln>
                  </pic:spPr>
                </pic:pic>
              </a:graphicData>
            </a:graphic>
          </wp:inline>
        </w:drawing>
      </w:r>
    </w:p>
    <w:p w:rsidR="0006758B" w:rsidRPr="00BC2573" w:rsidRDefault="0006758B" w:rsidP="0006758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1B7F80">
        <w:rPr>
          <w:noProof/>
          <w:lang w:val="pl-PL"/>
        </w:rPr>
        <w:t>3</w:t>
      </w:r>
      <w:r w:rsidRPr="00BC2573">
        <w:rPr>
          <w:lang w:val="pl-PL"/>
        </w:rPr>
        <w:fldChar w:fldCharType="end"/>
      </w:r>
      <w:r w:rsidRPr="00BC2573">
        <w:rPr>
          <w:lang w:val="pl-PL"/>
        </w:rPr>
        <w:t>.Okno programu unity-builder.exe</w:t>
      </w:r>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Eksportowany projekt </w:t>
      </w:r>
      <w:proofErr w:type="spellStart"/>
      <w:r w:rsidRPr="00BC2573">
        <w:rPr>
          <w:lang w:val="pl-PL"/>
        </w:rPr>
        <w:t>XCode</w:t>
      </w:r>
      <w:proofErr w:type="spellEnd"/>
      <w:r w:rsidRPr="00BC2573">
        <w:rPr>
          <w:lang w:val="pl-PL"/>
        </w:rPr>
        <w:t xml:space="preserve"> należy wskazać poprzez wybranie go po naciśnięciu 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pozwala na podpisanie generowanej aplikacji jednym z kluczy przechowywanych w narzędziu „</w:t>
      </w:r>
      <w:proofErr w:type="spellStart"/>
      <w:r w:rsidRPr="00BC2573">
        <w:rPr>
          <w:lang w:val="pl-PL"/>
        </w:rPr>
        <w:t>Keychain</w:t>
      </w:r>
      <w:proofErr w:type="spellEnd"/>
      <w:r w:rsidRPr="00BC2573">
        <w:rPr>
          <w:lang w:val="pl-PL"/>
        </w:rPr>
        <w:t xml:space="preserve"> </w:t>
      </w:r>
      <w:proofErr w:type="spellStart"/>
      <w:r w:rsidRPr="00BC2573">
        <w:rPr>
          <w:lang w:val="pl-PL"/>
        </w:rPr>
        <w:t>tool</w:t>
      </w:r>
      <w:proofErr w:type="spellEnd"/>
      <w:r w:rsidRPr="00BC2573">
        <w:rPr>
          <w:lang w:val="pl-PL"/>
        </w:rPr>
        <w:t>”</w:t>
      </w:r>
      <w:del w:id="41" w:author="Łukasz Rauch" w:date="2014-08-13T12:31:00Z">
        <w:r w:rsidRPr="00BC2573" w:rsidDel="00D810EA">
          <w:rPr>
            <w:lang w:val="pl-PL"/>
          </w:rPr>
          <w:delText xml:space="preserve"> </w:delText>
        </w:r>
      </w:del>
      <w:r w:rsidRPr="00BC2573">
        <w:rPr>
          <w:lang w:val="pl-PL"/>
        </w:rPr>
        <w:t>, lub pseudo podpisanie 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t>over</w:t>
      </w:r>
      <w:proofErr w:type="spellEnd"/>
      <w:r w:rsidRPr="00BC2573">
        <w:rPr>
          <w:lang w:val="pl-PL"/>
        </w:rPr>
        <w:t xml:space="preserve"> USB </w:t>
      </w:r>
      <w:proofErr w:type="spellStart"/>
      <w:r w:rsidRPr="00BC2573">
        <w:rPr>
          <w:lang w:val="pl-PL"/>
        </w:rPr>
        <w:t>immediately</w:t>
      </w:r>
      <w:proofErr w:type="spellEnd"/>
      <w:r w:rsidRPr="00BC2573">
        <w:rPr>
          <w:lang w:val="pl-PL"/>
        </w:rPr>
        <w:t>” jest funkcjonalnością eksperymentalną pozwalającą na uruchomienie skompilowanej aplikacji bezpośrednio na urządzeniu połączonym z komputerem osobistym poprzez interfejs USB. „</w:t>
      </w:r>
      <w:proofErr w:type="spellStart"/>
      <w:r w:rsidRPr="00BC2573">
        <w:rPr>
          <w:lang w:val="pl-PL"/>
        </w:rPr>
        <w:t>Also</w:t>
      </w:r>
      <w:proofErr w:type="spellEnd"/>
      <w:r w:rsidRPr="00BC2573">
        <w:rPr>
          <w:lang w:val="pl-PL"/>
        </w:rPr>
        <w:t xml:space="preserve"> </w:t>
      </w:r>
      <w:proofErr w:type="spellStart"/>
      <w:r w:rsidRPr="00BC2573">
        <w:rPr>
          <w:lang w:val="pl-PL"/>
        </w:rPr>
        <w:t>build</w:t>
      </w:r>
      <w:proofErr w:type="spellEnd"/>
      <w:r w:rsidRPr="00BC2573">
        <w:rPr>
          <w:lang w:val="pl-PL"/>
        </w:rPr>
        <w:t xml:space="preserve"> .</w:t>
      </w:r>
      <w:proofErr w:type="spellStart"/>
      <w:r w:rsidRPr="00BC2573">
        <w:rPr>
          <w:lang w:val="pl-PL"/>
        </w:rPr>
        <w:t>deb</w:t>
      </w:r>
      <w:proofErr w:type="spell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r w:rsidRPr="00BC2573">
        <w:rPr>
          <w:lang w:val="pl-PL"/>
        </w:rPr>
        <w:t>deb</w:t>
      </w:r>
      <w:proofErr w:type="spellEnd"/>
      <w:r w:rsidRPr="00BC2573">
        <w:rPr>
          <w:lang w:val="pl-PL"/>
        </w:rPr>
        <w:t xml:space="preserve"> (domyślnymi paczkami są *.</w:t>
      </w:r>
      <w:proofErr w:type="spellStart"/>
      <w:r w:rsidRPr="00BC2573">
        <w:rPr>
          <w:lang w:val="pl-PL"/>
        </w:rPr>
        <w:t>ipa</w:t>
      </w:r>
      <w:proofErr w:type="spellEnd"/>
      <w:r w:rsidRPr="00BC2573">
        <w:rPr>
          <w:lang w:val="pl-PL"/>
        </w:rPr>
        <w:t xml:space="preserve">), które można zainstalować na odblokowanym urządzeniu korzystając z programów </w:t>
      </w:r>
      <w:proofErr w:type="spellStart"/>
      <w:r w:rsidRPr="00BC2573">
        <w:rPr>
          <w:lang w:val="pl-PL"/>
        </w:rPr>
        <w:t>Cydia</w:t>
      </w:r>
      <w:proofErr w:type="spellEnd"/>
      <w:r w:rsidRPr="00BC2573">
        <w:rPr>
          <w:lang w:val="pl-PL"/>
        </w:rPr>
        <w:t xml:space="preserve"> lub </w:t>
      </w:r>
      <w:proofErr w:type="spellStart"/>
      <w:r w:rsidRPr="00BC2573">
        <w:rPr>
          <w:lang w:val="pl-PL"/>
        </w:rPr>
        <w:t>dpkg</w:t>
      </w:r>
      <w:proofErr w:type="spellEnd"/>
      <w:r w:rsidRPr="00BC2573">
        <w:rPr>
          <w:lang w:val="pl-PL"/>
        </w:rPr>
        <w:t xml:space="preserve">. „Open </w:t>
      </w:r>
      <w:proofErr w:type="spellStart"/>
      <w:r w:rsidRPr="00BC2573">
        <w:rPr>
          <w:lang w:val="pl-PL"/>
        </w:rPr>
        <w:t>packages</w:t>
      </w:r>
      <w:proofErr w:type="spell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otwiera folder w którym przechowywane są paczki *.</w:t>
      </w:r>
      <w:proofErr w:type="spellStart"/>
      <w:r w:rsidRPr="00BC2573">
        <w:rPr>
          <w:lang w:val="pl-PL"/>
        </w:rPr>
        <w:t>ipa</w:t>
      </w:r>
      <w:proofErr w:type="spellEnd"/>
      <w:r w:rsidRPr="00BC2573">
        <w:rPr>
          <w:lang w:val="pl-PL"/>
        </w:rPr>
        <w:t xml:space="preserve"> </w:t>
      </w:r>
      <w:r w:rsidRPr="00BC2573">
        <w:rPr>
          <w:lang w:val="pl-PL"/>
        </w:rPr>
        <w:lastRenderedPageBreak/>
        <w:t>i *.</w:t>
      </w:r>
      <w:proofErr w:type="spellStart"/>
      <w:r w:rsidRPr="00BC2573">
        <w:rPr>
          <w:lang w:val="pl-PL"/>
        </w:rPr>
        <w:t>deb</w:t>
      </w:r>
      <w:proofErr w:type="spellEnd"/>
      <w:r w:rsidRPr="00BC2573">
        <w:rPr>
          <w:lang w:val="pl-PL"/>
        </w:rPr>
        <w:t xml:space="preserve"> po zakończeniu kompilacji. Dla potrzeb niniejszej pracy wykorzystano opcję pseudo podpisu, oraz generacji paczek</w:t>
      </w:r>
      <w:r w:rsidR="003F131E">
        <w:rPr>
          <w:lang w:val="pl-PL"/>
        </w:rPr>
        <w:t xml:space="preserve"> *.</w:t>
      </w:r>
      <w:proofErr w:type="spellStart"/>
      <w:r w:rsidR="003F131E">
        <w:rPr>
          <w:lang w:val="pl-PL"/>
        </w:rPr>
        <w:t>deb</w:t>
      </w:r>
      <w:proofErr w:type="spellEnd"/>
      <w:r w:rsidR="003F131E">
        <w:rPr>
          <w:lang w:val="pl-PL"/>
        </w:rPr>
        <w:t>.</w:t>
      </w:r>
    </w:p>
    <w:p w:rsidR="0006758B" w:rsidRPr="00BC2573" w:rsidRDefault="0006758B" w:rsidP="0006758B">
      <w:pPr>
        <w:ind w:firstLine="720"/>
        <w:rPr>
          <w:lang w:val="pl-PL"/>
        </w:rPr>
      </w:pPr>
      <w:r w:rsidRPr="00BC2573">
        <w:rPr>
          <w:lang w:val="pl-PL"/>
        </w:rPr>
        <w:t>Po zakończeniu kompilacji pojawi się okno przypominające o ograniczeniach programu oraz wygenerowane paczki</w:t>
      </w:r>
      <w:r w:rsidR="003F131E">
        <w:rPr>
          <w:lang w:val="pl-PL"/>
        </w:rPr>
        <w:t>, które ukazano na rysunku 4.</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val="pl-PL" w:eastAsia="pl-PL" w:bidi="ar-SA"/>
        </w:rPr>
        <w:drawing>
          <wp:inline distT="0" distB="0" distL="0" distR="0" wp14:anchorId="3F44455A" wp14:editId="39255780">
            <wp:extent cx="5589905" cy="483235"/>
            <wp:effectExtent l="0" t="0" r="0" b="0"/>
            <wp:docPr id="25"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9905" cy="483235"/>
                    </a:xfrm>
                    <a:prstGeom prst="rect">
                      <a:avLst/>
                    </a:prstGeom>
                    <a:noFill/>
                    <a:ln>
                      <a:noFill/>
                    </a:ln>
                  </pic:spPr>
                </pic:pic>
              </a:graphicData>
            </a:graphic>
          </wp:inline>
        </w:drawing>
      </w:r>
    </w:p>
    <w:p w:rsidR="0006758B" w:rsidRPr="00BC2573" w:rsidRDefault="0006758B" w:rsidP="0006758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1B7F80">
        <w:rPr>
          <w:noProof/>
          <w:lang w:val="pl-PL"/>
        </w:rPr>
        <w:t>4</w:t>
      </w:r>
      <w:r w:rsidRPr="00BC2573">
        <w:rPr>
          <w:lang w:val="pl-PL"/>
        </w:rPr>
        <w:fldChar w:fldCharType="end"/>
      </w:r>
      <w:r w:rsidRPr="00BC2573">
        <w:rPr>
          <w:lang w:val="pl-PL"/>
        </w:rPr>
        <w:t>. Wygenerowane paczki *.</w:t>
      </w:r>
      <w:proofErr w:type="spellStart"/>
      <w:r w:rsidRPr="00BC2573">
        <w:rPr>
          <w:lang w:val="pl-PL"/>
        </w:rPr>
        <w:t>deb</w:t>
      </w:r>
      <w:proofErr w:type="spellEnd"/>
      <w:r w:rsidRPr="00BC2573">
        <w:rPr>
          <w:lang w:val="pl-PL"/>
        </w:rPr>
        <w:t xml:space="preserve"> oraz *.</w:t>
      </w:r>
      <w:proofErr w:type="spellStart"/>
      <w:r w:rsidRPr="00BC2573">
        <w:rPr>
          <w:lang w:val="pl-PL"/>
        </w:rPr>
        <w:t>ipa</w:t>
      </w:r>
      <w:proofErr w:type="spell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root</w:t>
      </w:r>
      <w:proofErr w:type="spellEnd"/>
      <w:r w:rsidRPr="00BC2573">
        <w:rPr>
          <w:lang w:val="pl-PL"/>
        </w:rPr>
        <w:t>” z hasłem „</w:t>
      </w:r>
      <w:proofErr w:type="spellStart"/>
      <w:r w:rsidRPr="00BC2573">
        <w:rPr>
          <w:lang w:val="pl-PL"/>
        </w:rPr>
        <w:t>alpine</w:t>
      </w:r>
      <w:proofErr w:type="spellEnd"/>
      <w:r w:rsidRPr="00BC2573">
        <w:rPr>
          <w:lang w:val="pl-PL"/>
        </w:rPr>
        <w:t>”</w:t>
      </w:r>
      <w:r w:rsidR="00263D6E">
        <w:rPr>
          <w:rStyle w:val="Odwoanieprzypisudolnego"/>
          <w:lang w:val="pl-PL"/>
        </w:rPr>
        <w:footnoteReference w:id="25"/>
      </w:r>
      <w:r w:rsidRPr="00BC2573">
        <w:rPr>
          <w:lang w:val="pl-PL"/>
        </w:rPr>
        <w:t>.</w:t>
      </w:r>
    </w:p>
    <w:p w:rsidR="0006758B" w:rsidRPr="00BC2573" w:rsidRDefault="0006758B" w:rsidP="0006758B">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przebiegła przez aplikację </w:t>
      </w:r>
      <w:proofErr w:type="spellStart"/>
      <w:r w:rsidRPr="00BC2573">
        <w:rPr>
          <w:lang w:val="pl-PL"/>
        </w:rPr>
        <w:t>Cydia</w:t>
      </w:r>
      <w:proofErr w:type="spellEnd"/>
      <w:r w:rsidRPr="00BC2573">
        <w:rPr>
          <w:lang w:val="pl-PL"/>
        </w:rPr>
        <w:t>, znacznie ułatwiającą wszelkie interakcje z paczkami. W celu instalacji paczki *.</w:t>
      </w:r>
      <w:proofErr w:type="spellStart"/>
      <w:r w:rsidRPr="00BC2573">
        <w:rPr>
          <w:lang w:val="pl-PL"/>
        </w:rPr>
        <w:t>deb</w:t>
      </w:r>
      <w:proofErr w:type="spell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proofErr w:type="spellStart"/>
      <w:r w:rsidRPr="00BC2573">
        <w:rPr>
          <w:lang w:val="pl-PL"/>
        </w:rPr>
        <w:t>private</w:t>
      </w:r>
      <w:proofErr w:type="spellEnd"/>
      <w:r w:rsidRPr="00BC2573">
        <w:rPr>
          <w:lang w:val="pl-PL"/>
        </w:rPr>
        <w:t>/</w:t>
      </w:r>
      <w:proofErr w:type="spellStart"/>
      <w:r w:rsidRPr="00BC2573">
        <w:rPr>
          <w:lang w:val="pl-PL"/>
        </w:rPr>
        <w:t>var</w:t>
      </w:r>
      <w:proofErr w:type="spellEnd"/>
      <w:r w:rsidRPr="00BC2573">
        <w:rPr>
          <w:lang w:val="pl-PL"/>
        </w:rPr>
        <w:t>/</w:t>
      </w:r>
      <w:proofErr w:type="spellStart"/>
      <w:r w:rsidRPr="00BC2573">
        <w:rPr>
          <w:lang w:val="pl-PL"/>
        </w:rPr>
        <w:t>root</w:t>
      </w:r>
      <w:proofErr w:type="spellEnd"/>
      <w:r w:rsidRPr="00BC2573">
        <w:rPr>
          <w:lang w:val="pl-PL"/>
        </w:rPr>
        <w: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należy go stworzyć i tak samo postąpić z katalogiem </w:t>
      </w:r>
      <w:proofErr w:type="spellStart"/>
      <w:r w:rsidRPr="00BC2573">
        <w:rPr>
          <w:lang w:val="pl-PL"/>
        </w:rPr>
        <w:t>AutoInstall</w:t>
      </w:r>
      <w:proofErr w:type="spellEnd"/>
      <w:r w:rsidR="0098646C">
        <w:rPr>
          <w:rStyle w:val="Odwoanieprzypisudolnego"/>
          <w:lang w:val="pl-PL"/>
        </w:rPr>
        <w:footnoteReference w:id="26"/>
      </w:r>
      <w:r w:rsidRPr="00BC2573">
        <w:rPr>
          <w:lang w:val="pl-PL"/>
        </w:rPr>
        <w:t xml:space="preserve">. </w:t>
      </w:r>
    </w:p>
    <w:p w:rsidR="0006758B" w:rsidRDefault="0006758B" w:rsidP="0006758B">
      <w:pPr>
        <w:ind w:firstLine="720"/>
        <w:rPr>
          <w:lang w:val="pl-PL"/>
        </w:rPr>
      </w:pPr>
      <w:r w:rsidRPr="00BC2573">
        <w:rPr>
          <w:lang w:val="pl-PL"/>
        </w:rPr>
        <w:t>Po umieszczeniu paczki w odpowiednim miejscu należy zrestartować urządzenie dwa razy. Po drugim restarcie nasza aplikacja pojawi się w menu Spring urządzenia.</w:t>
      </w:r>
    </w:p>
    <w:p w:rsidR="0006758B" w:rsidRPr="00BC2573" w:rsidRDefault="0006758B" w:rsidP="0006758B">
      <w:pPr>
        <w:ind w:firstLine="720"/>
        <w:rPr>
          <w:lang w:val="pl-PL"/>
        </w:rPr>
      </w:pPr>
    </w:p>
    <w:p w:rsidR="00DA1104" w:rsidRDefault="00DA1104" w:rsidP="00DA1104">
      <w:pPr>
        <w:rPr>
          <w:lang w:val="pl-PL"/>
        </w:rPr>
      </w:pPr>
    </w:p>
    <w:p w:rsidR="00FA17C0" w:rsidRPr="00BC2573" w:rsidRDefault="00FA17C0" w:rsidP="00DA1104">
      <w:pPr>
        <w:rPr>
          <w:lang w:val="pl-PL"/>
        </w:rPr>
      </w:pPr>
    </w:p>
    <w:p w:rsidR="00B16655" w:rsidRPr="00BC2573" w:rsidRDefault="00B16655" w:rsidP="00B16655">
      <w:pPr>
        <w:pStyle w:val="Nagwek2"/>
        <w:rPr>
          <w:lang w:val="pl-PL"/>
        </w:rPr>
      </w:pPr>
      <w:bookmarkStart w:id="42" w:name="_Toc395766519"/>
      <w:r w:rsidRPr="00BC2573">
        <w:rPr>
          <w:lang w:val="pl-PL"/>
        </w:rPr>
        <w:lastRenderedPageBreak/>
        <w:t>Windows Phone</w:t>
      </w:r>
      <w:bookmarkEnd w:id="42"/>
    </w:p>
    <w:p w:rsidR="003C5058" w:rsidRPr="00BC2573" w:rsidRDefault="003C5058" w:rsidP="003C5058">
      <w:pPr>
        <w:rPr>
          <w:lang w:val="pl-PL"/>
        </w:rPr>
      </w:pPr>
    </w:p>
    <w:p w:rsidR="00BC2573" w:rsidRDefault="003C5058" w:rsidP="002364F6">
      <w:pPr>
        <w:ind w:firstLine="576"/>
        <w:rPr>
          <w:lang w:val="pl-PL"/>
        </w:rPr>
      </w:pPr>
      <w:r w:rsidRPr="00BC2573">
        <w:rPr>
          <w:lang w:val="pl-PL"/>
        </w:rPr>
        <w:t>Windows Phone 8</w:t>
      </w:r>
      <w:r w:rsidR="00BC2573" w:rsidRPr="00BC2573">
        <w:rPr>
          <w:lang w:val="pl-PL"/>
        </w:rPr>
        <w:t xml:space="preserve"> jest systemem trzeciej generacji</w:t>
      </w:r>
      <w:r w:rsidR="00BC2573">
        <w:rPr>
          <w:lang w:val="pl-PL"/>
        </w:rPr>
        <w:t xml:space="preserve"> z rodziny systemów mobilnych Windows Phone firmy Microsoft. Został upubliczniony 29 października 2012 roku i jak poprzednik posiadał interfejs Modern UI (wcześniej Metro)</w:t>
      </w:r>
      <w:r w:rsidR="00D36E2A">
        <w:rPr>
          <w:rStyle w:val="Odwoanieprzypisudolnego"/>
          <w:lang w:val="pl-PL"/>
        </w:rPr>
        <w:footnoteReference w:id="27"/>
      </w:r>
      <w:r w:rsidR="00BC2573">
        <w:rPr>
          <w:lang w:val="pl-PL"/>
        </w:rPr>
        <w:t xml:space="preserve">. Kolejną wersję systemu – Windows Phone 8.1 – wydano 2 kwietnia 2014 roku. System zastępuje architekturę Windows-CE wykorzystaną w Windows Phone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Phone 7 nie mają możliwości aktualizacji do nowego systemu ani uruchamiania aplikacji skompilowanych z myślą o tym systemie. </w:t>
      </w:r>
    </w:p>
    <w:p w:rsidR="0026504C" w:rsidRPr="00BC2573" w:rsidRDefault="0026504C" w:rsidP="002364F6">
      <w:pPr>
        <w:ind w:firstLine="576"/>
        <w:rPr>
          <w:lang w:val="pl-PL"/>
        </w:rPr>
      </w:pPr>
      <w:r w:rsidRPr="00BC2573">
        <w:rPr>
          <w:lang w:val="pl-PL"/>
        </w:rPr>
        <w:t>Windows Phone 8</w:t>
      </w:r>
      <w:r w:rsidR="00BC2573">
        <w:rPr>
          <w:lang w:val="pl-PL"/>
        </w:rPr>
        <w:t xml:space="preserve"> posiada obsługę ekranów w wyższych rozdzielczościach, obsługę procesorów wielordzeniowych, NFC, wsteczną kompatybilność z aplikacjami Windows Phone 7, lepsze wsparcie dla pamięci zewnętrznych (które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marketu</w:t>
      </w:r>
      <w:del w:id="43" w:author="Łukasz Rauch" w:date="2014-08-13T12:52:00Z">
        <w:r w:rsidR="00BC2573" w:rsidDel="00FE33BA">
          <w:rPr>
            <w:lang w:val="pl-PL"/>
          </w:rPr>
          <w:delText xml:space="preserve"> </w:delText>
        </w:r>
      </w:del>
      <w:r w:rsidR="00BC2573">
        <w:rPr>
          <w:lang w:val="pl-PL"/>
        </w:rPr>
        <w:t xml:space="preserve"> aplikacji, w celu dystrybuowania aplikacji wewnętrznych dla pracowników</w:t>
      </w:r>
      <w:r w:rsidR="00B34B06">
        <w:rPr>
          <w:rStyle w:val="Odwoanieprzypisudolnego"/>
          <w:lang w:val="pl-PL"/>
        </w:rPr>
        <w:footnoteReference w:id="28"/>
      </w:r>
      <w:r w:rsidR="00BC2573">
        <w:rPr>
          <w:lang w:val="pl-PL"/>
        </w:rPr>
        <w:t>. Dodatkowo Windows Phone 8 wspiera aktualizację poprzez interfejsy bezprzewodowe. Wszystkie urządzenia z systemem wspierane będą przez minimum 36 miesięcy po wejściu do sprzedaży</w:t>
      </w:r>
      <w:r w:rsidR="00EA58AF">
        <w:rPr>
          <w:rStyle w:val="Odwoanieprzypisudolnego"/>
          <w:lang w:val="pl-PL"/>
        </w:rPr>
        <w:footnoteReference w:id="29"/>
      </w:r>
      <w:r w:rsidR="00BC2573">
        <w:rPr>
          <w:lang w:val="pl-PL"/>
        </w:rPr>
        <w:t>.</w:t>
      </w:r>
    </w:p>
    <w:p w:rsidR="00BC2573" w:rsidRDefault="0026504C" w:rsidP="002364F6">
      <w:pPr>
        <w:ind w:firstLine="576"/>
        <w:rPr>
          <w:lang w:val="pl-PL"/>
        </w:rPr>
      </w:pPr>
      <w:r w:rsidRPr="00BC2573">
        <w:rPr>
          <w:lang w:val="pl-PL"/>
        </w:rPr>
        <w:t>Windows Phone 8</w:t>
      </w:r>
      <w:r w:rsidR="00BC2573">
        <w:rPr>
          <w:lang w:val="pl-PL"/>
        </w:rPr>
        <w:t xml:space="preserve"> jest pierwszym mobilnym systemem firmy Microsoft korzystającym z </w:t>
      </w:r>
      <w:proofErr w:type="spellStart"/>
      <w:r w:rsidR="00BC2573">
        <w:rPr>
          <w:lang w:val="pl-PL"/>
        </w:rPr>
        <w:t>kernela</w:t>
      </w:r>
      <w:proofErr w:type="spellEnd"/>
      <w:r w:rsidR="00BC2573">
        <w:rPr>
          <w:lang w:val="pl-PL"/>
        </w:rPr>
        <w:t xml:space="preserve"> Windows NT. Funkcjonalności systemu względem swoich poprzedników zostały 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8362BB">
        <w:rPr>
          <w:rStyle w:val="Odwoanieprzypisudolnego"/>
          <w:lang w:val="pl-PL"/>
        </w:rPr>
        <w:footnoteReference w:id="30"/>
      </w:r>
      <w:r w:rsidR="00BC2573">
        <w:rPr>
          <w:lang w:val="pl-PL"/>
        </w:rPr>
        <w:t>.</w:t>
      </w:r>
    </w:p>
    <w:p w:rsidR="003C5058" w:rsidRDefault="00732979" w:rsidP="00732979">
      <w:pPr>
        <w:ind w:firstLine="720"/>
        <w:rPr>
          <w:lang w:val="pl-PL"/>
        </w:rPr>
      </w:pPr>
      <w:r>
        <w:rPr>
          <w:lang w:val="pl-PL"/>
        </w:rPr>
        <w:lastRenderedPageBreak/>
        <w:t>W przeciwieństwie do poprzedników Windows Phone 8 posiada prawdziwe możliwości wielozadaniowości, gdzie programiści mogą tworzyć aplikacje uruchamiane w tle potrafiące 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szczególnie jeżeli użytkownik nie korzystał z nich od dłuższego czasu. Windows Phone 8 pozwala też na kontrolowanie urządzenia typu Xbox 360 lub Xbox One. W wersji 8.1 systemu dodano możliwość korzystania z VPN.</w:t>
      </w:r>
    </w:p>
    <w:p w:rsidR="00732979" w:rsidRPr="00BC2573" w:rsidRDefault="00732979" w:rsidP="00732979">
      <w:pPr>
        <w:ind w:firstLine="720"/>
        <w:rPr>
          <w:lang w:val="pl-PL"/>
        </w:rPr>
      </w:pPr>
    </w:p>
    <w:p w:rsidR="00BF1E46" w:rsidRPr="00BC2573" w:rsidRDefault="00DA1104" w:rsidP="00BF1E46">
      <w:pPr>
        <w:pStyle w:val="Nagwek3"/>
        <w:rPr>
          <w:lang w:val="pl-PL"/>
        </w:rPr>
      </w:pPr>
      <w:bookmarkStart w:id="44" w:name="_Toc395766520"/>
      <w:commentRangeStart w:id="45"/>
      <w:r w:rsidRPr="00BC2573">
        <w:rPr>
          <w:lang w:val="pl-PL"/>
        </w:rPr>
        <w:t>Tworzenie</w:t>
      </w:r>
      <w:commentRangeEnd w:id="45"/>
      <w:r w:rsidR="00711B33">
        <w:rPr>
          <w:rStyle w:val="Odwoaniedokomentarza"/>
          <w:rFonts w:ascii="Nimbus Roman No9 L" w:eastAsia="DejaVu Sans" w:hAnsi="Nimbus Roman No9 L" w:cs="Mangal"/>
          <w:b w:val="0"/>
          <w:bCs w:val="0"/>
          <w:color w:val="auto"/>
        </w:rPr>
        <w:commentReference w:id="45"/>
      </w:r>
      <w:r w:rsidRPr="00BC2573">
        <w:rPr>
          <w:lang w:val="pl-PL"/>
        </w:rPr>
        <w:t xml:space="preserve"> </w:t>
      </w:r>
      <w:r w:rsidR="00BF1E46" w:rsidRPr="00BC2573">
        <w:rPr>
          <w:lang w:val="pl-PL"/>
        </w:rPr>
        <w:t>aplikacji</w:t>
      </w:r>
      <w:r w:rsidRPr="00BC2573">
        <w:rPr>
          <w:lang w:val="pl-PL"/>
        </w:rPr>
        <w:t xml:space="preserve"> na</w:t>
      </w:r>
      <w:r w:rsidR="00BF1E46" w:rsidRPr="00BC2573">
        <w:rPr>
          <w:lang w:val="pl-PL"/>
        </w:rPr>
        <w:t xml:space="preserve"> Windows Phone 8</w:t>
      </w:r>
      <w:bookmarkEnd w:id="44"/>
    </w:p>
    <w:p w:rsidR="00BF1E46" w:rsidRPr="00BC2573" w:rsidRDefault="00BF1E46" w:rsidP="00BF1E46">
      <w:pPr>
        <w:rPr>
          <w:lang w:val="pl-PL"/>
        </w:rPr>
      </w:pPr>
    </w:p>
    <w:p w:rsidR="00DA1104" w:rsidRDefault="00DA1104" w:rsidP="00DA1104">
      <w:pPr>
        <w:rPr>
          <w:lang w:val="pl-PL"/>
        </w:rPr>
      </w:pPr>
      <w:r w:rsidRPr="00BC2573">
        <w:rPr>
          <w:lang w:val="pl-PL"/>
        </w:rPr>
        <w:t>W celu tworzenia aplikacji na telefony oparte o system Windows Phone 8 następujące kryteria muszą być spełnione:</w:t>
      </w:r>
    </w:p>
    <w:p w:rsidR="00732979" w:rsidRPr="00BC2573" w:rsidRDefault="00732979" w:rsidP="00DA1104">
      <w:pPr>
        <w:rPr>
          <w:lang w:val="pl-PL"/>
        </w:rPr>
      </w:pPr>
    </w:p>
    <w:p w:rsidR="00DA1104" w:rsidRPr="00BC2573" w:rsidRDefault="00DA1104" w:rsidP="00DA1104">
      <w:pPr>
        <w:pStyle w:val="Akapitzlist"/>
        <w:numPr>
          <w:ilvl w:val="0"/>
          <w:numId w:val="20"/>
        </w:numPr>
        <w:rPr>
          <w:lang w:val="pl-PL"/>
        </w:rPr>
      </w:pPr>
      <w:r w:rsidRPr="00BC2573">
        <w:rPr>
          <w:lang w:val="pl-PL"/>
        </w:rPr>
        <w:t>Windows 8 na maszynie, na której będzie tworzona aplikacja</w:t>
      </w:r>
    </w:p>
    <w:p w:rsidR="00DA1104" w:rsidRPr="00BC2573" w:rsidRDefault="00DA1104" w:rsidP="00DA1104">
      <w:pPr>
        <w:pStyle w:val="Akapitzlist"/>
        <w:numPr>
          <w:ilvl w:val="0"/>
          <w:numId w:val="20"/>
        </w:numPr>
        <w:rPr>
          <w:lang w:val="pl-PL"/>
        </w:rPr>
      </w:pPr>
      <w:r w:rsidRPr="00BC2573">
        <w:rPr>
          <w:lang w:val="pl-PL"/>
        </w:rPr>
        <w:t>Unity 4.3+</w:t>
      </w:r>
    </w:p>
    <w:p w:rsidR="00DA1104" w:rsidRPr="00BC2573" w:rsidRDefault="00DA1104" w:rsidP="00DA1104">
      <w:pPr>
        <w:pStyle w:val="Akapitzlist"/>
        <w:numPr>
          <w:ilvl w:val="0"/>
          <w:numId w:val="20"/>
        </w:numPr>
        <w:rPr>
          <w:lang w:val="pl-PL"/>
        </w:rPr>
      </w:pPr>
      <w:r w:rsidRPr="00BC2573">
        <w:rPr>
          <w:lang w:val="pl-PL"/>
        </w:rPr>
        <w:t>Windows Phone SDK 8.0+</w:t>
      </w:r>
    </w:p>
    <w:p w:rsidR="00DA1104" w:rsidRPr="00BC2573" w:rsidRDefault="00DA1104" w:rsidP="00DA1104">
      <w:pPr>
        <w:pStyle w:val="Akapitzlist"/>
        <w:numPr>
          <w:ilvl w:val="0"/>
          <w:numId w:val="20"/>
        </w:numPr>
        <w:rPr>
          <w:lang w:val="pl-PL"/>
        </w:rPr>
      </w:pPr>
      <w:r w:rsidRPr="00BC2573">
        <w:rPr>
          <w:lang w:val="pl-PL"/>
        </w:rPr>
        <w:t>Zarejestrowany i odblokowany telefon z systemem Windows Phone 8+</w:t>
      </w:r>
    </w:p>
    <w:p w:rsidR="00DA1104" w:rsidRPr="00BC2573" w:rsidRDefault="00DA1104" w:rsidP="00DA1104">
      <w:pPr>
        <w:pStyle w:val="Akapitzlist"/>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rPr>
          <w:lang w:val="pl-PL"/>
        </w:rPr>
      </w:pPr>
    </w:p>
    <w:p w:rsidR="00DA1104" w:rsidRPr="00BC2573" w:rsidRDefault="00DA1104" w:rsidP="00DA1104">
      <w:pPr>
        <w:ind w:firstLine="432"/>
        <w:rPr>
          <w:lang w:val="pl-PL"/>
        </w:rPr>
      </w:pPr>
      <w:r w:rsidRPr="00BC2573">
        <w:rPr>
          <w:lang w:val="pl-PL"/>
        </w:rPr>
        <w:t xml:space="preserve">W celu spełnienia wymagania posiadania systemu Windows 8 dla możliwości kompilowania konkretnych aplikacji do formy binarnej postanowiono zainstalować system w aplikacji </w:t>
      </w:r>
      <w:proofErr w:type="spellStart"/>
      <w:r w:rsidRPr="00BC2573">
        <w:rPr>
          <w:lang w:val="pl-PL"/>
        </w:rPr>
        <w:t>Virtualbox</w:t>
      </w:r>
      <w:proofErr w:type="spellEnd"/>
      <w:r w:rsidRPr="00BC2573">
        <w:rPr>
          <w:lang w:val="pl-PL"/>
        </w:rPr>
        <w:t>. Jako obraz instalacyjny wykorzystano 90 dniową wersję ewaluacyjną systemu Windows 8.1 w formie 64 bitowej pobraną z oficjalnej strony firmy Microsoft</w:t>
      </w:r>
      <w:r w:rsidR="007179B6">
        <w:rPr>
          <w:rStyle w:val="Odwoanieprzypisudolnego"/>
          <w:lang w:val="pl-PL"/>
        </w:rPr>
        <w:footnoteReference w:id="31"/>
      </w:r>
      <w:r w:rsidRPr="00BC2573">
        <w:rPr>
          <w:lang w:val="pl-PL"/>
        </w:rPr>
        <w:t xml:space="preserve">. By </w:t>
      </w:r>
      <w:proofErr w:type="spellStart"/>
      <w:r w:rsidRPr="00BC2573">
        <w:rPr>
          <w:lang w:val="pl-PL"/>
        </w:rPr>
        <w:t>Virtualbox</w:t>
      </w:r>
      <w:proofErr w:type="spellEnd"/>
      <w:r w:rsidRPr="00BC2573">
        <w:rPr>
          <w:lang w:val="pl-PL"/>
        </w:rPr>
        <w:t xml:space="preserve"> dał możliwość instalacji wersji 64 bitowych systemów operacyjnych należy najpierw w 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lastRenderedPageBreak/>
        <w:t>Po włączeniu wirtualizacji przystąpiono do tworzenia profilu systemu wirtualnego o następujących parametrach:</w:t>
      </w:r>
    </w:p>
    <w:p w:rsidR="00DA1104" w:rsidRPr="00BC2573" w:rsidRDefault="00DA1104" w:rsidP="00DA1104">
      <w:pPr>
        <w:pStyle w:val="Akapitzlist"/>
        <w:numPr>
          <w:ilvl w:val="0"/>
          <w:numId w:val="21"/>
        </w:numPr>
        <w:rPr>
          <w:lang w:val="pl-PL"/>
        </w:rPr>
      </w:pPr>
      <w:r w:rsidRPr="00BC2573">
        <w:rPr>
          <w:lang w:val="pl-PL"/>
        </w:rPr>
        <w:t>Typ: Microsoft Windows</w:t>
      </w:r>
    </w:p>
    <w:p w:rsidR="00DA1104" w:rsidRPr="00BC2573" w:rsidRDefault="00DA1104" w:rsidP="00DA1104">
      <w:pPr>
        <w:pStyle w:val="Akapitzlist"/>
        <w:numPr>
          <w:ilvl w:val="0"/>
          <w:numId w:val="21"/>
        </w:numPr>
        <w:rPr>
          <w:lang w:val="pl-PL"/>
        </w:rPr>
      </w:pPr>
      <w:r w:rsidRPr="00BC2573">
        <w:rPr>
          <w:lang w:val="pl-PL"/>
        </w:rPr>
        <w:t>Wersja: Windows 8.1 (64 bit)</w:t>
      </w:r>
    </w:p>
    <w:p w:rsidR="00DA1104" w:rsidRPr="00BC2573" w:rsidRDefault="00DA1104" w:rsidP="00DA1104">
      <w:pPr>
        <w:pStyle w:val="Akapitzlist"/>
        <w:numPr>
          <w:ilvl w:val="0"/>
          <w:numId w:val="21"/>
        </w:numPr>
        <w:rPr>
          <w:lang w:val="pl-PL"/>
        </w:rPr>
      </w:pPr>
      <w:r w:rsidRPr="00BC2573">
        <w:rPr>
          <w:lang w:val="pl-PL"/>
        </w:rPr>
        <w:t>RAM: 2048MB</w:t>
      </w:r>
    </w:p>
    <w:p w:rsidR="00DA1104" w:rsidRPr="00BC2573" w:rsidRDefault="00DA1104" w:rsidP="00DA1104">
      <w:pPr>
        <w:pStyle w:val="Akapitzlist"/>
        <w:numPr>
          <w:ilvl w:val="0"/>
          <w:numId w:val="21"/>
        </w:numPr>
        <w:rPr>
          <w:lang w:val="pl-PL"/>
        </w:rPr>
      </w:pPr>
      <w:r w:rsidRPr="00BC2573">
        <w:rPr>
          <w:lang w:val="pl-PL"/>
        </w:rPr>
        <w:t>Rozmiar dysku: 25GB</w:t>
      </w:r>
    </w:p>
    <w:p w:rsidR="00DA1104" w:rsidRPr="00BC2573" w:rsidRDefault="00DA1104" w:rsidP="00DA1104">
      <w:pPr>
        <w:pStyle w:val="Akapitzlist"/>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0B2FE1">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Extension Pack, która można znaleźć na oficjalnej stronie oprogramowania </w:t>
      </w:r>
      <w:proofErr w:type="spellStart"/>
      <w:r w:rsidRPr="00BC2573">
        <w:rPr>
          <w:lang w:val="pl-PL"/>
        </w:rPr>
        <w:t>Virtualbox</w:t>
      </w:r>
      <w:proofErr w:type="spellEnd"/>
      <w:r w:rsidR="000B2FE1">
        <w:rPr>
          <w:rStyle w:val="Odwoanieprzypisudolnego"/>
          <w:lang w:val="pl-PL"/>
        </w:rPr>
        <w:footnoteReference w:id="32"/>
      </w:r>
      <w:r w:rsidRPr="00BC2573">
        <w:rPr>
          <w:lang w:val="pl-PL"/>
        </w:rPr>
        <w:t>. Po instalacji pakietu rozszerzeń w ustawieniach wcześniej stworzonego profilu w zakładce USB należało zaznaczyć opcję „</w:t>
      </w:r>
      <w:proofErr w:type="spellStart"/>
      <w:r w:rsidRPr="00BC2573">
        <w:rPr>
          <w:lang w:val="pl-PL"/>
        </w:rPr>
        <w:t>Enable</w:t>
      </w:r>
      <w:proofErr w:type="spellEnd"/>
      <w:r w:rsidRPr="00BC2573">
        <w:rPr>
          <w:lang w:val="pl-PL"/>
        </w:rPr>
        <w:t xml:space="preserve"> USB 2.0 (EHCI) Controller” oraz dodać urządzenie „Nokia RM-941|Nokia </w:t>
      </w:r>
      <w:proofErr w:type="spellStart"/>
      <w:r w:rsidRPr="00BC2573">
        <w:rPr>
          <w:lang w:val="pl-PL"/>
        </w:rPr>
        <w:t>Lumia</w:t>
      </w:r>
      <w:proofErr w:type="spellEnd"/>
      <w:r w:rsidRPr="00BC2573">
        <w:rPr>
          <w:lang w:val="pl-PL"/>
        </w:rPr>
        <w:t xml:space="preserve"> 625 [0100]” do tabeli „USB Device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Phone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DA1104">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VT-x/AMD-V”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sprzętowej systemu gospodarza, co znacznie poprawia szybkość działania systemu wirtualnego.</w:t>
      </w:r>
    </w:p>
    <w:p w:rsidR="00DA1104" w:rsidRPr="00BC2573" w:rsidRDefault="00DA1104" w:rsidP="00DA1104">
      <w:pPr>
        <w:ind w:firstLine="360"/>
        <w:rPr>
          <w:lang w:val="pl-PL"/>
        </w:rPr>
      </w:pPr>
      <w:r w:rsidRPr="00BC2573">
        <w:rPr>
          <w:lang w:val="pl-PL"/>
        </w:rPr>
        <w:t xml:space="preserve">Ostatnią ze zmian konfiguracyjnych profilu było wskazanie obrazu, który system wirtualny powinien </w:t>
      </w:r>
      <w:r w:rsidR="00E86089" w:rsidRPr="00BC2573">
        <w:rPr>
          <w:lang w:val="pl-PL"/>
        </w:rPr>
        <w:t>traktować, jako</w:t>
      </w:r>
      <w:r w:rsidRPr="00BC2573">
        <w:rPr>
          <w:lang w:val="pl-PL"/>
        </w:rPr>
        <w:t xml:space="preserve"> znajdujący się w napędzie CD/DVD. Dokonać można tego w zakładce „Storage” wybierając jeden z kontrolerów IDE. </w:t>
      </w:r>
    </w:p>
    <w:p w:rsidR="00DA1104" w:rsidRPr="00BC2573" w:rsidRDefault="00DA1104" w:rsidP="00DA1104">
      <w:pPr>
        <w:ind w:firstLine="360"/>
        <w:rPr>
          <w:lang w:val="pl-PL"/>
        </w:rPr>
      </w:pPr>
      <w:r w:rsidRPr="00BC2573">
        <w:rPr>
          <w:lang w:val="pl-PL"/>
        </w:rPr>
        <w:t>Po wskazaniu obrazu ISO z systemem Windows 8.1 przystąpiono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Pr="00BC2573" w:rsidRDefault="00DA1104" w:rsidP="00DA1104">
      <w:pPr>
        <w:ind w:firstLine="720"/>
        <w:rPr>
          <w:lang w:val="pl-PL"/>
        </w:rPr>
      </w:pPr>
      <w:r w:rsidRPr="00BC2573">
        <w:rPr>
          <w:lang w:val="pl-PL"/>
        </w:rPr>
        <w:t xml:space="preserve">Po pobraniu i zainstalowaniu Windows Phone SDK 8.0 przystąpiono do procesu </w:t>
      </w:r>
      <w:r w:rsidRPr="00BC2573">
        <w:rPr>
          <w:lang w:val="pl-PL"/>
        </w:rPr>
        <w:lastRenderedPageBreak/>
        <w:t xml:space="preserve">rejestrowania telefonu. W tym celu należy skorzystać z aplikacji Windows Phone Developer </w:t>
      </w:r>
      <w:proofErr w:type="spellStart"/>
      <w:r w:rsidRPr="00BC2573">
        <w:rPr>
          <w:lang w:val="pl-PL"/>
        </w:rPr>
        <w:t>Registration</w:t>
      </w:r>
      <w:proofErr w:type="spellEnd"/>
      <w:r w:rsidRPr="00BC2573">
        <w:rPr>
          <w:lang w:val="pl-PL"/>
        </w:rPr>
        <w:t xml:space="preserve"> 8.1 dostarczonej wraz z SDK.</w:t>
      </w:r>
    </w:p>
    <w:p w:rsidR="00DA1104" w:rsidRPr="00BC2573" w:rsidRDefault="00DA1104" w:rsidP="00DA1104">
      <w:pPr>
        <w:ind w:firstLine="720"/>
        <w:rPr>
          <w:lang w:val="pl-PL"/>
        </w:rPr>
      </w:pPr>
      <w:r w:rsidRPr="00BC2573">
        <w:rPr>
          <w:lang w:val="pl-PL"/>
        </w:rPr>
        <w:t xml:space="preserve">Przed skorzystaniem z wyżej wymienionej aplikacji należy jednak przekierować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 rysunku 14.</w:t>
      </w:r>
    </w:p>
    <w:p w:rsidR="004F55BF" w:rsidRPr="00BC2573" w:rsidRDefault="00DA1104" w:rsidP="004F55BF">
      <w:pPr>
        <w:keepNext/>
        <w:jc w:val="center"/>
        <w:rPr>
          <w:lang w:val="pl-PL"/>
        </w:rPr>
      </w:pPr>
      <w:r w:rsidRPr="00BC2573">
        <w:rPr>
          <w:noProof/>
          <w:lang w:val="pl-PL" w:eastAsia="pl-PL" w:bidi="ar-SA"/>
        </w:rPr>
        <w:drawing>
          <wp:inline distT="0" distB="0" distL="0" distR="0" wp14:anchorId="689AA01D" wp14:editId="0EFD77D7">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1B7F80">
        <w:rPr>
          <w:noProof/>
          <w:lang w:val="pl-PL"/>
        </w:rPr>
        <w:t>5</w:t>
      </w:r>
      <w:r w:rsidR="00EA5D5A" w:rsidRPr="00BC2573">
        <w:rPr>
          <w:lang w:val="pl-PL"/>
        </w:rPr>
        <w:fldChar w:fldCharType="end"/>
      </w:r>
      <w:r w:rsidRPr="00BC2573">
        <w:rPr>
          <w:lang w:val="pl-PL"/>
        </w:rPr>
        <w:t xml:space="preserve">. Przekierowanie USB do systemu </w:t>
      </w:r>
      <w:r w:rsidR="00021883" w:rsidRPr="00BC2573">
        <w:rPr>
          <w:lang w:val="pl-PL"/>
        </w:rPr>
        <w:t>wirtualnego</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BC2573" w:rsidRDefault="00DA1104" w:rsidP="00DA1104">
      <w:pPr>
        <w:ind w:firstLine="720"/>
        <w:rPr>
          <w:lang w:val="pl-PL"/>
        </w:rPr>
      </w:pPr>
      <w:r w:rsidRPr="00BC2573">
        <w:rPr>
          <w:lang w:val="pl-PL"/>
        </w:rPr>
        <w:t xml:space="preserve">Gdy urządzenie jest już uruchomione należy przejść do wymienionego wcześniej Windows Phone Developer </w:t>
      </w:r>
      <w:proofErr w:type="spellStart"/>
      <w:r w:rsidRPr="00BC2573">
        <w:rPr>
          <w:lang w:val="pl-PL"/>
        </w:rPr>
        <w:t>Registration</w:t>
      </w:r>
      <w:proofErr w:type="spellEnd"/>
      <w:r w:rsidRPr="00BC2573">
        <w:rPr>
          <w:lang w:val="pl-PL"/>
        </w:rPr>
        <w:t xml:space="preserve"> 8.1 i przystąpić do odblokowania telefonu. Podczas uruchamiania programu może okazać się,</w:t>
      </w:r>
      <w:r w:rsidR="00E86089">
        <w:rPr>
          <w:lang w:val="pl-PL"/>
        </w:rPr>
        <w:t xml:space="preserve"> że telefon nie zostaje wykryty, tak jak pokazano na rysunku 6</w:t>
      </w:r>
      <w:r w:rsidR="00BB187B">
        <w:rPr>
          <w:lang w:val="pl-PL"/>
        </w:rPr>
        <w:t>.</w:t>
      </w:r>
    </w:p>
    <w:p w:rsidR="004F55BF" w:rsidRPr="00BC2573" w:rsidRDefault="00DA1104" w:rsidP="004F55BF">
      <w:pPr>
        <w:keepNext/>
        <w:rPr>
          <w:lang w:val="pl-PL"/>
        </w:rPr>
      </w:pPr>
      <w:r w:rsidRPr="00BC2573">
        <w:rPr>
          <w:noProof/>
          <w:lang w:val="pl-PL" w:eastAsia="pl-PL" w:bidi="ar-SA"/>
        </w:rPr>
        <w:lastRenderedPageBreak/>
        <w:drawing>
          <wp:inline distT="0" distB="0" distL="0" distR="0" wp14:anchorId="2CEB3DE3" wp14:editId="57B1EB94">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Legenda"/>
        <w:jc w:val="both"/>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1B7F80">
        <w:rPr>
          <w:noProof/>
          <w:lang w:val="pl-PL"/>
        </w:rPr>
        <w:t>6</w:t>
      </w:r>
      <w:r w:rsidR="00EA5D5A" w:rsidRPr="00BC2573">
        <w:rPr>
          <w:lang w:val="pl-PL"/>
        </w:rPr>
        <w:fldChar w:fldCharType="end"/>
      </w:r>
      <w:r w:rsidRPr="00BC2573">
        <w:rPr>
          <w:lang w:val="pl-PL"/>
        </w:rPr>
        <w:t>. Błąd w wykryciu urządzenia</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Należy wtedy uruchomić program </w:t>
      </w:r>
      <w:proofErr w:type="spellStart"/>
      <w:r w:rsidRPr="00BC2573">
        <w:rPr>
          <w:lang w:val="pl-PL"/>
        </w:rPr>
        <w:t>services.msc</w:t>
      </w:r>
      <w:proofErr w:type="spellEnd"/>
      <w:r w:rsidRPr="00BC2573">
        <w:rPr>
          <w:lang w:val="pl-PL"/>
        </w:rPr>
        <w:t xml:space="preserve"> i aktywować usługę </w:t>
      </w:r>
      <w:proofErr w:type="spellStart"/>
      <w:r w:rsidRPr="00BC2573">
        <w:rPr>
          <w:lang w:val="pl-PL"/>
        </w:rPr>
        <w:t>IpOverUsbSvc</w:t>
      </w:r>
      <w:proofErr w:type="spellEnd"/>
      <w:r w:rsidRPr="00BC2573">
        <w:rPr>
          <w:lang w:val="pl-PL"/>
        </w:rPr>
        <w:t>. Po uruchomieniu usługi i zalogowaniu się na konto Microsoft, a następnie odblokowaniu ekranu urządzenia, telefon powinien zostać odblokowany dla aplikacji zewnętrznych.</w:t>
      </w:r>
    </w:p>
    <w:p w:rsidR="00DA1104" w:rsidRPr="00BC2573" w:rsidRDefault="00DA1104" w:rsidP="00DA1104">
      <w:pPr>
        <w:ind w:firstLine="720"/>
        <w:rPr>
          <w:lang w:val="pl-PL"/>
        </w:rPr>
      </w:pPr>
      <w:r w:rsidRPr="00BC2573">
        <w:rPr>
          <w:lang w:val="pl-PL"/>
        </w:rPr>
        <w:t>Następnie można już przejść do aplikacji Unity i po załadowaniu przykładowego projektu i sceny wybrać opcję „</w:t>
      </w:r>
      <w:proofErr w:type="spellStart"/>
      <w:r w:rsidRPr="00BC2573">
        <w:rPr>
          <w:lang w:val="pl-PL"/>
        </w:rPr>
        <w:t>Build</w:t>
      </w:r>
      <w:proofErr w:type="spellEnd"/>
      <w:r w:rsidRPr="00BC2573">
        <w:rPr>
          <w:lang w:val="pl-PL"/>
        </w:rPr>
        <w:t xml:space="preserve"> and Run for Windows Phone 8”.</w:t>
      </w:r>
    </w:p>
    <w:p w:rsidR="001437E3" w:rsidRPr="00BC2573" w:rsidRDefault="00026143" w:rsidP="001437E3">
      <w:pPr>
        <w:pStyle w:val="Nagwek1"/>
        <w:rPr>
          <w:lang w:val="pl-PL"/>
        </w:rPr>
      </w:pPr>
      <w:bookmarkStart w:id="46" w:name="_Toc395766521"/>
      <w:r w:rsidRPr="00BC2573">
        <w:rPr>
          <w:lang w:val="pl-PL"/>
        </w:rPr>
        <w:lastRenderedPageBreak/>
        <w:t>Środowiska międzyplatformowe</w:t>
      </w:r>
      <w:bookmarkEnd w:id="46"/>
    </w:p>
    <w:p w:rsidR="0065126B" w:rsidRPr="00BC2573" w:rsidRDefault="0065126B" w:rsidP="0065126B">
      <w:pPr>
        <w:rPr>
          <w:lang w:val="pl-PL"/>
        </w:rPr>
      </w:pPr>
    </w:p>
    <w:p w:rsidR="0065126B" w:rsidRPr="00BC2573" w:rsidRDefault="0065126B" w:rsidP="00455D9F">
      <w:pPr>
        <w:ind w:firstLine="431"/>
        <w:rPr>
          <w:lang w:val="pl-PL"/>
        </w:rPr>
      </w:pPr>
      <w:r w:rsidRPr="00BC2573">
        <w:rPr>
          <w:lang w:val="pl-PL"/>
        </w:rPr>
        <w:t xml:space="preserve">W poniższym </w:t>
      </w:r>
      <w:ins w:id="47" w:author="Łukasz Rauch" w:date="2014-08-13T13:05:00Z">
        <w:r w:rsidR="00711B33">
          <w:rPr>
            <w:lang w:val="pl-PL"/>
          </w:rPr>
          <w:t>roz</w:t>
        </w:r>
      </w:ins>
      <w:r w:rsidRPr="00BC2573">
        <w:rPr>
          <w:lang w:val="pl-PL"/>
        </w:rPr>
        <w:t>dziale wymieniono kilka najpopularniejszych środowisk międzyplatformowych w celu wybrania najbardziej odpowiedniego</w:t>
      </w:r>
      <w:r w:rsidR="00E26D0B" w:rsidRPr="00BC2573">
        <w:rPr>
          <w:lang w:val="pl-PL"/>
        </w:rPr>
        <w:t xml:space="preserve"> do niniejszej pracy. Pod uwagę brano takie czynniki jak natywny język programowania w danym środowisku, </w:t>
      </w:r>
      <w:r w:rsidR="00BB2AE5" w:rsidRPr="00BC2573">
        <w:rPr>
          <w:lang w:val="pl-PL"/>
        </w:rPr>
        <w:t xml:space="preserve">koszty rozpoczęcia tworzenia oprogramowania, wsparcie społeczności deweloperskich każdej z aplikacji czy też stopień ich udokumentowania. </w:t>
      </w:r>
    </w:p>
    <w:p w:rsidR="00BB2AE5" w:rsidRPr="00BC2573" w:rsidRDefault="00BB2AE5" w:rsidP="0065126B">
      <w:pPr>
        <w:rPr>
          <w:lang w:val="pl-PL"/>
        </w:rPr>
      </w:pPr>
    </w:p>
    <w:p w:rsidR="00026143" w:rsidRPr="00BC2573" w:rsidRDefault="00026143" w:rsidP="00026143">
      <w:pPr>
        <w:pStyle w:val="Nagwek2"/>
        <w:rPr>
          <w:lang w:val="pl-PL"/>
        </w:rPr>
      </w:pPr>
      <w:bookmarkStart w:id="48" w:name="_Toc395766522"/>
      <w:r w:rsidRPr="00BC2573">
        <w:rPr>
          <w:lang w:val="pl-PL"/>
        </w:rPr>
        <w:t>Unity</w:t>
      </w:r>
      <w:bookmarkEnd w:id="48"/>
    </w:p>
    <w:p w:rsidR="00C554C2" w:rsidRPr="00BC2573" w:rsidRDefault="00C554C2" w:rsidP="00C554C2">
      <w:pPr>
        <w:rPr>
          <w:lang w:val="pl-PL"/>
        </w:rPr>
      </w:pPr>
    </w:p>
    <w:p w:rsidR="001437E3" w:rsidRPr="00BC2573" w:rsidRDefault="003545D7" w:rsidP="007F2914">
      <w:pPr>
        <w:ind w:firstLine="576"/>
        <w:rPr>
          <w:lang w:val="pl-PL"/>
        </w:rPr>
      </w:pPr>
      <w:r w:rsidRPr="00BC2573">
        <w:rPr>
          <w:lang w:val="pl-PL"/>
        </w:rPr>
        <w:t xml:space="preserve">Unity jest między-platformowym silnikiem gier komputerowych z wbudowanym IDE. Rozwijane jest przez Unity Technologies. Unity pozwala na tworzenie </w:t>
      </w:r>
      <w:r w:rsidR="00DF721E" w:rsidRPr="00BC2573">
        <w:rPr>
          <w:lang w:val="pl-PL"/>
        </w:rPr>
        <w:t>aplikacji</w:t>
      </w:r>
      <w:r w:rsidR="005D1FB0" w:rsidRPr="00BC2573">
        <w:rPr>
          <w:lang w:val="pl-PL"/>
        </w:rPr>
        <w:t xml:space="preserve"> 2D i 3D</w:t>
      </w:r>
      <w:r w:rsidR="00DF721E" w:rsidRPr="00BC2573">
        <w:rPr>
          <w:lang w:val="pl-PL"/>
        </w:rPr>
        <w:t xml:space="preserve"> na komputery osobiste, konsole i urządzenia mobilne</w:t>
      </w:r>
      <w:r w:rsidR="006D15B3">
        <w:rPr>
          <w:rStyle w:val="Odwoanieprzypisudolnego"/>
          <w:lang w:val="pl-PL"/>
        </w:rPr>
        <w:footnoteReference w:id="33"/>
      </w:r>
      <w:r w:rsidR="00DF721E" w:rsidRPr="00BC2573">
        <w:rPr>
          <w:lang w:val="pl-PL"/>
        </w:rPr>
        <w:t>.</w:t>
      </w:r>
      <w:r w:rsidR="007F2914" w:rsidRPr="00BC2573">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w:t>
      </w:r>
      <w:r w:rsidR="006D15B3">
        <w:rPr>
          <w:rStyle w:val="Odwoanieprzypisudolnego"/>
          <w:lang w:val="pl-PL"/>
        </w:rPr>
        <w:footnoteReference w:id="34"/>
      </w:r>
      <w:r w:rsidR="007F2914" w:rsidRPr="00BC2573">
        <w:rPr>
          <w:lang w:val="pl-PL"/>
        </w:rPr>
        <w:t xml:space="preserve">. </w:t>
      </w:r>
    </w:p>
    <w:p w:rsidR="001437E3" w:rsidRPr="00BC2573" w:rsidRDefault="001437E3" w:rsidP="007F2914">
      <w:pPr>
        <w:ind w:firstLine="576"/>
        <w:rPr>
          <w:lang w:val="pl-PL"/>
        </w:rPr>
      </w:pPr>
    </w:p>
    <w:p w:rsidR="004F55BF" w:rsidRPr="00BC2573" w:rsidRDefault="001437E3" w:rsidP="004F55BF">
      <w:pPr>
        <w:keepNext/>
        <w:ind w:firstLine="576"/>
        <w:jc w:val="center"/>
        <w:rPr>
          <w:lang w:val="pl-PL"/>
        </w:rPr>
      </w:pPr>
      <w:r w:rsidRPr="00BC2573">
        <w:rPr>
          <w:noProof/>
          <w:lang w:val="pl-PL" w:eastAsia="pl-PL" w:bidi="ar-SA"/>
        </w:rPr>
        <w:lastRenderedPageBreak/>
        <w:drawing>
          <wp:inline distT="0" distB="0" distL="0" distR="0" wp14:anchorId="5FA77CDB" wp14:editId="376DD392">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93326" cy="3091180"/>
                    </a:xfrm>
                    <a:prstGeom prst="rect">
                      <a:avLst/>
                    </a:prstGeom>
                    <a:noFill/>
                    <a:ln>
                      <a:noFill/>
                    </a:ln>
                  </pic:spPr>
                </pic:pic>
              </a:graphicData>
            </a:graphic>
          </wp:inline>
        </w:drawing>
      </w:r>
    </w:p>
    <w:p w:rsidR="001437E3" w:rsidRPr="00BC2573" w:rsidRDefault="004F55BF" w:rsidP="004F55BF">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1B7F80">
        <w:rPr>
          <w:noProof/>
          <w:lang w:val="pl-PL"/>
        </w:rPr>
        <w:t>7</w:t>
      </w:r>
      <w:r w:rsidR="00EA5D5A" w:rsidRPr="00BC2573">
        <w:rPr>
          <w:lang w:val="pl-PL"/>
        </w:rPr>
        <w:fldChar w:fldCharType="end"/>
      </w:r>
      <w:r w:rsidRPr="00BC2573">
        <w:rPr>
          <w:lang w:val="pl-PL"/>
        </w:rPr>
        <w:t>. Interfejs graficzny edytora Unity</w:t>
      </w:r>
    </w:p>
    <w:p w:rsidR="001437E3" w:rsidRPr="00BC2573" w:rsidRDefault="001437E3" w:rsidP="007F2914">
      <w:pPr>
        <w:ind w:firstLine="576"/>
        <w:rPr>
          <w:lang w:val="pl-PL"/>
        </w:rPr>
      </w:pPr>
    </w:p>
    <w:p w:rsidR="003545D7" w:rsidRPr="00BC2573" w:rsidRDefault="007F2914" w:rsidP="007F2914">
      <w:pPr>
        <w:ind w:firstLine="576"/>
        <w:rPr>
          <w:lang w:val="pl-PL"/>
        </w:rPr>
      </w:pPr>
      <w:r w:rsidRPr="00BC2573">
        <w:rPr>
          <w:lang w:val="pl-PL"/>
        </w:rPr>
        <w:t xml:space="preserve">Wersja trzecia silnika Unity została rozpowszechniona we wrześniu 2010 roku i skupiła się na dostarczeniu narzędzi i </w:t>
      </w:r>
      <w:r w:rsidR="001437E3" w:rsidRPr="00BC2573">
        <w:rPr>
          <w:lang w:val="pl-PL"/>
        </w:rPr>
        <w:t>funkcjonalności, do których</w:t>
      </w:r>
      <w:r w:rsidRPr="00BC2573">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została opublikowana w 2012 roku i rozszerzyła silnik o animacje </w:t>
      </w:r>
      <w:proofErr w:type="spellStart"/>
      <w:r w:rsidRPr="00BC2573">
        <w:rPr>
          <w:lang w:val="pl-PL"/>
        </w:rPr>
        <w:t>Mecanim</w:t>
      </w:r>
      <w:proofErr w:type="spellEnd"/>
      <w:r w:rsidRPr="00BC2573">
        <w:rPr>
          <w:lang w:val="pl-PL"/>
        </w:rPr>
        <w:t xml:space="preserve"> i wsparcie dla DirectX 11.</w:t>
      </w:r>
    </w:p>
    <w:p w:rsidR="007F2914" w:rsidRPr="00BC2573" w:rsidRDefault="007F2914" w:rsidP="007F2914">
      <w:pPr>
        <w:ind w:firstLine="576"/>
        <w:rPr>
          <w:lang w:val="pl-PL"/>
        </w:rPr>
      </w:pPr>
    </w:p>
    <w:p w:rsidR="007F2914" w:rsidRPr="00BC2573" w:rsidRDefault="007F2914" w:rsidP="007F2914">
      <w:pPr>
        <w:ind w:firstLine="576"/>
        <w:rPr>
          <w:lang w:val="pl-PL"/>
        </w:rPr>
      </w:pPr>
      <w:r w:rsidRPr="00BC2573">
        <w:rPr>
          <w:lang w:val="pl-PL"/>
        </w:rPr>
        <w:t xml:space="preserve">Unity korzysta z następujących mechanizmów </w:t>
      </w:r>
      <w:r w:rsidR="000C0E13" w:rsidRPr="00BC2573">
        <w:rPr>
          <w:lang w:val="pl-PL"/>
        </w:rPr>
        <w:t xml:space="preserve">w celu </w:t>
      </w:r>
      <w:proofErr w:type="spellStart"/>
      <w:r w:rsidR="000C0E13" w:rsidRPr="00BC2573">
        <w:rPr>
          <w:lang w:val="pl-PL"/>
        </w:rPr>
        <w:t>renderowania</w:t>
      </w:r>
      <w:proofErr w:type="spellEnd"/>
      <w:r w:rsidR="000C0E13" w:rsidRPr="00BC2573">
        <w:rPr>
          <w:lang w:val="pl-PL"/>
        </w:rPr>
        <w:t xml:space="preserve"> grafiki:</w:t>
      </w:r>
    </w:p>
    <w:p w:rsidR="000C0E13" w:rsidRPr="00BC2573" w:rsidRDefault="000C0E13" w:rsidP="000C0E13">
      <w:pPr>
        <w:pStyle w:val="Akapitzlist"/>
        <w:numPr>
          <w:ilvl w:val="0"/>
          <w:numId w:val="19"/>
        </w:numPr>
        <w:rPr>
          <w:lang w:val="pl-PL"/>
        </w:rPr>
      </w:pPr>
      <w:r w:rsidRPr="00BC2573">
        <w:rPr>
          <w:lang w:val="pl-PL"/>
        </w:rPr>
        <w:t>Direct3D – Windows</w:t>
      </w:r>
      <w:r w:rsidR="004F55BF" w:rsidRPr="00BC2573">
        <w:rPr>
          <w:lang w:val="pl-PL"/>
        </w:rPr>
        <w:t xml:space="preserve"> Phone</w:t>
      </w:r>
      <w:r w:rsidRPr="00BC2573">
        <w:rPr>
          <w:lang w:val="pl-PL"/>
        </w:rPr>
        <w:t>, Xbox360</w:t>
      </w:r>
    </w:p>
    <w:p w:rsidR="000C0E13" w:rsidRPr="00BC2573" w:rsidRDefault="000C0E13" w:rsidP="000C0E13">
      <w:pPr>
        <w:pStyle w:val="Akapitzlist"/>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0C0E13" w:rsidRPr="00BC2573" w:rsidRDefault="000C0E13" w:rsidP="000C0E13">
      <w:pPr>
        <w:pStyle w:val="Akapitzlist"/>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0C0E13" w:rsidRPr="00BC2573" w:rsidRDefault="000C0E13" w:rsidP="000C0E13">
      <w:pPr>
        <w:pStyle w:val="Akapitzlist"/>
        <w:numPr>
          <w:ilvl w:val="0"/>
          <w:numId w:val="19"/>
        </w:numPr>
        <w:rPr>
          <w:lang w:val="pl-PL"/>
        </w:rPr>
      </w:pPr>
      <w:r w:rsidRPr="00BC2573">
        <w:rPr>
          <w:lang w:val="pl-PL"/>
        </w:rPr>
        <w:t>Biblioteki komercyjne – konsole</w:t>
      </w:r>
    </w:p>
    <w:p w:rsidR="000C0E13" w:rsidRPr="00BC2573" w:rsidRDefault="000C0E13" w:rsidP="000C0E13">
      <w:pPr>
        <w:rPr>
          <w:lang w:val="pl-PL"/>
        </w:rPr>
      </w:pPr>
    </w:p>
    <w:p w:rsidR="007F2914" w:rsidRPr="00BC2573" w:rsidRDefault="000C0E13" w:rsidP="000C0E13">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post-</w:t>
      </w:r>
      <w:proofErr w:type="spellStart"/>
      <w:r w:rsidRPr="00BC2573">
        <w:rPr>
          <w:lang w:val="pl-PL"/>
        </w:rPr>
        <w:t>processingowe</w:t>
      </w:r>
      <w:proofErr w:type="spellEnd"/>
      <w:r w:rsidRPr="00BC2573">
        <w:rPr>
          <w:lang w:val="pl-PL"/>
        </w:rPr>
        <w:t>. Unity pozwala też na importowanie zasobów z programów takich jak</w:t>
      </w:r>
      <w:r w:rsidR="007F2914" w:rsidRPr="00BC2573">
        <w:rPr>
          <w:lang w:val="pl-PL"/>
        </w:rPr>
        <w:t xml:space="preserve"> 3ds Max, Maya, </w:t>
      </w:r>
      <w:proofErr w:type="spellStart"/>
      <w:r w:rsidR="007F2914" w:rsidRPr="00BC2573">
        <w:rPr>
          <w:lang w:val="pl-PL"/>
        </w:rPr>
        <w:t>Softimage</w:t>
      </w:r>
      <w:proofErr w:type="spellEnd"/>
      <w:r w:rsidR="007F2914" w:rsidRPr="00BC2573">
        <w:rPr>
          <w:lang w:val="pl-PL"/>
        </w:rPr>
        <w:t xml:space="preserve">, </w:t>
      </w:r>
      <w:proofErr w:type="spellStart"/>
      <w:r w:rsidR="007F2914" w:rsidRPr="00BC2573">
        <w:rPr>
          <w:lang w:val="pl-PL"/>
        </w:rPr>
        <w:lastRenderedPageBreak/>
        <w:t>Blender</w:t>
      </w:r>
      <w:proofErr w:type="spellEnd"/>
      <w:r w:rsidR="007F2914" w:rsidRPr="00BC2573">
        <w:rPr>
          <w:lang w:val="pl-PL"/>
        </w:rPr>
        <w:t xml:space="preserve">, modo, </w:t>
      </w:r>
      <w:proofErr w:type="spellStart"/>
      <w:r w:rsidR="007F2914" w:rsidRPr="00BC2573">
        <w:rPr>
          <w:lang w:val="pl-PL"/>
        </w:rPr>
        <w:t>ZBrush</w:t>
      </w:r>
      <w:proofErr w:type="spellEnd"/>
      <w:r w:rsidR="007F2914" w:rsidRPr="00BC2573">
        <w:rPr>
          <w:lang w:val="pl-PL"/>
        </w:rPr>
        <w:t xml:space="preserve">, </w:t>
      </w:r>
      <w:proofErr w:type="spellStart"/>
      <w:r w:rsidR="007F2914" w:rsidRPr="00BC2573">
        <w:rPr>
          <w:lang w:val="pl-PL"/>
        </w:rPr>
        <w:t>Cinema</w:t>
      </w:r>
      <w:proofErr w:type="spellEnd"/>
      <w:r w:rsidR="007F2914" w:rsidRPr="00BC2573">
        <w:rPr>
          <w:lang w:val="pl-PL"/>
        </w:rPr>
        <w:t xml:space="preserve"> 4D, Cheetah3D, Adobe </w:t>
      </w:r>
      <w:proofErr w:type="spellStart"/>
      <w:r w:rsidR="007F2914" w:rsidRPr="00BC2573">
        <w:rPr>
          <w:lang w:val="pl-PL"/>
        </w:rPr>
        <w:t>Photoshop</w:t>
      </w:r>
      <w:proofErr w:type="spellEnd"/>
      <w:r w:rsidR="007F2914" w:rsidRPr="00BC2573">
        <w:rPr>
          <w:lang w:val="pl-PL"/>
        </w:rPr>
        <w:t xml:space="preserve">, Adobe </w:t>
      </w:r>
      <w:proofErr w:type="spellStart"/>
      <w:r w:rsidR="007F2914" w:rsidRPr="00BC2573">
        <w:rPr>
          <w:lang w:val="pl-PL"/>
        </w:rPr>
        <w:t>Fireworks</w:t>
      </w:r>
      <w:proofErr w:type="spellEnd"/>
      <w:r w:rsidR="007F2914" w:rsidRPr="00BC2573">
        <w:rPr>
          <w:lang w:val="pl-PL"/>
        </w:rPr>
        <w:t xml:space="preserve"> </w:t>
      </w:r>
      <w:r w:rsidRPr="00BC2573">
        <w:rPr>
          <w:lang w:val="pl-PL"/>
        </w:rPr>
        <w:t>i</w:t>
      </w:r>
      <w:r w:rsidR="007F2914" w:rsidRPr="00BC2573">
        <w:rPr>
          <w:lang w:val="pl-PL"/>
        </w:rPr>
        <w:t xml:space="preserve"> </w:t>
      </w:r>
      <w:proofErr w:type="spellStart"/>
      <w:r w:rsidR="007F2914" w:rsidRPr="00BC2573">
        <w:rPr>
          <w:lang w:val="pl-PL"/>
        </w:rPr>
        <w:t>Allegorithmic</w:t>
      </w:r>
      <w:proofErr w:type="spellEnd"/>
      <w:r w:rsidR="007F2914" w:rsidRPr="00BC2573">
        <w:rPr>
          <w:lang w:val="pl-PL"/>
        </w:rPr>
        <w:t xml:space="preserve"> </w:t>
      </w:r>
      <w:proofErr w:type="spellStart"/>
      <w:r w:rsidR="007F2914" w:rsidRPr="00BC2573">
        <w:rPr>
          <w:lang w:val="pl-PL"/>
        </w:rPr>
        <w:t>Substance</w:t>
      </w:r>
      <w:proofErr w:type="spellEnd"/>
      <w:r w:rsidR="007F2914" w:rsidRPr="00BC2573">
        <w:rPr>
          <w:lang w:val="pl-PL"/>
        </w:rPr>
        <w:t>.</w:t>
      </w:r>
      <w:r w:rsidRPr="00BC2573">
        <w:rPr>
          <w:lang w:val="pl-PL"/>
        </w:rPr>
        <w:t xml:space="preserve"> Zasoby te mogą zostać dodane do projektu, po czym można nimi zarządzać z wnętrza Unity IDE poprzez graficzny interfejs użytkownika</w:t>
      </w:r>
      <w:r w:rsidR="00F323F0">
        <w:rPr>
          <w:rStyle w:val="Odwoanieprzypisudolnego"/>
          <w:lang w:val="pl-PL"/>
        </w:rPr>
        <w:footnoteReference w:id="35"/>
      </w:r>
      <w:r w:rsidRPr="00BC2573">
        <w:rPr>
          <w:lang w:val="pl-PL"/>
        </w:rPr>
        <w:t xml:space="preserve">.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6F4F3F" w:rsidRPr="00BC2573" w:rsidRDefault="006F4F3F" w:rsidP="006F4F3F">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 xml:space="preserve">). Od wersji Unity 3.0 silnik rozpowszechniany jest ze zindywidualizowaną wersją </w:t>
      </w:r>
      <w:proofErr w:type="spellStart"/>
      <w:r w:rsidRPr="00BC2573">
        <w:rPr>
          <w:lang w:val="pl-PL"/>
        </w:rPr>
        <w:t>MonoDevelop</w:t>
      </w:r>
      <w:proofErr w:type="spellEnd"/>
      <w:r w:rsidRPr="00BC2573">
        <w:rPr>
          <w:lang w:val="pl-PL"/>
        </w:rPr>
        <w:t xml:space="preserve"> pomagającą w debugowaniu skryptów.</w:t>
      </w:r>
    </w:p>
    <w:p w:rsidR="007F2914" w:rsidRPr="00BC2573" w:rsidRDefault="006F4F3F" w:rsidP="006F4F3F">
      <w:pPr>
        <w:ind w:firstLine="720"/>
        <w:rPr>
          <w:lang w:val="pl-PL"/>
        </w:rPr>
      </w:pPr>
      <w:del w:id="49" w:author="Łukasz Rauch" w:date="2014-08-13T13:26:00Z">
        <w:r w:rsidRPr="00BC2573" w:rsidDel="00EA6CEF">
          <w:rPr>
            <w:lang w:val="pl-PL"/>
          </w:rPr>
          <w:delText xml:space="preserve"> </w:delText>
        </w:r>
      </w:del>
      <w:r w:rsidRPr="00BC2573">
        <w:rPr>
          <w:lang w:val="pl-PL"/>
        </w:rPr>
        <w:t xml:space="preserve">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BC2573">
        <w:rPr>
          <w:lang w:val="pl-PL"/>
        </w:rPr>
        <w:t>BlackBerry</w:t>
      </w:r>
      <w:proofErr w:type="spellEnd"/>
      <w:r w:rsidR="007F2914" w:rsidRPr="00BC2573">
        <w:rPr>
          <w:lang w:val="pl-PL"/>
        </w:rPr>
        <w:t xml:space="preserve"> 10, Windows 8, Windows Phone 8, Windows, Mac, Linux, Android, </w:t>
      </w:r>
      <w:proofErr w:type="spellStart"/>
      <w:r w:rsidR="007F2914" w:rsidRPr="00BC2573">
        <w:rPr>
          <w:lang w:val="pl-PL"/>
        </w:rPr>
        <w:t>iOS</w:t>
      </w:r>
      <w:proofErr w:type="spellEnd"/>
      <w:r w:rsidR="007F2914" w:rsidRPr="00BC2573">
        <w:rPr>
          <w:lang w:val="pl-PL"/>
        </w:rPr>
        <w:t xml:space="preserve">, Unity Web Player, Adobe Flash, </w:t>
      </w:r>
      <w:proofErr w:type="spellStart"/>
      <w:r w:rsidR="007F2914" w:rsidRPr="00BC2573">
        <w:rPr>
          <w:lang w:val="pl-PL"/>
        </w:rPr>
        <w:t>PlayStation</w:t>
      </w:r>
      <w:proofErr w:type="spellEnd"/>
      <w:r w:rsidR="007F2914" w:rsidRPr="00BC2573">
        <w:rPr>
          <w:lang w:val="pl-PL"/>
        </w:rPr>
        <w:t xml:space="preserve"> 3, </w:t>
      </w:r>
      <w:proofErr w:type="spellStart"/>
      <w:r w:rsidR="007F2914" w:rsidRPr="00BC2573">
        <w:rPr>
          <w:lang w:val="pl-PL"/>
        </w:rPr>
        <w:t>PlayS</w:t>
      </w:r>
      <w:r w:rsidRPr="00BC2573">
        <w:rPr>
          <w:lang w:val="pl-PL"/>
        </w:rPr>
        <w:t>tation</w:t>
      </w:r>
      <w:proofErr w:type="spellEnd"/>
      <w:r w:rsidRPr="00BC2573">
        <w:rPr>
          <w:lang w:val="pl-PL"/>
        </w:rPr>
        <w:t xml:space="preserve"> Vita, Xbox 360, Wii U oraz</w:t>
      </w:r>
      <w:r w:rsidR="007F2914" w:rsidRPr="00BC2573">
        <w:rPr>
          <w:lang w:val="pl-PL"/>
        </w:rPr>
        <w:t xml:space="preserve"> Wii</w:t>
      </w:r>
      <w:r w:rsidR="00060241">
        <w:rPr>
          <w:rStyle w:val="Odwoanieprzypisudolnego"/>
          <w:lang w:val="pl-PL"/>
        </w:rPr>
        <w:footnoteReference w:id="36"/>
      </w:r>
      <w:r w:rsidR="007F2914" w:rsidRPr="00BC2573">
        <w:rPr>
          <w:lang w:val="pl-PL"/>
        </w:rPr>
        <w:t>.</w:t>
      </w:r>
      <w:r w:rsidRPr="00BC2573">
        <w:rPr>
          <w:lang w:val="pl-PL"/>
        </w:rPr>
        <w:t xml:space="preserve"> W następnej wersji silnika zapowiedziano wsparcie dla urządzeń </w:t>
      </w:r>
      <w:proofErr w:type="spellStart"/>
      <w:r w:rsidR="007F2914" w:rsidRPr="00BC2573">
        <w:rPr>
          <w:lang w:val="pl-PL"/>
        </w:rPr>
        <w:t>PlayStation</w:t>
      </w:r>
      <w:proofErr w:type="spellEnd"/>
      <w:r w:rsidR="007F2914" w:rsidRPr="00BC2573">
        <w:rPr>
          <w:lang w:val="pl-PL"/>
        </w:rPr>
        <w:t xml:space="preserve"> 4 </w:t>
      </w:r>
      <w:r w:rsidRPr="00BC2573">
        <w:rPr>
          <w:lang w:val="pl-PL"/>
        </w:rPr>
        <w:t>oraz</w:t>
      </w:r>
      <w:r w:rsidR="007F2914" w:rsidRPr="00BC2573">
        <w:rPr>
          <w:lang w:val="pl-PL"/>
        </w:rPr>
        <w:t xml:space="preserve"> Xbox One.</w:t>
      </w:r>
    </w:p>
    <w:p w:rsidR="00C554C2" w:rsidRPr="00BC2573" w:rsidRDefault="006F4F3F" w:rsidP="00B56AEA">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w:t>
      </w:r>
      <w:r w:rsidR="00B56AEA" w:rsidRPr="00BC2573">
        <w:rPr>
          <w:lang w:val="pl-PL"/>
        </w:rPr>
        <w:t xml:space="preserve">parametrem szerokości oraz obsługi warstw kolizyjnych. Unity 4.3 wprowadziło też obsługę obiektów fizycznych Box2D do wykorzystania w grach dwuwymiarowych. </w:t>
      </w:r>
    </w:p>
    <w:p w:rsidR="00B43C48" w:rsidRDefault="00B43C48" w:rsidP="00B56AEA">
      <w:pPr>
        <w:ind w:firstLine="720"/>
        <w:rPr>
          <w:lang w:val="pl-PL"/>
        </w:rPr>
      </w:pPr>
    </w:p>
    <w:p w:rsidR="007D18F2" w:rsidRPr="00BC2573" w:rsidRDefault="007D18F2" w:rsidP="00B56AEA">
      <w:pPr>
        <w:ind w:firstLine="720"/>
        <w:rPr>
          <w:lang w:val="pl-PL"/>
        </w:rPr>
      </w:pPr>
    </w:p>
    <w:p w:rsidR="003B1252" w:rsidRPr="00BC2573" w:rsidRDefault="0026504C" w:rsidP="003B1252">
      <w:pPr>
        <w:pStyle w:val="Nagwek2"/>
        <w:rPr>
          <w:lang w:val="pl-PL"/>
        </w:rPr>
      </w:pPr>
      <w:bookmarkStart w:id="50" w:name="_Toc395766523"/>
      <w:proofErr w:type="spellStart"/>
      <w:r w:rsidRPr="00BC2573">
        <w:rPr>
          <w:lang w:val="pl-PL"/>
        </w:rPr>
        <w:lastRenderedPageBreak/>
        <w:t>Marmelade</w:t>
      </w:r>
      <w:proofErr w:type="spellEnd"/>
      <w:r w:rsidRPr="00BC2573">
        <w:rPr>
          <w:lang w:val="pl-PL"/>
        </w:rPr>
        <w:t xml:space="preserve"> SDK</w:t>
      </w:r>
      <w:bookmarkEnd w:id="50"/>
    </w:p>
    <w:p w:rsidR="0026504C" w:rsidRPr="00BC2573" w:rsidRDefault="0026504C" w:rsidP="0026504C">
      <w:pPr>
        <w:rPr>
          <w:lang w:val="pl-PL"/>
        </w:rPr>
      </w:pPr>
    </w:p>
    <w:p w:rsidR="00B43C48" w:rsidRPr="00BC2573" w:rsidRDefault="00021883" w:rsidP="005F3B7F">
      <w:pPr>
        <w:ind w:firstLine="576"/>
        <w:rPr>
          <w:lang w:val="pl-PL"/>
        </w:rPr>
      </w:pPr>
      <w:proofErr w:type="spellStart"/>
      <w:r>
        <w:rPr>
          <w:lang w:val="pl-PL"/>
        </w:rPr>
        <w:t>Marme</w:t>
      </w:r>
      <w:r w:rsidR="00B43C48" w:rsidRPr="00BC2573">
        <w:rPr>
          <w:lang w:val="pl-PL"/>
        </w:rPr>
        <w:t>lade</w:t>
      </w:r>
      <w:proofErr w:type="spellEnd"/>
      <w:r w:rsidR="00B43C48" w:rsidRPr="00BC2573">
        <w:rPr>
          <w:lang w:val="pl-PL"/>
        </w:rPr>
        <w:t xml:space="preserve"> SDK (</w:t>
      </w:r>
      <w:r w:rsidR="005F3B7F" w:rsidRPr="00BC2573">
        <w:rPr>
          <w:lang w:val="pl-PL"/>
        </w:rPr>
        <w:t>wcześniej</w:t>
      </w:r>
      <w:r w:rsidR="00B43C48" w:rsidRPr="00BC2573">
        <w:rPr>
          <w:lang w:val="pl-PL"/>
        </w:rPr>
        <w:t xml:space="preserve"> </w:t>
      </w:r>
      <w:proofErr w:type="spellStart"/>
      <w:r w:rsidR="00B43C48" w:rsidRPr="00BC2573">
        <w:rPr>
          <w:lang w:val="pl-PL"/>
        </w:rPr>
        <w:t>Airplay</w:t>
      </w:r>
      <w:proofErr w:type="spellEnd"/>
      <w:r w:rsidR="00B43C48" w:rsidRPr="00BC2573">
        <w:rPr>
          <w:lang w:val="pl-PL"/>
        </w:rPr>
        <w:t xml:space="preserve"> SDK) </w:t>
      </w:r>
      <w:r w:rsidR="005F3B7F" w:rsidRPr="00BC2573">
        <w:rPr>
          <w:lang w:val="pl-PL"/>
        </w:rPr>
        <w:t xml:space="preserve">jest międzyplatformowym silnikiem służącym do tworzenia oprogramowania i gier firmy </w:t>
      </w:r>
      <w:proofErr w:type="spellStart"/>
      <w:r w:rsidR="005F3B7F" w:rsidRPr="00BC2573">
        <w:rPr>
          <w:lang w:val="pl-PL"/>
        </w:rPr>
        <w:t>Marmelade</w:t>
      </w:r>
      <w:proofErr w:type="spellEnd"/>
      <w:r w:rsidR="005F3B7F" w:rsidRPr="00BC2573">
        <w:rPr>
          <w:lang w:val="pl-PL"/>
        </w:rPr>
        <w:t xml:space="preserve"> Technologies Limited, posiadającym pliki biblioteczne, przykłady, dokumentację i narzędzia wymagane do tworzenia, testowania oraz publikacji aplikacji dla urządzeń mobilnych.</w:t>
      </w:r>
    </w:p>
    <w:p w:rsidR="00B43C48" w:rsidRPr="00BC2573" w:rsidRDefault="00B43C48" w:rsidP="0026504C">
      <w:pPr>
        <w:rPr>
          <w:lang w:val="pl-PL"/>
        </w:rPr>
      </w:pPr>
    </w:p>
    <w:p w:rsidR="00B43C48" w:rsidRPr="00BC2573" w:rsidRDefault="00B43C48" w:rsidP="00B43C48">
      <w:pPr>
        <w:keepNext/>
        <w:jc w:val="center"/>
        <w:rPr>
          <w:lang w:val="pl-PL"/>
        </w:rPr>
      </w:pPr>
      <w:r w:rsidRPr="00BC2573">
        <w:rPr>
          <w:noProof/>
          <w:lang w:val="pl-PL" w:eastAsia="pl-PL" w:bidi="ar-SA"/>
        </w:rPr>
        <w:drawing>
          <wp:inline distT="0" distB="0" distL="0" distR="0" wp14:anchorId="0B5A651B" wp14:editId="25E560DA">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B43C48" w:rsidRPr="00BC2573" w:rsidRDefault="00B43C48" w:rsidP="00B43C48">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1B7F80">
        <w:rPr>
          <w:noProof/>
          <w:lang w:val="pl-PL"/>
        </w:rPr>
        <w:t>8</w:t>
      </w:r>
      <w:r w:rsidR="00EA5D5A" w:rsidRPr="00BC2573">
        <w:rPr>
          <w:lang w:val="pl-PL"/>
        </w:rPr>
        <w:fldChar w:fldCharType="end"/>
      </w:r>
      <w:r w:rsidRPr="00BC2573">
        <w:rPr>
          <w:lang w:val="pl-PL"/>
        </w:rPr>
        <w:t xml:space="preserve">. </w:t>
      </w:r>
      <w:r w:rsidR="004421A0">
        <w:rPr>
          <w:lang w:val="pl-PL"/>
        </w:rPr>
        <w:t xml:space="preserve">Przykładowy projekt załadowany w symulatorze </w:t>
      </w:r>
      <w:proofErr w:type="spellStart"/>
      <w:r w:rsidR="004421A0">
        <w:rPr>
          <w:lang w:val="pl-PL"/>
        </w:rPr>
        <w:t>Marmelade</w:t>
      </w:r>
      <w:proofErr w:type="spellEnd"/>
      <w:r w:rsidR="004421A0">
        <w:rPr>
          <w:lang w:val="pl-PL"/>
        </w:rPr>
        <w:t>. W tle projekt otwarty w aplikacji Visual Studio</w:t>
      </w:r>
      <w:r w:rsidR="004421A0">
        <w:rPr>
          <w:rStyle w:val="Odwoanieprzypisudolnego"/>
          <w:lang w:val="pl-PL"/>
        </w:rPr>
        <w:footnoteReference w:id="37"/>
      </w:r>
    </w:p>
    <w:p w:rsidR="00B43C48" w:rsidRPr="00BC2573" w:rsidRDefault="00B43C48" w:rsidP="0026504C">
      <w:pPr>
        <w:rPr>
          <w:lang w:val="pl-PL"/>
        </w:rPr>
      </w:pPr>
    </w:p>
    <w:p w:rsidR="005F3B7F" w:rsidRPr="00BC2573" w:rsidRDefault="005F3B7F" w:rsidP="005F3B7F">
      <w:pPr>
        <w:ind w:firstLine="720"/>
        <w:rPr>
          <w:lang w:val="pl-PL"/>
        </w:rPr>
      </w:pPr>
      <w:r w:rsidRPr="00BC2573">
        <w:rPr>
          <w:lang w:val="pl-PL"/>
        </w:rPr>
        <w:t xml:space="preserve">Jak przedstawiono na rysunku 8. </w:t>
      </w:r>
      <w:proofErr w:type="spellStart"/>
      <w:r w:rsidRPr="00BC2573">
        <w:rPr>
          <w:lang w:val="pl-PL"/>
        </w:rPr>
        <w:t>Marmelade</w:t>
      </w:r>
      <w:proofErr w:type="spellEnd"/>
      <w:r w:rsidRPr="00BC2573">
        <w:rPr>
          <w:lang w:val="pl-PL"/>
        </w:rPr>
        <w:t xml:space="preserve"> nie posiada zintegrowanego edytora, ale potrafi korzystać z możliwości Visual Studio. </w:t>
      </w:r>
      <w:proofErr w:type="spellStart"/>
      <w:r w:rsidRPr="00BC2573">
        <w:rPr>
          <w:lang w:val="pl-PL"/>
        </w:rPr>
        <w:t>Marmelade</w:t>
      </w:r>
      <w:proofErr w:type="spellEnd"/>
      <w:r w:rsidRPr="00BC2573">
        <w:rPr>
          <w:lang w:val="pl-PL"/>
        </w:rPr>
        <w:t xml:space="preserve"> posiada symulatory dla większości platform</w:t>
      </w:r>
      <w:r w:rsidR="001A358F">
        <w:rPr>
          <w:lang w:val="pl-PL"/>
        </w:rPr>
        <w:t>,</w:t>
      </w:r>
      <w:r w:rsidRPr="00BC2573">
        <w:rPr>
          <w:lang w:val="pl-PL"/>
        </w:rPr>
        <w:t xml:space="preserve"> które wspiera, pozwalające na testowanie aplikacji bez konieczności interakcji z </w:t>
      </w:r>
      <w:r w:rsidRPr="00BC2573">
        <w:rPr>
          <w:lang w:val="pl-PL"/>
        </w:rPr>
        <w:lastRenderedPageBreak/>
        <w:t>rzeczywistym urządzeniem</w:t>
      </w:r>
      <w:r w:rsidR="001A358F">
        <w:rPr>
          <w:rStyle w:val="Odwoanieprzypisudolnego"/>
          <w:lang w:val="pl-PL"/>
        </w:rPr>
        <w:footnoteReference w:id="38"/>
      </w:r>
      <w:r w:rsidRPr="00BC2573">
        <w:rPr>
          <w:lang w:val="pl-PL"/>
        </w:rPr>
        <w:t>.</w:t>
      </w:r>
    </w:p>
    <w:p w:rsidR="001B2CFD" w:rsidRPr="00BC2573" w:rsidRDefault="005F3B7F" w:rsidP="001B2CFD">
      <w:pPr>
        <w:ind w:firstLine="720"/>
        <w:rPr>
          <w:lang w:val="pl-PL"/>
        </w:rPr>
      </w:pPr>
      <w:r w:rsidRPr="00BC2573">
        <w:rPr>
          <w:lang w:val="pl-PL"/>
        </w:rPr>
        <w:t xml:space="preserve">Podstawowym założeniem </w:t>
      </w:r>
      <w:proofErr w:type="spellStart"/>
      <w:r w:rsidRPr="00BC2573">
        <w:rPr>
          <w:lang w:val="pl-PL"/>
        </w:rPr>
        <w:t>Marmelad</w:t>
      </w:r>
      <w:r w:rsidR="005F6933">
        <w:rPr>
          <w:lang w:val="pl-PL"/>
        </w:rPr>
        <w:t>e</w:t>
      </w:r>
      <w:proofErr w:type="spellEnd"/>
      <w:r w:rsidRPr="00BC2573">
        <w:rPr>
          <w:lang w:val="pl-PL"/>
        </w:rPr>
        <w:t xml:space="preserve"> SDK jest możliwość jednokrotnego napisania tworzonej aplikacji i uruchomienie jej na wielu platformach. Efekt ten osiągnięto poprzez użycie C/C++ jako warstwy abstrakcyjnej dla API wystawionego poprzez każdą z wspieranych platform. </w:t>
      </w:r>
      <w:r w:rsidR="001B2CFD" w:rsidRPr="00BC2573">
        <w:rPr>
          <w:lang w:val="pl-PL"/>
        </w:rPr>
        <w:t xml:space="preserve">W zależności od zakupionej licencji </w:t>
      </w:r>
      <w:proofErr w:type="spellStart"/>
      <w:r w:rsidR="001B2CFD" w:rsidRPr="00BC2573">
        <w:rPr>
          <w:lang w:val="pl-PL"/>
        </w:rPr>
        <w:t>Marmelade</w:t>
      </w:r>
      <w:proofErr w:type="spellEnd"/>
      <w:r w:rsidR="001B2CFD" w:rsidRPr="00BC2573">
        <w:rPr>
          <w:lang w:val="pl-PL"/>
        </w:rPr>
        <w:t xml:space="preserve"> SDK pozwala na tworzenie aplikacji na następujące platformy: Android, </w:t>
      </w:r>
      <w:proofErr w:type="spellStart"/>
      <w:r w:rsidR="001B2CFD" w:rsidRPr="00BC2573">
        <w:rPr>
          <w:lang w:val="pl-PL"/>
        </w:rPr>
        <w:t>BlackBerry</w:t>
      </w:r>
      <w:proofErr w:type="spellEnd"/>
      <w:r w:rsidR="001B2CFD" w:rsidRPr="00BC2573">
        <w:rPr>
          <w:lang w:val="pl-PL"/>
        </w:rPr>
        <w:t xml:space="preserve">, Ios, LG Smart TV, </w:t>
      </w:r>
      <w:proofErr w:type="spellStart"/>
      <w:r w:rsidR="001B2CFD" w:rsidRPr="00BC2573">
        <w:rPr>
          <w:lang w:val="pl-PL"/>
        </w:rPr>
        <w:t>Tizen</w:t>
      </w:r>
      <w:proofErr w:type="spellEnd"/>
      <w:r w:rsidR="001B2CFD" w:rsidRPr="00BC2573">
        <w:rPr>
          <w:lang w:val="pl-PL"/>
        </w:rPr>
        <w:t>, Mac OS X, Windows Desktop, Roku 2 i 3 oraz Windows Phone 8</w:t>
      </w:r>
      <w:r w:rsidR="007A63CE">
        <w:rPr>
          <w:rStyle w:val="Odwoanieprzypisudolnego"/>
          <w:lang w:val="pl-PL"/>
        </w:rPr>
        <w:footnoteReference w:id="39"/>
      </w:r>
      <w:r w:rsidR="001B2CFD" w:rsidRPr="00BC2573">
        <w:rPr>
          <w:lang w:val="pl-PL"/>
        </w:rPr>
        <w:t>.</w:t>
      </w:r>
    </w:p>
    <w:p w:rsidR="001B2CFD"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składa się z dwóch podstawowych warstw</w:t>
      </w:r>
      <w:r w:rsidR="00A42101">
        <w:rPr>
          <w:rStyle w:val="Odwoanieprzypisudolnego"/>
          <w:lang w:val="pl-PL"/>
        </w:rPr>
        <w:footnoteReference w:id="40"/>
      </w:r>
      <w:r w:rsidRPr="00BC2573">
        <w:rPr>
          <w:lang w:val="pl-PL"/>
        </w:rPr>
        <w:t xml:space="preserve">.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w:t>
      </w:r>
      <w:r w:rsidR="0015177C" w:rsidRPr="00BC2573">
        <w:rPr>
          <w:lang w:val="pl-PL"/>
        </w:rPr>
        <w:t xml:space="preserve"> Bardzo znaczącą funkcjonalnością tego pakietu jest możliwość kompilowania tworzonej aplikacji na urządzenia z systemem </w:t>
      </w:r>
      <w:proofErr w:type="spellStart"/>
      <w:r w:rsidR="0015177C" w:rsidRPr="00BC2573">
        <w:rPr>
          <w:lang w:val="pl-PL"/>
        </w:rPr>
        <w:t>iOS</w:t>
      </w:r>
      <w:proofErr w:type="spellEnd"/>
      <w:r w:rsidR="0015177C" w:rsidRPr="00BC2573">
        <w:rPr>
          <w:lang w:val="pl-PL"/>
        </w:rPr>
        <w:t xml:space="preserve"> i Mac OS bez konieczności posiadania urządzeń firmy Apple, acz publikacja do oficjalnego sklepu internetowego dalej wymaga podpisania aplikacji na sprzęcie Apple.</w:t>
      </w:r>
    </w:p>
    <w:p w:rsidR="00B43C48" w:rsidRDefault="001B2CFD" w:rsidP="001B2CFD">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w:t>
      </w:r>
      <w:r w:rsidR="00523FB5" w:rsidRPr="00BC2573">
        <w:rPr>
          <w:lang w:val="pl-PL"/>
        </w:rPr>
        <w:t>,</w:t>
      </w:r>
      <w:r w:rsidRPr="00BC2573">
        <w:rPr>
          <w:lang w:val="pl-PL"/>
        </w:rPr>
        <w:t xml:space="preserve"> jaki i przez warstwę </w:t>
      </w:r>
      <w:proofErr w:type="spellStart"/>
      <w:r w:rsidRPr="00BC2573">
        <w:rPr>
          <w:lang w:val="pl-PL"/>
        </w:rPr>
        <w:t>Marmelade</w:t>
      </w:r>
      <w:proofErr w:type="spellEnd"/>
      <w:r w:rsidRPr="00BC2573">
        <w:rPr>
          <w:lang w:val="pl-PL"/>
        </w:rPr>
        <w:t xml:space="preserve"> Studio. Warstwa ta pozwala na korzystanie z </w:t>
      </w:r>
      <w:r w:rsidR="00E12AAC" w:rsidRPr="00BC2573">
        <w:rPr>
          <w:lang w:val="pl-PL"/>
        </w:rPr>
        <w:t xml:space="preserve">ładowania i </w:t>
      </w:r>
      <w:proofErr w:type="spellStart"/>
      <w:r w:rsidR="00E12AAC" w:rsidRPr="00BC2573">
        <w:rPr>
          <w:lang w:val="pl-PL"/>
        </w:rPr>
        <w:t>renderowania</w:t>
      </w:r>
      <w:proofErr w:type="spellEnd"/>
      <w:r w:rsidR="00E12AAC" w:rsidRPr="00BC2573">
        <w:rPr>
          <w:lang w:val="pl-PL"/>
        </w:rPr>
        <w:t xml:space="preserve"> zasobów graficznych takich jak bitmapy i modele trójwymiarowe. Pozwala też na korzystanie z wtyczek do programów takich jak</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3DS Max </w:t>
      </w:r>
      <w:r w:rsidR="00E12AAC" w:rsidRPr="00BC2573">
        <w:rPr>
          <w:lang w:val="pl-PL"/>
        </w:rPr>
        <w:t>i</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Maya</w:t>
      </w:r>
      <w:r w:rsidR="00E12AAC" w:rsidRPr="00BC2573">
        <w:rPr>
          <w:lang w:val="pl-PL"/>
        </w:rPr>
        <w:t xml:space="preserve"> co pozwala na bezproblemowe korzystanie z obiektów trójwymiarowych, wraz z ich animacjami, w tworzonych aplikacjach. W celu wsparcia starszych urządzeń, nieposiadających osobnych modułów odpowiedzialnych za </w:t>
      </w:r>
      <w:proofErr w:type="spellStart"/>
      <w:r w:rsidR="00E12AAC" w:rsidRPr="00BC2573">
        <w:rPr>
          <w:lang w:val="pl-PL"/>
        </w:rPr>
        <w:t>renderowanie</w:t>
      </w:r>
      <w:proofErr w:type="spellEnd"/>
      <w:r w:rsidR="00E12AAC" w:rsidRPr="00BC2573">
        <w:rPr>
          <w:lang w:val="pl-PL"/>
        </w:rPr>
        <w:t xml:space="preserve"> grafiki, </w:t>
      </w:r>
      <w:proofErr w:type="spellStart"/>
      <w:r w:rsidR="00E12AAC" w:rsidRPr="00BC2573">
        <w:rPr>
          <w:lang w:val="pl-PL"/>
        </w:rPr>
        <w:t>Marmelade</w:t>
      </w:r>
      <w:proofErr w:type="spellEnd"/>
      <w:r w:rsidR="00E12AAC" w:rsidRPr="00BC2573">
        <w:rPr>
          <w:lang w:val="pl-PL"/>
        </w:rPr>
        <w:t xml:space="preserve"> SDK wprowadza moduł wsparcia wstecznego.</w:t>
      </w:r>
    </w:p>
    <w:p w:rsidR="00FA17C0" w:rsidRPr="00BC2573" w:rsidRDefault="00FA17C0" w:rsidP="001B2CFD">
      <w:pPr>
        <w:ind w:firstLine="720"/>
        <w:rPr>
          <w:lang w:val="pl-PL"/>
        </w:rPr>
      </w:pPr>
    </w:p>
    <w:p w:rsidR="003B1252" w:rsidRPr="00BC2573" w:rsidRDefault="002364F6" w:rsidP="003B1252">
      <w:pPr>
        <w:pStyle w:val="Nagwek2"/>
        <w:rPr>
          <w:lang w:val="pl-PL"/>
        </w:rPr>
      </w:pPr>
      <w:bookmarkStart w:id="51" w:name="_Toc395766524"/>
      <w:proofErr w:type="spellStart"/>
      <w:r>
        <w:rPr>
          <w:lang w:val="pl-PL"/>
        </w:rPr>
        <w:lastRenderedPageBreak/>
        <w:t>jMonkey</w:t>
      </w:r>
      <w:proofErr w:type="spellEnd"/>
      <w:r w:rsidR="00020F68" w:rsidRPr="00BC2573">
        <w:rPr>
          <w:lang w:val="pl-PL"/>
        </w:rPr>
        <w:t xml:space="preserve"> Engine</w:t>
      </w:r>
      <w:bookmarkEnd w:id="51"/>
    </w:p>
    <w:p w:rsidR="00020F68" w:rsidRPr="00BC2573" w:rsidRDefault="00020F68" w:rsidP="00020F68">
      <w:pPr>
        <w:rPr>
          <w:lang w:val="pl-PL"/>
        </w:rPr>
      </w:pPr>
    </w:p>
    <w:p w:rsidR="00020F68" w:rsidRPr="00BC2573" w:rsidRDefault="00020F68" w:rsidP="00020F68">
      <w:pPr>
        <w:rPr>
          <w:lang w:val="pl-PL"/>
        </w:rPr>
      </w:pPr>
      <w:proofErr w:type="spellStart"/>
      <w:r w:rsidRPr="00BC2573">
        <w:rPr>
          <w:lang w:val="pl-PL"/>
        </w:rPr>
        <w:t>jMonkeyEngine</w:t>
      </w:r>
      <w:proofErr w:type="spell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LWJGL jako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r w:rsidRPr="00BC2573">
        <w:rPr>
          <w:lang w:val="pl-PL"/>
        </w:rPr>
        <w:t xml:space="preserve"> 2,3 i 4, oraz </w:t>
      </w:r>
      <w:proofErr w:type="spellStart"/>
      <w:r w:rsidRPr="00BC2573">
        <w:rPr>
          <w:lang w:val="pl-PL"/>
        </w:rPr>
        <w:t>OpenGL</w:t>
      </w:r>
      <w:proofErr w:type="spellEnd"/>
      <w:r w:rsidRPr="00BC2573">
        <w:rPr>
          <w:lang w:val="pl-PL"/>
        </w:rPr>
        <w:t xml:space="preserve"> ES 2.0 i 3.0. Środowisko najczęściej dostarczane </w:t>
      </w:r>
      <w:r w:rsidR="00E211F6" w:rsidRPr="00BC2573">
        <w:rPr>
          <w:lang w:val="pl-PL"/>
        </w:rPr>
        <w:t>jest, jako</w:t>
      </w:r>
      <w:r w:rsidRPr="00BC2573">
        <w:rPr>
          <w:lang w:val="pl-PL"/>
        </w:rPr>
        <w:t xml:space="preserve"> zintegrowana wtyczka do IDE </w:t>
      </w:r>
      <w:proofErr w:type="spellStart"/>
      <w:r w:rsidRPr="00BC2573">
        <w:rPr>
          <w:lang w:val="pl-PL"/>
        </w:rPr>
        <w:t>NetBeans</w:t>
      </w:r>
      <w:proofErr w:type="spellEnd"/>
      <w:r w:rsidR="00E211F6" w:rsidRPr="00BC2573">
        <w:rPr>
          <w:lang w:val="pl-PL"/>
        </w:rPr>
        <w:t>, co widać na rysunku 9.</w:t>
      </w:r>
    </w:p>
    <w:p w:rsidR="00E211F6" w:rsidRPr="00BC2573" w:rsidRDefault="00E211F6" w:rsidP="00020F68">
      <w:pPr>
        <w:rPr>
          <w:lang w:val="pl-PL"/>
        </w:rPr>
      </w:pPr>
    </w:p>
    <w:p w:rsidR="00E211F6" w:rsidRPr="00BC2573" w:rsidRDefault="00E211F6" w:rsidP="00E211F6">
      <w:pPr>
        <w:keepNext/>
        <w:rPr>
          <w:lang w:val="pl-PL"/>
        </w:rPr>
      </w:pPr>
      <w:r w:rsidRPr="00BC2573">
        <w:rPr>
          <w:noProof/>
          <w:lang w:val="pl-PL" w:eastAsia="pl-PL" w:bidi="ar-SA"/>
        </w:rPr>
        <w:drawing>
          <wp:inline distT="0" distB="0" distL="0" distR="0" wp14:anchorId="6BC14CD5" wp14:editId="71AD65B6">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E211F6" w:rsidRPr="00BC2573" w:rsidRDefault="00E211F6" w:rsidP="00E211F6">
      <w:pPr>
        <w:pStyle w:val="Legenda"/>
        <w:jc w:val="both"/>
        <w:rPr>
          <w:lang w:val="pl-PL"/>
        </w:rPr>
      </w:pPr>
      <w:r w:rsidRPr="00BC2573">
        <w:rPr>
          <w:lang w:val="pl-PL"/>
        </w:rPr>
        <w:t xml:space="preserve">Rysunek </w:t>
      </w:r>
      <w:r w:rsidR="00EA5D5A" w:rsidRPr="00BC2573">
        <w:rPr>
          <w:lang w:val="pl-PL"/>
        </w:rPr>
        <w:fldChar w:fldCharType="begin"/>
      </w:r>
      <w:r w:rsidR="00E559E4" w:rsidRPr="00BC2573">
        <w:rPr>
          <w:lang w:val="pl-PL"/>
        </w:rPr>
        <w:instrText xml:space="preserve"> SEQ Rysunek \* ARABIC </w:instrText>
      </w:r>
      <w:r w:rsidR="00EA5D5A" w:rsidRPr="00BC2573">
        <w:rPr>
          <w:lang w:val="pl-PL"/>
        </w:rPr>
        <w:fldChar w:fldCharType="separate"/>
      </w:r>
      <w:r w:rsidR="001B7F80">
        <w:rPr>
          <w:noProof/>
          <w:lang w:val="pl-PL"/>
        </w:rPr>
        <w:t>9</w:t>
      </w:r>
      <w:r w:rsidR="00EA5D5A" w:rsidRPr="00BC2573">
        <w:rPr>
          <w:lang w:val="pl-PL"/>
        </w:rPr>
        <w:fldChar w:fldCharType="end"/>
      </w:r>
      <w:r w:rsidR="007509D0">
        <w:rPr>
          <w:lang w:val="pl-PL"/>
        </w:rPr>
        <w:t>. Przykładowy projek</w:t>
      </w:r>
      <w:r w:rsidR="001661F4">
        <w:rPr>
          <w:lang w:val="pl-PL"/>
        </w:rPr>
        <w:t>t</w:t>
      </w:r>
      <w:r w:rsidR="007509D0">
        <w:rPr>
          <w:lang w:val="pl-PL"/>
        </w:rPr>
        <w:t xml:space="preserve"> załadowany w </w:t>
      </w:r>
      <w:proofErr w:type="spellStart"/>
      <w:r w:rsidR="007509D0">
        <w:rPr>
          <w:lang w:val="pl-PL"/>
        </w:rPr>
        <w:t>jMonkey</w:t>
      </w:r>
      <w:proofErr w:type="spellEnd"/>
      <w:r w:rsidR="007509D0">
        <w:rPr>
          <w:lang w:val="pl-PL"/>
        </w:rPr>
        <w:t xml:space="preserve"> SDK</w:t>
      </w:r>
      <w:r w:rsidR="007509D0">
        <w:rPr>
          <w:rStyle w:val="Odwoanieprzypisudolnego"/>
          <w:lang w:val="pl-PL"/>
        </w:rPr>
        <w:footnoteReference w:id="41"/>
      </w:r>
    </w:p>
    <w:p w:rsidR="00020F68" w:rsidRPr="00BC2573" w:rsidRDefault="00020F68" w:rsidP="00020F68">
      <w:pPr>
        <w:rPr>
          <w:lang w:val="pl-PL"/>
        </w:rPr>
      </w:pPr>
    </w:p>
    <w:p w:rsidR="00020F68" w:rsidRPr="00BC2573" w:rsidRDefault="00020F68" w:rsidP="00E211F6">
      <w:pPr>
        <w:rPr>
          <w:lang w:val="pl-PL"/>
        </w:rPr>
      </w:pPr>
      <w:proofErr w:type="spellStart"/>
      <w:r w:rsidRPr="00BC2573">
        <w:rPr>
          <w:lang w:val="pl-PL"/>
        </w:rPr>
        <w:t>jMonkeyEngine</w:t>
      </w:r>
      <w:proofErr w:type="spellEnd"/>
      <w:r w:rsidRPr="00BC2573">
        <w:rPr>
          <w:lang w:val="pl-PL"/>
        </w:rPr>
        <w:t xml:space="preserve"> </w:t>
      </w:r>
      <w:r w:rsidR="00E211F6" w:rsidRPr="00BC2573">
        <w:rPr>
          <w:lang w:val="pl-PL"/>
        </w:rPr>
        <w:t xml:space="preserve">jest projektem open </w:t>
      </w:r>
      <w:proofErr w:type="spellStart"/>
      <w:r w:rsidR="00E211F6" w:rsidRPr="00BC2573">
        <w:rPr>
          <w:lang w:val="pl-PL"/>
        </w:rPr>
        <w:t>source</w:t>
      </w:r>
      <w:proofErr w:type="spellEnd"/>
      <w:r w:rsidR="00E211F6" w:rsidRPr="00BC2573">
        <w:rPr>
          <w:lang w:val="pl-PL"/>
        </w:rPr>
        <w:t xml:space="preserve"> publikowanym pod nową licencją BSD. Korzysta z niego kilka komercyjnych firm deweloperskich i uczelni</w:t>
      </w:r>
      <w:r w:rsidR="004421A0">
        <w:rPr>
          <w:rStyle w:val="Odwoanieprzypisudolnego"/>
          <w:lang w:val="pl-PL"/>
        </w:rPr>
        <w:footnoteReference w:id="42"/>
      </w:r>
      <w:r w:rsidR="00E211F6" w:rsidRPr="00BC2573">
        <w:rPr>
          <w:lang w:val="pl-PL"/>
        </w:rPr>
        <w:t xml:space="preserve">. Sam silnik jest zbiorem bibliotek i narzędzi, składających się na niskopoziomową aplikację służącą do tworzenia gier. W Połączeniu z IDE, jak np. ma to miejsce w oficjalnym </w:t>
      </w:r>
      <w:proofErr w:type="spellStart"/>
      <w:r w:rsidR="00E211F6" w:rsidRPr="00BC2573">
        <w:rPr>
          <w:lang w:val="pl-PL"/>
        </w:rPr>
        <w:t>jMonkey</w:t>
      </w:r>
      <w:proofErr w:type="spellEnd"/>
      <w:r w:rsidR="00E211F6" w:rsidRPr="00BC2573">
        <w:rPr>
          <w:lang w:val="pl-PL"/>
        </w:rPr>
        <w:t xml:space="preserve"> Engine 3 SDK, staje się </w:t>
      </w:r>
      <w:r w:rsidR="00E211F6" w:rsidRPr="00BC2573">
        <w:rPr>
          <w:lang w:val="pl-PL"/>
        </w:rPr>
        <w:lastRenderedPageBreak/>
        <w:t xml:space="preserve">wysokopoziomowym narzędziem z wieloma komponentami graficznymi. Integracja ze środowiskiem </w:t>
      </w:r>
      <w:proofErr w:type="spellStart"/>
      <w:r w:rsidR="00E211F6" w:rsidRPr="00BC2573">
        <w:rPr>
          <w:lang w:val="pl-PL"/>
        </w:rPr>
        <w:t>NetBeans</w:t>
      </w:r>
      <w:proofErr w:type="spellEnd"/>
      <w:r w:rsidR="00E211F6" w:rsidRPr="00BC2573">
        <w:rPr>
          <w:lang w:val="pl-PL"/>
        </w:rPr>
        <w:t xml:space="preserve"> pozwala na korzystanie z możliwości edytorów graficznych a także pozwala na skorzystanie z modularności samego IDE poprzez tworzenie nowych wtyczek. Obok domyślnych aktualizacji samego środowiska </w:t>
      </w:r>
      <w:proofErr w:type="spellStart"/>
      <w:r w:rsidR="00E211F6" w:rsidRPr="00BC2573">
        <w:rPr>
          <w:lang w:val="pl-PL"/>
        </w:rPr>
        <w:t>NetBeans</w:t>
      </w:r>
      <w:proofErr w:type="spellEnd"/>
      <w:r w:rsidR="00E211F6" w:rsidRPr="00BC2573">
        <w:rPr>
          <w:lang w:val="pl-PL"/>
        </w:rPr>
        <w:t xml:space="preserve">, </w:t>
      </w:r>
      <w:proofErr w:type="spellStart"/>
      <w:r w:rsidR="00E211F6" w:rsidRPr="00BC2573">
        <w:rPr>
          <w:lang w:val="pl-PL"/>
        </w:rPr>
        <w:t>jMonkeyEngine</w:t>
      </w:r>
      <w:proofErr w:type="spellEnd"/>
      <w:r w:rsidR="00E211F6" w:rsidRPr="00BC2573">
        <w:rPr>
          <w:lang w:val="pl-PL"/>
        </w:rPr>
        <w:t xml:space="preserve"> wprowadza swoje własne repozytoria z wtyczkami, w wersjach stabilnych a także kompilowanych co noc.</w:t>
      </w:r>
    </w:p>
    <w:p w:rsidR="00EE570A" w:rsidRPr="00BC2573" w:rsidRDefault="00EE570A" w:rsidP="00E211F6">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sidR="004B22A7">
        <w:rPr>
          <w:rStyle w:val="Odwoanieprzypisudolnego"/>
          <w:lang w:val="pl-PL"/>
        </w:rPr>
        <w:footnoteReference w:id="43"/>
      </w:r>
      <w:r w:rsidRPr="00BC2573">
        <w:rPr>
          <w:lang w:val="pl-PL"/>
        </w:rPr>
        <w:t>.</w:t>
      </w:r>
      <w:r w:rsidR="00A37C1E" w:rsidRPr="00BC2573">
        <w:rPr>
          <w:lang w:val="pl-PL"/>
        </w:rPr>
        <w:t xml:space="preserve"> </w:t>
      </w:r>
      <w:proofErr w:type="spellStart"/>
      <w:r w:rsidR="00A37C1E" w:rsidRPr="00BC2573">
        <w:rPr>
          <w:lang w:val="pl-PL"/>
        </w:rPr>
        <w:t>jMonkey</w:t>
      </w:r>
      <w:proofErr w:type="spellEnd"/>
      <w:r w:rsidR="00A37C1E" w:rsidRPr="00BC2573">
        <w:rPr>
          <w:lang w:val="pl-PL"/>
        </w:rPr>
        <w:t xml:space="preserve"> Engine rozpoznaje wiele zasobów wykorzystywanych w produkcji gier komputerowych, takich jak modele stworzone w aplikacji </w:t>
      </w:r>
      <w:proofErr w:type="spellStart"/>
      <w:r w:rsidR="00A37C1E" w:rsidRPr="00BC2573">
        <w:rPr>
          <w:lang w:val="pl-PL"/>
        </w:rPr>
        <w:t>Blender</w:t>
      </w:r>
      <w:proofErr w:type="spellEnd"/>
      <w:r w:rsidR="00A37C1E" w:rsidRPr="00BC2573">
        <w:rPr>
          <w:lang w:val="pl-PL"/>
        </w:rPr>
        <w:t>, czy też wszystkie zasoby zgodne ze specyfikacją OGRE.</w:t>
      </w:r>
      <w:r w:rsidRPr="00BC2573">
        <w:rPr>
          <w:lang w:val="pl-PL"/>
        </w:rPr>
        <w:t xml:space="preserve"> Obliczeniami fizycznymi zajmuje się silnik </w:t>
      </w:r>
      <w:proofErr w:type="spellStart"/>
      <w:r w:rsidRPr="00BC2573">
        <w:rPr>
          <w:lang w:val="pl-PL"/>
        </w:rPr>
        <w:t>Bullet</w:t>
      </w:r>
      <w:proofErr w:type="spellEnd"/>
      <w:r w:rsidR="00E9723F">
        <w:rPr>
          <w:rStyle w:val="Odwoanieprzypisudolnego"/>
          <w:lang w:val="pl-PL"/>
        </w:rPr>
        <w:footnoteReference w:id="44"/>
      </w:r>
      <w:r w:rsidRPr="00BC2573">
        <w:rPr>
          <w:lang w:val="pl-PL"/>
        </w:rPr>
        <w:t xml:space="preserve"> w wersji przystosowanej do użytkowania w programach napisanych w Javie. </w:t>
      </w:r>
      <w:r w:rsidR="00A37C1E" w:rsidRPr="00BC2573">
        <w:rPr>
          <w:lang w:val="pl-PL"/>
        </w:rPr>
        <w:t xml:space="preserve">Do samej platformy dołączonych jest wiele klas zajmujących się obsługą często powtarzających się czynności w grach komputerowych. Przykładami takich klas mogą być </w:t>
      </w:r>
      <w:proofErr w:type="spellStart"/>
      <w:r w:rsidR="00A37C1E" w:rsidRPr="00BC2573">
        <w:rPr>
          <w:lang w:val="pl-PL"/>
        </w:rPr>
        <w:t>CharacterController</w:t>
      </w:r>
      <w:proofErr w:type="spellEnd"/>
      <w:r w:rsidR="00A37C1E" w:rsidRPr="00BC2573">
        <w:rPr>
          <w:lang w:val="pl-PL"/>
        </w:rPr>
        <w:t xml:space="preserve"> zajmujący się obsługą domyślnego poruszania się postaci wraz ze skokiem, przyspieszeniem i bezwładnością, czy też </w:t>
      </w:r>
      <w:proofErr w:type="spellStart"/>
      <w:r w:rsidR="00A37C1E" w:rsidRPr="00BC2573">
        <w:rPr>
          <w:lang w:val="pl-PL"/>
        </w:rPr>
        <w:t>TerrainLodControl</w:t>
      </w:r>
      <w:proofErr w:type="spellEnd"/>
      <w:r w:rsidR="00A37C1E" w:rsidRPr="00BC2573">
        <w:rPr>
          <w:lang w:val="pl-PL"/>
        </w:rPr>
        <w:t xml:space="preserve"> pozwalający na automatyczne zmienianie jakości generowanego terenu w zależności od odległości od kamery. Szeroka biblioteka klas bardzo pomaga w szybkim pisaniu i testowaniu tworzonych aplikacji.</w:t>
      </w:r>
    </w:p>
    <w:p w:rsidR="00A37C1E" w:rsidRPr="00BC2573" w:rsidRDefault="00A37C1E" w:rsidP="00E211F6">
      <w:pPr>
        <w:rPr>
          <w:lang w:val="pl-PL"/>
        </w:rPr>
      </w:pPr>
    </w:p>
    <w:p w:rsidR="003B1252" w:rsidRPr="00BC2573" w:rsidRDefault="002364F6" w:rsidP="003B1252">
      <w:pPr>
        <w:pStyle w:val="Nagwek2"/>
        <w:rPr>
          <w:lang w:val="pl-PL"/>
        </w:rPr>
      </w:pPr>
      <w:bookmarkStart w:id="52" w:name="_Toc395766525"/>
      <w:r>
        <w:rPr>
          <w:lang w:val="pl-PL"/>
        </w:rPr>
        <w:t>Podsumowanie</w:t>
      </w:r>
      <w:bookmarkEnd w:id="52"/>
    </w:p>
    <w:p w:rsidR="004C30BF" w:rsidRPr="00BC2573" w:rsidRDefault="004C30BF" w:rsidP="004C30BF">
      <w:pPr>
        <w:rPr>
          <w:lang w:val="pl-PL"/>
        </w:rPr>
      </w:pPr>
    </w:p>
    <w:p w:rsidR="0065126B" w:rsidRPr="00BC2573" w:rsidRDefault="00996EE0" w:rsidP="00996EE0">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65126B" w:rsidRPr="00BC2573" w:rsidRDefault="00996EE0" w:rsidP="00996EE0">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 ale nie posiada też bardzo pożądanej funkcjonalności kompilacji kodu </w:t>
      </w:r>
      <w:proofErr w:type="spellStart"/>
      <w:r w:rsidRPr="00BC2573">
        <w:rPr>
          <w:lang w:val="pl-PL"/>
        </w:rPr>
        <w:t>iOS</w:t>
      </w:r>
      <w:proofErr w:type="spellEnd"/>
      <w:r w:rsidRPr="00BC2573">
        <w:rPr>
          <w:lang w:val="pl-PL"/>
        </w:rPr>
        <w:t xml:space="preserve"> na platformach </w:t>
      </w:r>
      <w:r w:rsidRPr="00BC2573">
        <w:rPr>
          <w:lang w:val="pl-PL"/>
        </w:rPr>
        <w:lastRenderedPageBreak/>
        <w:t xml:space="preserve">Windows. </w:t>
      </w:r>
      <w:proofErr w:type="spellStart"/>
      <w:r w:rsidRPr="00BC2573">
        <w:rPr>
          <w:lang w:val="pl-PL"/>
        </w:rPr>
        <w:t>Marmela</w:t>
      </w:r>
      <w:del w:id="53" w:author="Łukasz Rauch" w:date="2014-08-13T13:28:00Z">
        <w:r w:rsidRPr="00BC2573" w:rsidDel="00EA6CEF">
          <w:rPr>
            <w:lang w:val="pl-PL"/>
          </w:rPr>
          <w:delText>e</w:delText>
        </w:r>
      </w:del>
      <w:r w:rsidRPr="00BC2573">
        <w:rPr>
          <w:lang w:val="pl-PL"/>
        </w:rPr>
        <w:t>d</w:t>
      </w:r>
      <w:ins w:id="54" w:author="Łukasz Rauch" w:date="2014-08-13T13:28:00Z">
        <w:r w:rsidR="00EA6CEF">
          <w:rPr>
            <w:lang w:val="pl-PL"/>
          </w:rPr>
          <w:t>e</w:t>
        </w:r>
      </w:ins>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w:t>
      </w:r>
      <w:del w:id="55" w:author="Łukasz Rauch" w:date="2014-08-13T13:28:00Z">
        <w:r w:rsidRPr="00BC2573" w:rsidDel="00EA6CEF">
          <w:rPr>
            <w:lang w:val="pl-PL"/>
          </w:rPr>
          <w:delText>, mimo że nie jest to tematem pracy,</w:delText>
        </w:r>
        <w:r w:rsidR="0065126B" w:rsidRPr="00BC2573" w:rsidDel="00EA6CEF">
          <w:rPr>
            <w:lang w:val="pl-PL"/>
          </w:rPr>
          <w:delText xml:space="preserve"> </w:delText>
        </w:r>
      </w:del>
      <w:ins w:id="56" w:author="Łukasz Rauch" w:date="2014-08-13T13:28:00Z">
        <w:r w:rsidR="00EA6CEF">
          <w:rPr>
            <w:lang w:val="pl-PL"/>
          </w:rPr>
          <w:t xml:space="preserve"> </w:t>
        </w:r>
      </w:ins>
      <w:r w:rsidR="0065126B" w:rsidRPr="00BC2573">
        <w:rPr>
          <w:lang w:val="pl-PL"/>
        </w:rPr>
        <w:t>dla systemów z rodziny Linux.</w:t>
      </w:r>
      <w:r w:rsidR="00E26D0B" w:rsidRPr="00BC2573">
        <w:rPr>
          <w:lang w:val="pl-PL"/>
        </w:rPr>
        <w:t xml:space="preserve"> Znaczący był też fakt iż </w:t>
      </w:r>
      <w:proofErr w:type="spellStart"/>
      <w:r w:rsidR="00E26D0B" w:rsidRPr="00BC2573">
        <w:rPr>
          <w:lang w:val="pl-PL"/>
        </w:rPr>
        <w:t>Marmelade</w:t>
      </w:r>
      <w:proofErr w:type="spellEnd"/>
      <w:r w:rsidR="00E26D0B" w:rsidRPr="00BC2573">
        <w:rPr>
          <w:lang w:val="pl-PL"/>
        </w:rPr>
        <w:t xml:space="preserve"> SDK </w:t>
      </w:r>
      <w:r w:rsidR="00BB2AE5" w:rsidRPr="00BC2573">
        <w:rPr>
          <w:lang w:val="pl-PL"/>
        </w:rPr>
        <w:t>używa C++ do tworzenia wszelkich skryptów, gdzie C# wykorzystywany w Unity jest znacznie prostszym językiem zarówno do nauczenia jak i do późniejszej pracy.</w:t>
      </w:r>
    </w:p>
    <w:p w:rsidR="00996EE0" w:rsidRPr="00BC2573" w:rsidRDefault="0065126B" w:rsidP="00996EE0">
      <w:pPr>
        <w:ind w:firstLine="431"/>
        <w:rPr>
          <w:lang w:val="pl-PL"/>
        </w:rPr>
      </w:pPr>
      <w:r w:rsidRPr="00BC2573">
        <w:rPr>
          <w:lang w:val="pl-PL"/>
        </w:rPr>
        <w:t xml:space="preserve">W porównaniu do </w:t>
      </w:r>
      <w:proofErr w:type="spellStart"/>
      <w:r w:rsidRPr="00BC2573">
        <w:rPr>
          <w:lang w:val="pl-PL"/>
        </w:rPr>
        <w:t>jMonkey</w:t>
      </w:r>
      <w:proofErr w:type="spellEnd"/>
      <w:r w:rsidRPr="00BC2573">
        <w:rPr>
          <w:lang w:val="pl-PL"/>
        </w:rPr>
        <w:t xml:space="preserve"> Engine Unity wydaje się być bardziej stabilną, dojrzalszą platformą wspieraną przez firmę i regularnie aktualizowaną. </w:t>
      </w:r>
      <w:proofErr w:type="spellStart"/>
      <w:r w:rsidRPr="00BC2573">
        <w:rPr>
          <w:lang w:val="pl-PL"/>
        </w:rPr>
        <w:t>jMonkey</w:t>
      </w:r>
      <w:proofErr w:type="spellEnd"/>
      <w:r w:rsidRPr="00BC2573">
        <w:rPr>
          <w:lang w:val="pl-PL"/>
        </w:rPr>
        <w:t xml:space="preserve"> Engine nie posiada tak szerokich zasobów treningowych jak Unity i dokumentacja często nie nadąża za implementacją, o czym dowiadywać trzeba się z forów samego silnika. </w:t>
      </w:r>
      <w:proofErr w:type="spellStart"/>
      <w:r w:rsidRPr="00BC2573">
        <w:rPr>
          <w:lang w:val="pl-PL"/>
        </w:rPr>
        <w:t>jMonkey</w:t>
      </w:r>
      <w:proofErr w:type="spellEnd"/>
      <w:r w:rsidRPr="00BC2573">
        <w:rPr>
          <w:lang w:val="pl-PL"/>
        </w:rPr>
        <w:t xml:space="preserve"> Engine nie posiada też od razu działającego systemu przerzucania aplikacji na urządzenie rzeczywiste, wymagając instalacji dodatkowych sterowników. Brak jest też wsparcia dla systemu Windows Phone 8. Dużym plusem platformy jest brak konieczności płacenia za wykorzystanie silnika w przypadku publikacji aplikacji, acz jest to zaleta niezmieniająca oceny silnika w kontekście pracy.</w:t>
      </w:r>
    </w:p>
    <w:p w:rsidR="00A74386" w:rsidRDefault="00A74386" w:rsidP="00A74386">
      <w:pPr>
        <w:pStyle w:val="Nagwek1"/>
        <w:rPr>
          <w:lang w:val="pl-PL"/>
        </w:rPr>
      </w:pPr>
      <w:bookmarkStart w:id="57" w:name="_Toc395766526"/>
      <w:r w:rsidRPr="00BC2573">
        <w:rPr>
          <w:lang w:val="pl-PL"/>
        </w:rPr>
        <w:lastRenderedPageBreak/>
        <w:t>Zaimplementowane programy testujące</w:t>
      </w:r>
      <w:bookmarkEnd w:id="57"/>
    </w:p>
    <w:p w:rsidR="00083634" w:rsidRDefault="00083634" w:rsidP="00083634">
      <w:pPr>
        <w:rPr>
          <w:lang w:val="pl-PL"/>
        </w:rPr>
      </w:pPr>
    </w:p>
    <w:p w:rsidR="00083634" w:rsidRPr="00083634" w:rsidRDefault="00083634" w:rsidP="00083634">
      <w:pPr>
        <w:ind w:firstLine="431"/>
        <w:rPr>
          <w:lang w:val="pl-PL"/>
        </w:rPr>
      </w:pPr>
      <w:r>
        <w:rPr>
          <w:lang w:val="pl-PL"/>
        </w:rPr>
        <w:t>Po dokonaniu niezbędnych konfiguracji dla środowisk każdego z systemów przystąpiono do implementacji aplikacji testowych. W pierwszej kolejności stworzono aplikacje benchmarki, sprawdzające możliwości urządzeń poddanych testom, a następnie zaimplementowano dwie przykładowe, nieskomplikowane gry w celu przetestowania kompatybilności kodu pomiędzy testowanymi platformami.</w:t>
      </w:r>
    </w:p>
    <w:p w:rsidR="004C30BF" w:rsidRPr="00BC2573" w:rsidRDefault="004C30BF" w:rsidP="004C30BF">
      <w:pPr>
        <w:rPr>
          <w:lang w:val="pl-PL"/>
        </w:rPr>
      </w:pPr>
    </w:p>
    <w:p w:rsidR="00130D0D" w:rsidRPr="00BC2573" w:rsidRDefault="00130D0D" w:rsidP="00130D0D">
      <w:pPr>
        <w:pStyle w:val="Nagwek2"/>
        <w:rPr>
          <w:lang w:val="pl-PL"/>
        </w:rPr>
      </w:pPr>
      <w:bookmarkStart w:id="58" w:name="_Toc395766527"/>
      <w:del w:id="59" w:author="Łukasz Rauch" w:date="2014-08-13T13:29:00Z">
        <w:r w:rsidRPr="00BC2573" w:rsidDel="00EA6CEF">
          <w:rPr>
            <w:lang w:val="pl-PL"/>
          </w:rPr>
          <w:delText xml:space="preserve">Unity: </w:delText>
        </w:r>
      </w:del>
      <w:r w:rsidRPr="00BC2573">
        <w:rPr>
          <w:lang w:val="pl-PL"/>
        </w:rPr>
        <w:t>Test</w:t>
      </w:r>
      <w:ins w:id="60" w:author="Łukasz Rauch" w:date="2014-08-13T13:29:00Z">
        <w:r w:rsidR="00EA6CEF">
          <w:rPr>
            <w:lang w:val="pl-PL"/>
          </w:rPr>
          <w:t>y</w:t>
        </w:r>
      </w:ins>
      <w:r w:rsidRPr="00BC2573">
        <w:rPr>
          <w:lang w:val="pl-PL"/>
        </w:rPr>
        <w:t xml:space="preserve"> grafiki </w:t>
      </w:r>
      <w:r w:rsidR="002946EA" w:rsidRPr="00BC2573">
        <w:rPr>
          <w:lang w:val="pl-PL"/>
        </w:rPr>
        <w:t>2D i 3D</w:t>
      </w:r>
      <w:del w:id="61" w:author="Łukasz Rauch" w:date="2014-08-13T13:29:00Z">
        <w:r w:rsidR="002946EA" w:rsidRPr="00BC2573" w:rsidDel="00EA6CEF">
          <w:rPr>
            <w:lang w:val="pl-PL"/>
          </w:rPr>
          <w:delText xml:space="preserve"> - benchmarki</w:delText>
        </w:r>
      </w:del>
      <w:bookmarkEnd w:id="58"/>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benchmarków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commentRangeStart w:id="62"/>
      <w:proofErr w:type="spellEnd"/>
      <w:r w:rsidR="00D94537">
        <w:rPr>
          <w:rStyle w:val="Odwoanieprzypisudolnego"/>
          <w:lang w:val="pl-PL"/>
        </w:rPr>
        <w:footnoteReference w:id="45"/>
      </w:r>
      <w:commentRangeEnd w:id="62"/>
      <w:r w:rsidR="00EA6CEF">
        <w:rPr>
          <w:rStyle w:val="Odwoaniedokomentarza"/>
          <w:rFonts w:cs="Mangal"/>
        </w:rPr>
        <w:commentReference w:id="62"/>
      </w:r>
      <w:r w:rsidR="00705BDF">
        <w:rPr>
          <w:lang w:val="pl-PL"/>
        </w:rPr>
        <w:t>. Na rysunku 10. przedstawiono diagram klas stworzonych testów.</w:t>
      </w:r>
    </w:p>
    <w:p w:rsidR="00705BDF" w:rsidRDefault="00705BDF" w:rsidP="002946EA">
      <w:pPr>
        <w:ind w:firstLine="576"/>
        <w:rPr>
          <w:lang w:val="pl-PL"/>
        </w:rPr>
      </w:pPr>
    </w:p>
    <w:p w:rsidR="00705BDF" w:rsidRDefault="00705BDF" w:rsidP="00705BDF">
      <w:pPr>
        <w:keepNext/>
        <w:ind w:firstLine="576"/>
        <w:jc w:val="center"/>
      </w:pPr>
      <w:r>
        <w:rPr>
          <w:noProof/>
          <w:lang w:val="pl-PL" w:eastAsia="pl-PL" w:bidi="ar-SA"/>
        </w:rPr>
        <w:lastRenderedPageBreak/>
        <w:drawing>
          <wp:inline distT="0" distB="0" distL="0" distR="0" wp14:anchorId="2423EB55" wp14:editId="1107EB3B">
            <wp:extent cx="5970270" cy="4447599"/>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70270" cy="4447599"/>
                    </a:xfrm>
                    <a:prstGeom prst="rect">
                      <a:avLst/>
                    </a:prstGeom>
                    <a:noFill/>
                    <a:ln w="9525">
                      <a:noFill/>
                      <a:miter lim="800000"/>
                      <a:headEnd/>
                      <a:tailEnd/>
                    </a:ln>
                  </pic:spPr>
                </pic:pic>
              </a:graphicData>
            </a:graphic>
          </wp:inline>
        </w:drawing>
      </w:r>
    </w:p>
    <w:p w:rsidR="00705BDF" w:rsidRDefault="00705BDF" w:rsidP="00705BDF">
      <w:pPr>
        <w:pStyle w:val="Legenda"/>
        <w:jc w:val="center"/>
        <w:rPr>
          <w:lang w:val="pl-PL"/>
        </w:rPr>
      </w:pPr>
      <w:r w:rsidRPr="00ED52B3">
        <w:rPr>
          <w:lang w:val="pl-PL"/>
        </w:rPr>
        <w:t xml:space="preserve">Rysunek </w:t>
      </w:r>
      <w:r w:rsidR="00EA5D5A">
        <w:fldChar w:fldCharType="begin"/>
      </w:r>
      <w:r w:rsidR="00EA5D5A" w:rsidRPr="00ED52B3">
        <w:rPr>
          <w:lang w:val="pl-PL"/>
        </w:rPr>
        <w:instrText xml:space="preserve"> SEQ Rysunek \* ARABIC </w:instrText>
      </w:r>
      <w:r w:rsidR="00EA5D5A">
        <w:fldChar w:fldCharType="separate"/>
      </w:r>
      <w:r w:rsidR="001B7F80">
        <w:rPr>
          <w:noProof/>
          <w:lang w:val="pl-PL"/>
        </w:rPr>
        <w:t>10</w:t>
      </w:r>
      <w:r w:rsidR="00EA5D5A">
        <w:fldChar w:fldCharType="end"/>
      </w:r>
      <w:r w:rsidRPr="00ED52B3">
        <w:rPr>
          <w:lang w:val="pl-PL"/>
        </w:rPr>
        <w:t xml:space="preserve">. Diagram klas aplikacji </w:t>
      </w:r>
      <w:proofErr w:type="spellStart"/>
      <w:r w:rsidRPr="00ED52B3">
        <w:rPr>
          <w:lang w:val="pl-PL"/>
        </w:rPr>
        <w:t>benchmarkowej</w:t>
      </w:r>
      <w:proofErr w:type="spellEnd"/>
    </w:p>
    <w:p w:rsidR="00705BDF" w:rsidRPr="00705BDF" w:rsidRDefault="00705BDF" w:rsidP="002946EA">
      <w:pPr>
        <w:ind w:firstLine="576"/>
        <w:rPr>
          <w:lang w:val="pl-PL"/>
        </w:rPr>
      </w:pPr>
    </w:p>
    <w:p w:rsidR="002946EA" w:rsidRPr="00BC2573" w:rsidRDefault="002946EA" w:rsidP="002946EA">
      <w:pPr>
        <w:ind w:firstLine="576"/>
        <w:rPr>
          <w:lang w:val="pl-PL"/>
        </w:rPr>
      </w:pPr>
      <w:r w:rsidRPr="00BC2573">
        <w:rPr>
          <w:lang w:val="pl-PL"/>
        </w:rPr>
        <w:t xml:space="preserve">Stworzone </w:t>
      </w:r>
      <w:commentRangeStart w:id="63"/>
      <w:r w:rsidRPr="00BC2573">
        <w:rPr>
          <w:lang w:val="pl-PL"/>
        </w:rPr>
        <w:t xml:space="preserve">sceny </w:t>
      </w:r>
      <w:commentRangeEnd w:id="63"/>
      <w:r w:rsidR="00EA6CEF">
        <w:rPr>
          <w:rStyle w:val="Odwoaniedokomentarza"/>
          <w:rFonts w:cs="Mangal"/>
        </w:rPr>
        <w:commentReference w:id="63"/>
      </w:r>
      <w:r w:rsidRPr="00BC2573">
        <w:rPr>
          <w:lang w:val="pl-PL"/>
        </w:rPr>
        <w:t xml:space="preserve">mają w sobie obiekt kamery, obiekt odpowiedzialny za tworzenie odpowiedniego testu oraz przycisk przełączający na </w:t>
      </w:r>
      <w:del w:id="64" w:author="Łukasz Rauch" w:date="2014-08-13T13:31:00Z">
        <w:r w:rsidRPr="00BC2573" w:rsidDel="00EA6CEF">
          <w:rPr>
            <w:lang w:val="pl-PL"/>
          </w:rPr>
          <w:delText xml:space="preserve">dla </w:delText>
        </w:r>
      </w:del>
      <w:r w:rsidRPr="00BC2573">
        <w:rPr>
          <w:lang w:val="pl-PL"/>
        </w:rPr>
        <w:t xml:space="preserve">wyświetlenie kolejnego testu. Obiekt testujący składał się ze skryptu opisującego dany test oraz obiektu typu </w:t>
      </w:r>
      <w:proofErr w:type="spellStart"/>
      <w:r w:rsidRPr="00BC2573">
        <w:rPr>
          <w:lang w:val="pl-PL"/>
        </w:rPr>
        <w:t>TestEngine</w:t>
      </w:r>
      <w:proofErr w:type="spellEnd"/>
      <w:r w:rsidRPr="00BC2573">
        <w:rPr>
          <w:lang w:val="pl-PL"/>
        </w:rPr>
        <w:t>, w którym przechowywane były metody odpowiedzialne za tworzenie konkretnych obiektów</w:t>
      </w:r>
      <w:r w:rsidR="0008291D" w:rsidRPr="00BC2573">
        <w:rPr>
          <w:lang w:val="pl-PL"/>
        </w:rPr>
        <w:t xml:space="preserve"> już podczas trwania benchmarków. Skrypt testujący klasy </w:t>
      </w:r>
      <w:proofErr w:type="spellStart"/>
      <w:r w:rsidR="0008291D" w:rsidRPr="00BC2573">
        <w:rPr>
          <w:lang w:val="pl-PL"/>
        </w:rPr>
        <w:t>TestMain</w:t>
      </w:r>
      <w:proofErr w:type="spellEnd"/>
      <w:r w:rsidR="0008291D" w:rsidRPr="00BC2573">
        <w:rPr>
          <w:lang w:val="pl-PL"/>
        </w:rPr>
        <w:t xml:space="preserve"> posiadał między innymi referencję na obiekt </w:t>
      </w:r>
      <w:proofErr w:type="spellStart"/>
      <w:r w:rsidR="0008291D" w:rsidRPr="00BC2573">
        <w:rPr>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BC2573">
        <w:rPr>
          <w:lang w:val="pl-PL"/>
        </w:rPr>
        <w:t>HandleEvent</w:t>
      </w:r>
      <w:proofErr w:type="spellEnd"/>
      <w:r w:rsidR="0008291D" w:rsidRPr="00BC2573">
        <w:rPr>
          <w:lang w:val="pl-PL"/>
        </w:rPr>
        <w:t xml:space="preserve">() zajmująca się zapisywaniem wyników każdego z benchmarków oraz metoda </w:t>
      </w:r>
      <w:proofErr w:type="spellStart"/>
      <w:r w:rsidR="0008291D" w:rsidRPr="00BC2573">
        <w:rPr>
          <w:lang w:val="pl-PL"/>
        </w:rPr>
        <w:t>handleEnd</w:t>
      </w:r>
      <w:proofErr w:type="spellEnd"/>
      <w:r w:rsidR="0008291D" w:rsidRPr="00BC2573">
        <w:rPr>
          <w:lang w:val="pl-PL"/>
        </w:rPr>
        <w:t>() odpowiedzialna za wypisanie tychże po wyczerpaniu testów z kolejki.</w:t>
      </w:r>
    </w:p>
    <w:p w:rsidR="0008291D" w:rsidRPr="00BC2573" w:rsidRDefault="0008291D"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w:t>
      </w:r>
      <w:r w:rsidRPr="00BC2573">
        <w:rPr>
          <w:lang w:val="pl-PL"/>
        </w:rPr>
        <w:lastRenderedPageBreak/>
        <w:t>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BC2573">
        <w:rPr>
          <w:lang w:val="pl-PL"/>
        </w:rPr>
        <w:t>workload</w:t>
      </w:r>
      <w:proofErr w:type="spellEnd"/>
      <w:r w:rsidRPr="00BC2573">
        <w:rPr>
          <w:lang w:val="pl-PL"/>
        </w:rPr>
        <w:t>”</w:t>
      </w:r>
      <w:r w:rsidR="00D4348F" w:rsidRPr="00BC2573">
        <w:rPr>
          <w:lang w:val="pl-PL"/>
        </w:rPr>
        <w:t>.</w:t>
      </w:r>
    </w:p>
    <w:p w:rsidR="00D4348F" w:rsidRPr="00BC2573" w:rsidRDefault="00D4348F" w:rsidP="002946EA">
      <w:pPr>
        <w:ind w:firstLine="576"/>
        <w:rPr>
          <w:lang w:val="pl-PL"/>
        </w:rPr>
      </w:pPr>
    </w:p>
    <w:p w:rsidR="00190961" w:rsidRPr="00BC2573"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3" o:title=""/>
          </v:shape>
          <o:OLEObject Type="Embed" ProgID="Word.OpenDocumentText.12" ShapeID="_x0000_i1025" DrawAspect="Content" ObjectID="_1469508469" r:id="rId24"/>
        </w:object>
      </w:r>
      <w:r w:rsidRPr="00BC2573">
        <w:rPr>
          <w:lang w:val="pl-PL"/>
        </w:rPr>
        <w:tab/>
        <w:t xml:space="preserve">Podczas sprzątania klasa kontaktuje się też z klasą </w:t>
      </w:r>
      <w:proofErr w:type="spellStart"/>
      <w:r w:rsidRPr="00BC2573">
        <w:rPr>
          <w:lang w:val="pl-PL"/>
        </w:rPr>
        <w:t>TestMain</w:t>
      </w:r>
      <w:proofErr w:type="spellEnd"/>
      <w:r w:rsidRPr="00BC2573">
        <w:rPr>
          <w:lang w:val="pl-PL"/>
        </w:rPr>
        <w:t xml:space="preserve"> poprzez interfejs </w:t>
      </w:r>
      <w:proofErr w:type="spellStart"/>
      <w:r w:rsidRPr="00BC2573">
        <w:rPr>
          <w:lang w:val="pl-PL"/>
        </w:rPr>
        <w:t>IEvent</w:t>
      </w:r>
      <w:proofErr w:type="spellEnd"/>
      <w:r w:rsidRPr="00BC2573">
        <w:rPr>
          <w:lang w:val="pl-PL"/>
        </w:rPr>
        <w:t xml:space="preserve"> przesyłając obiekt typu </w:t>
      </w:r>
      <w:proofErr w:type="spellStart"/>
      <w:r w:rsidRPr="00BC2573">
        <w:rPr>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odpowiedzialna jest za tworzenie obiektów typu </w:t>
      </w:r>
      <w:proofErr w:type="spellStart"/>
      <w:r w:rsidRPr="00BC2573">
        <w:rPr>
          <w:lang w:val="pl-PL"/>
        </w:rPr>
        <w:t>TileClass</w:t>
      </w:r>
      <w:proofErr w:type="spellEnd"/>
      <w:r w:rsidRPr="00BC2573">
        <w:rPr>
          <w:lang w:val="pl-PL"/>
        </w:rPr>
        <w:t xml:space="preserve"> dla testów dwuwymiarowych oraz </w:t>
      </w:r>
      <w:proofErr w:type="spellStart"/>
      <w:r w:rsidRPr="00BC2573">
        <w:rPr>
          <w:lang w:val="pl-PL"/>
        </w:rPr>
        <w:t>BoxClass</w:t>
      </w:r>
      <w:proofErr w:type="spellEnd"/>
      <w:r w:rsidRPr="00BC2573">
        <w:rPr>
          <w:lang w:val="pl-PL"/>
        </w:rPr>
        <w:t xml:space="preserve"> dla testów trójwymiarowych. Obiekty klasy </w:t>
      </w:r>
      <w:proofErr w:type="spellStart"/>
      <w:r w:rsidRPr="00BC2573">
        <w:rPr>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BC2573">
        <w:rPr>
          <w:lang w:val="pl-PL"/>
        </w:rPr>
        <w:t>TestMain</w:t>
      </w:r>
      <w:proofErr w:type="spellEnd"/>
      <w:r w:rsidRPr="00BC2573">
        <w:rPr>
          <w:lang w:val="pl-PL"/>
        </w:rPr>
        <w:t xml:space="preserve"> wywołać metodę </w:t>
      </w:r>
      <w:proofErr w:type="spellStart"/>
      <w:r w:rsidRPr="00BC2573">
        <w:rPr>
          <w:lang w:val="pl-PL"/>
        </w:rPr>
        <w:t>addTest</w:t>
      </w:r>
      <w:proofErr w:type="spellEnd"/>
      <w:r w:rsidRPr="00BC2573">
        <w:rPr>
          <w:lang w:val="pl-PL"/>
        </w:rPr>
        <w:t xml:space="preserve">() z parametrami reprezentującymi nazwę testu, ilością tworzonych obiektów typu </w:t>
      </w:r>
      <w:proofErr w:type="spellStart"/>
      <w:r w:rsidRPr="00BC2573">
        <w:rPr>
          <w:lang w:val="pl-PL"/>
        </w:rPr>
        <w:t>TileClass</w:t>
      </w:r>
      <w:proofErr w:type="spellEnd"/>
      <w:r w:rsidRPr="00BC2573">
        <w:rPr>
          <w:lang w:val="pl-PL"/>
        </w:rPr>
        <w:t xml:space="preserve"> lub </w:t>
      </w:r>
      <w:proofErr w:type="spellStart"/>
      <w:r w:rsidRPr="00BC2573">
        <w:rPr>
          <w:lang w:val="pl-PL"/>
        </w:rPr>
        <w:t>BoxClass</w:t>
      </w:r>
      <w:proofErr w:type="spellEnd"/>
      <w:r w:rsidRPr="00BC2573">
        <w:rPr>
          <w:lang w:val="pl-PL"/>
        </w:rPr>
        <w:t xml:space="preserve"> oraz z parametrami decydującymi czy test ma dodatkowo obciążać urządzenie operacjami zmiennoprzecinkowymi i jeżeli tak – jaką ich ilością.</w:t>
      </w:r>
    </w:p>
    <w:p w:rsidR="00A37128" w:rsidRPr="00BC2573"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klasy „</w:t>
      </w:r>
      <w:proofErr w:type="spellStart"/>
      <w:r w:rsidR="008F3DA9" w:rsidRPr="00BC2573">
        <w:rPr>
          <w:lang w:val="pl-PL"/>
        </w:rPr>
        <w:t>TestEngine</w:t>
      </w:r>
      <w:proofErr w:type="spellEnd"/>
      <w:r w:rsidR="008F3DA9" w:rsidRPr="00BC2573">
        <w:rPr>
          <w:lang w:val="pl-PL"/>
        </w:rPr>
        <w:t>” więc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w:t>
      </w:r>
      <w:r w:rsidR="00F41F4A" w:rsidRPr="00BC2573">
        <w:rPr>
          <w:lang w:val="pl-PL"/>
        </w:rPr>
        <w:lastRenderedPageBreak/>
        <w:t>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BC2573">
        <w:rPr>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w:t>
      </w:r>
      <w:r w:rsidR="00A37128" w:rsidRPr="003A7DF4">
        <w:rPr>
          <w:lang w:val="pl-PL"/>
        </w:rPr>
        <w:t xml:space="preserve">temat 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w:t>
      </w:r>
      <w:r w:rsidR="003A7DF4">
        <w:rPr>
          <w:lang w:val="pl-PL"/>
        </w:rPr>
        <w:t>działania programu obrano 30</w:t>
      </w:r>
      <w:r w:rsidR="005F6933">
        <w:rPr>
          <w:lang w:val="pl-PL"/>
        </w:rPr>
        <w:t xml:space="preserve">FPS (ang. </w:t>
      </w:r>
      <w:proofErr w:type="spellStart"/>
      <w:r w:rsidR="005F6933">
        <w:rPr>
          <w:lang w:val="pl-PL"/>
        </w:rPr>
        <w:t>Frames</w:t>
      </w:r>
      <w:proofErr w:type="spellEnd"/>
      <w:r w:rsidR="005F6933">
        <w:rPr>
          <w:lang w:val="pl-PL"/>
        </w:rPr>
        <w:t xml:space="preserve"> Per Second)</w:t>
      </w:r>
      <w:r w:rsidR="003A7DF4">
        <w:rPr>
          <w:lang w:val="pl-PL"/>
        </w:rPr>
        <w:t xml:space="preserve">. </w:t>
      </w:r>
      <w:r w:rsidR="00A37128" w:rsidRPr="003A7DF4">
        <w:rPr>
          <w:lang w:val="pl-PL"/>
        </w:rPr>
        <w:t>Program inkrementacyjnie zwiększa ilość tworzonych oraz niszczonych obiektów na ekranie, która pozwoli utrzymać wymaganą prędkość działania a następnie pokaże ilość stworzonych</w:t>
      </w:r>
      <w:r w:rsidR="00A37128" w:rsidRPr="00BC2573">
        <w:rPr>
          <w:lang w:val="pl-PL"/>
        </w:rPr>
        <w:t xml:space="preserve"> obiektów. Każdy z obiektów tworzonych i niszczonych podczas tego testu posiada w sobie obiekty </w:t>
      </w:r>
      <w:proofErr w:type="spellStart"/>
      <w:r w:rsidR="00A37128" w:rsidRPr="00BC2573">
        <w:rPr>
          <w:lang w:val="pl-PL"/>
        </w:rPr>
        <w:t>RigidBody</w:t>
      </w:r>
      <w:proofErr w:type="spellEnd"/>
      <w:r w:rsidR="00A37128" w:rsidRPr="00BC2573">
        <w:rPr>
          <w:lang w:val="pl-PL"/>
        </w:rPr>
        <w:t xml:space="preserve"> i </w:t>
      </w:r>
      <w:proofErr w:type="spellStart"/>
      <w:r w:rsidR="00A37128" w:rsidRPr="00BC2573">
        <w:rPr>
          <w:lang w:val="pl-PL"/>
        </w:rPr>
        <w:t>Collider</w:t>
      </w:r>
      <w:proofErr w:type="spellEnd"/>
      <w:r w:rsidR="00A37128" w:rsidRPr="00BC2573">
        <w:rPr>
          <w:lang w:val="pl-PL"/>
        </w:rPr>
        <w:t>, choć kolizje są wyłączone.</w:t>
      </w:r>
    </w:p>
    <w:p w:rsidR="0007656B" w:rsidRPr="00BC2573" w:rsidDel="004560CA" w:rsidRDefault="00A37128" w:rsidP="008F3DA9">
      <w:pPr>
        <w:ind w:firstLine="576"/>
        <w:rPr>
          <w:del w:id="65" w:author="Łukasz Rauch" w:date="2014-08-13T13:44:00Z"/>
          <w:lang w:val="pl-PL"/>
        </w:rPr>
      </w:pPr>
      <w:del w:id="66" w:author="Łukasz Rauch" w:date="2014-08-13T13:44:00Z">
        <w:r w:rsidRPr="00BC2573" w:rsidDel="004560CA">
          <w:rPr>
            <w:lang w:val="pl-PL"/>
          </w:rPr>
          <w:delText xml:space="preserve"> </w:delText>
        </w:r>
      </w:del>
    </w:p>
    <w:p w:rsidR="008F3DA9" w:rsidRPr="00BC2573" w:rsidRDefault="00C45682" w:rsidP="008F3DA9">
      <w:pPr>
        <w:ind w:firstLine="576"/>
        <w:rPr>
          <w:lang w:val="pl-PL"/>
        </w:rPr>
      </w:pPr>
      <w:r w:rsidRPr="00BC2573">
        <w:rPr>
          <w:lang w:val="pl-PL"/>
        </w:rPr>
        <w:t>Wszystkie benchmarki oraz stworzone aplikacje testowane były na urządzeniach:</w:t>
      </w:r>
    </w:p>
    <w:p w:rsidR="00C45682" w:rsidRPr="00705BDF" w:rsidRDefault="00C45682" w:rsidP="00C45682">
      <w:pPr>
        <w:pStyle w:val="Akapitzlist"/>
        <w:numPr>
          <w:ilvl w:val="0"/>
          <w:numId w:val="33"/>
        </w:numPr>
      </w:pPr>
      <w:r w:rsidRPr="00705BDF">
        <w:t>Samsung Galaxy S4 GT-I9505 – Android 4.2.2</w:t>
      </w:r>
    </w:p>
    <w:p w:rsidR="00C45682" w:rsidRPr="00BC2573" w:rsidRDefault="00C45682" w:rsidP="00C45682">
      <w:pPr>
        <w:pStyle w:val="Akapitzlist"/>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Phone 8</w:t>
      </w:r>
    </w:p>
    <w:p w:rsidR="00C45682" w:rsidRPr="00705BDF" w:rsidRDefault="00C45682" w:rsidP="00C45682">
      <w:pPr>
        <w:pStyle w:val="Akapitzlist"/>
        <w:numPr>
          <w:ilvl w:val="0"/>
          <w:numId w:val="33"/>
        </w:numPr>
      </w:pPr>
      <w:r w:rsidRPr="00705BDF">
        <w:t>Samsung Galaxy Core Plus SM-G350 – Android 4.2.2</w:t>
      </w:r>
    </w:p>
    <w:p w:rsidR="00C45682" w:rsidRPr="00BC2573" w:rsidRDefault="00C45682" w:rsidP="00C45682">
      <w:pPr>
        <w:pStyle w:val="Akapitzlist"/>
        <w:numPr>
          <w:ilvl w:val="0"/>
          <w:numId w:val="33"/>
        </w:numPr>
        <w:rPr>
          <w:lang w:val="pl-PL"/>
        </w:rPr>
      </w:pPr>
      <w:proofErr w:type="spellStart"/>
      <w:r w:rsidRPr="00BC2573">
        <w:rPr>
          <w:lang w:val="pl-PL"/>
        </w:rPr>
        <w:t>iPhone</w:t>
      </w:r>
      <w:proofErr w:type="spell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Akapitzlist"/>
        <w:numPr>
          <w:ilvl w:val="0"/>
          <w:numId w:val="33"/>
        </w:numPr>
        <w:rPr>
          <w:lang w:val="pl-PL"/>
        </w:rPr>
      </w:pPr>
      <w:proofErr w:type="spellStart"/>
      <w:r w:rsidRPr="00BC2573">
        <w:rPr>
          <w:lang w:val="pl-PL"/>
        </w:rPr>
        <w:t>iPad</w:t>
      </w:r>
      <w:proofErr w:type="spell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Akapitzlist"/>
        <w:numPr>
          <w:ilvl w:val="0"/>
          <w:numId w:val="33"/>
        </w:numPr>
        <w:rPr>
          <w:lang w:val="pl-PL"/>
        </w:rPr>
      </w:pPr>
      <w:proofErr w:type="spellStart"/>
      <w:r w:rsidRPr="00BC2573">
        <w:rPr>
          <w:lang w:val="pl-PL"/>
        </w:rPr>
        <w:t>iPad</w:t>
      </w:r>
      <w:proofErr w:type="spell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8F3DA9" w:rsidRPr="00BC2573" w:rsidRDefault="008F3DA9" w:rsidP="00DA4101">
      <w:pPr>
        <w:keepNext/>
        <w:ind w:firstLine="576"/>
        <w:jc w:val="center"/>
        <w:rPr>
          <w:lang w:val="pl-PL"/>
        </w:rPr>
      </w:pPr>
      <w:r w:rsidRPr="00BC2573">
        <w:rPr>
          <w:noProof/>
          <w:lang w:val="pl-PL" w:eastAsia="pl-PL" w:bidi="ar-SA"/>
        </w:rPr>
        <w:lastRenderedPageBreak/>
        <w:drawing>
          <wp:inline distT="0" distB="0" distL="0" distR="0" wp14:anchorId="77D7F79E" wp14:editId="334369A7">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F3DA9" w:rsidRPr="00BC2573" w:rsidRDefault="008F3DA9" w:rsidP="00F41F4A">
      <w:pPr>
        <w:pStyle w:val="Legenda"/>
        <w:jc w:val="center"/>
        <w:rPr>
          <w:lang w:val="pl-PL"/>
        </w:rPr>
      </w:pPr>
      <w:commentRangeStart w:id="67"/>
      <w:r w:rsidRPr="00BC2573">
        <w:rPr>
          <w:lang w:val="pl-PL"/>
        </w:rPr>
        <w:t xml:space="preserve">Wykres </w:t>
      </w:r>
      <w:commentRangeEnd w:id="67"/>
      <w:r w:rsidR="004560CA">
        <w:rPr>
          <w:rStyle w:val="Odwoaniedokomentarza"/>
          <w:rFonts w:cs="Mangal"/>
          <w:i w:val="0"/>
          <w:iCs w:val="0"/>
        </w:rPr>
        <w:commentReference w:id="67"/>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1B7F80">
        <w:rPr>
          <w:noProof/>
          <w:lang w:val="pl-PL"/>
        </w:rPr>
        <w:t>2</w:t>
      </w:r>
      <w:r w:rsidR="00EA5D5A" w:rsidRPr="00BC2573">
        <w:rPr>
          <w:lang w:val="pl-PL"/>
        </w:rPr>
        <w:fldChar w:fldCharType="end"/>
      </w:r>
    </w:p>
    <w:p w:rsidR="008F3DA9" w:rsidRPr="00BC2573" w:rsidRDefault="008F3DA9" w:rsidP="008F3DA9">
      <w:pPr>
        <w:ind w:firstLine="576"/>
        <w:rPr>
          <w:lang w:val="pl-PL"/>
        </w:rPr>
      </w:pPr>
    </w:p>
    <w:p w:rsidR="0007656B" w:rsidRPr="00BC2573" w:rsidRDefault="00C816C1" w:rsidP="00DA4101">
      <w:pPr>
        <w:ind w:firstLine="576"/>
        <w:rPr>
          <w:lang w:val="pl-PL"/>
        </w:rPr>
      </w:pPr>
      <w:r>
        <w:rPr>
          <w:lang w:val="pl-PL"/>
        </w:rPr>
        <w:t>Jak widać na wykresie 2</w:t>
      </w:r>
      <w:r w:rsidR="00DA4101" w:rsidRPr="00BC2573">
        <w:rPr>
          <w:lang w:val="pl-PL"/>
        </w:rPr>
        <w:t xml:space="preserve">. żadne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w:t>
      </w:r>
      <w:proofErr w:type="spellStart"/>
      <w:r w:rsidR="00DA4101" w:rsidRPr="00BC2573">
        <w:rPr>
          <w:lang w:val="pl-PL"/>
        </w:rPr>
        <w:t>iPhone</w:t>
      </w:r>
      <w:proofErr w:type="spellEnd"/>
      <w:r w:rsidR="00DA4101" w:rsidRPr="00BC2573">
        <w:rPr>
          <w:lang w:val="pl-PL"/>
        </w:rPr>
        <w:t xml:space="preserve"> 5 i </w:t>
      </w:r>
      <w:proofErr w:type="spellStart"/>
      <w:r w:rsidR="00DA4101" w:rsidRPr="00BC2573">
        <w:rPr>
          <w:lang w:val="pl-PL"/>
        </w:rPr>
        <w:t>iPad</w:t>
      </w:r>
      <w:proofErr w:type="spellEnd"/>
      <w:r w:rsidR="00DA4101" w:rsidRPr="00BC2573">
        <w:rPr>
          <w:lang w:val="pl-PL"/>
        </w:rPr>
        <w:t xml:space="preserve"> 3 posiadały wystarczającą wydajność by zapewnić płynność testów. Co ciekawe, telefon Samsung </w:t>
      </w:r>
      <w:proofErr w:type="spellStart"/>
      <w:r w:rsidR="00DA4101" w:rsidRPr="00BC2573">
        <w:rPr>
          <w:lang w:val="pl-PL"/>
        </w:rPr>
        <w:t>Galaxy</w:t>
      </w:r>
      <w:proofErr w:type="spellEnd"/>
      <w:r w:rsidR="00DA4101" w:rsidRPr="00BC2573">
        <w:rPr>
          <w:lang w:val="pl-PL"/>
        </w:rPr>
        <w:t xml:space="preserve"> </w:t>
      </w:r>
      <w:proofErr w:type="spellStart"/>
      <w:r w:rsidR="00DA4101" w:rsidRPr="00BC2573">
        <w:rPr>
          <w:lang w:val="pl-PL"/>
        </w:rPr>
        <w:t>Core</w:t>
      </w:r>
      <w:proofErr w:type="spellEnd"/>
      <w:r w:rsidR="00DA4101" w:rsidRPr="00BC2573">
        <w:rPr>
          <w:lang w:val="pl-PL"/>
        </w:rPr>
        <w:t xml:space="preserve"> Plus utrzymywał w testach podobną wydajność do telefonu Samsung </w:t>
      </w:r>
      <w:proofErr w:type="spellStart"/>
      <w:r w:rsidR="00DA4101" w:rsidRPr="00BC2573">
        <w:rPr>
          <w:lang w:val="pl-PL"/>
        </w:rPr>
        <w:t>Galaxy</w:t>
      </w:r>
      <w:proofErr w:type="spellEnd"/>
      <w:r w:rsidR="00DA4101" w:rsidRPr="00BC2573">
        <w:rPr>
          <w:lang w:val="pl-PL"/>
        </w:rPr>
        <w:t xml:space="preserve"> S4, który jest od niego droższy ponad trzykrotnie. Widać też znaczny postęp w technologii wytwarzania urządzeń mobilnych gdzie telefony S4 i </w:t>
      </w:r>
      <w:proofErr w:type="spellStart"/>
      <w:r w:rsidR="00DA4101" w:rsidRPr="00BC2573">
        <w:rPr>
          <w:lang w:val="pl-PL"/>
        </w:rPr>
        <w:t>Core</w:t>
      </w:r>
      <w:proofErr w:type="spellEnd"/>
      <w:r w:rsidR="00DA4101" w:rsidRPr="00BC2573">
        <w:rPr>
          <w:lang w:val="pl-PL"/>
        </w:rPr>
        <w:t xml:space="preserve"> utrzymują lepszą ilość klatek na sekundę, niż tablet </w:t>
      </w:r>
      <w:proofErr w:type="spellStart"/>
      <w:r w:rsidR="00DA4101" w:rsidRPr="00BC2573">
        <w:rPr>
          <w:lang w:val="pl-PL"/>
        </w:rPr>
        <w:t>iPad</w:t>
      </w:r>
      <w:proofErr w:type="spellEnd"/>
      <w:r w:rsidR="00DA4101" w:rsidRPr="00BC2573">
        <w:rPr>
          <w:lang w:val="pl-PL"/>
        </w:rPr>
        <w:t xml:space="preserve"> 1.</w:t>
      </w:r>
    </w:p>
    <w:p w:rsidR="00DA4101" w:rsidRPr="00BC2573" w:rsidRDefault="00DA4101" w:rsidP="00DA4101">
      <w:pPr>
        <w:ind w:firstLine="576"/>
        <w:rPr>
          <w:lang w:val="pl-PL"/>
        </w:rPr>
      </w:pPr>
    </w:p>
    <w:p w:rsidR="004B751C" w:rsidRPr="00BC2573" w:rsidRDefault="004B751C" w:rsidP="00F41F4A">
      <w:pPr>
        <w:keepNext/>
        <w:ind w:firstLine="576"/>
        <w:jc w:val="center"/>
        <w:rPr>
          <w:lang w:val="pl-PL"/>
        </w:rPr>
      </w:pPr>
      <w:r w:rsidRPr="00BC2573">
        <w:rPr>
          <w:noProof/>
          <w:lang w:val="pl-PL" w:eastAsia="pl-PL" w:bidi="ar-SA"/>
        </w:rPr>
        <w:lastRenderedPageBreak/>
        <w:drawing>
          <wp:inline distT="0" distB="0" distL="0" distR="0" wp14:anchorId="3C38EBE2" wp14:editId="6EBE0A20">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A4101" w:rsidRPr="00BC2573" w:rsidRDefault="004B751C" w:rsidP="00F41F4A">
      <w:pPr>
        <w:pStyle w:val="Legenda"/>
        <w:jc w:val="center"/>
        <w:rPr>
          <w:lang w:val="pl-PL"/>
        </w:rPr>
      </w:pPr>
      <w:commentRangeStart w:id="68"/>
      <w:r w:rsidRPr="00BC2573">
        <w:rPr>
          <w:lang w:val="pl-PL"/>
        </w:rPr>
        <w:t xml:space="preserve">Wykres </w:t>
      </w:r>
      <w:commentRangeEnd w:id="68"/>
      <w:r w:rsidR="004560CA">
        <w:rPr>
          <w:rStyle w:val="Odwoaniedokomentarza"/>
          <w:rFonts w:cs="Mangal"/>
          <w:i w:val="0"/>
          <w:iCs w:val="0"/>
        </w:rPr>
        <w:commentReference w:id="68"/>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1B7F80">
        <w:rPr>
          <w:noProof/>
          <w:lang w:val="pl-PL"/>
        </w:rPr>
        <w:t>3</w:t>
      </w:r>
      <w:r w:rsidR="00EA5D5A" w:rsidRPr="00BC2573">
        <w:rPr>
          <w:lang w:val="pl-PL"/>
        </w:rPr>
        <w:fldChar w:fldCharType="end"/>
      </w:r>
    </w:p>
    <w:p w:rsidR="002946EA" w:rsidRPr="00BC2573" w:rsidRDefault="002946EA" w:rsidP="004C30BF">
      <w:pPr>
        <w:rPr>
          <w:lang w:val="pl-PL"/>
        </w:rPr>
      </w:pPr>
    </w:p>
    <w:p w:rsidR="00854397" w:rsidRPr="00BC2573" w:rsidRDefault="00C816C1" w:rsidP="00854397">
      <w:pPr>
        <w:ind w:firstLine="576"/>
        <w:rPr>
          <w:lang w:val="pl-PL"/>
        </w:rPr>
      </w:pPr>
      <w:r>
        <w:rPr>
          <w:lang w:val="pl-PL"/>
        </w:rPr>
        <w:t>Jak widać z wykresu 3</w:t>
      </w:r>
      <w:r w:rsidR="00854397" w:rsidRPr="00BC2573">
        <w:rPr>
          <w:lang w:val="pl-PL"/>
        </w:rPr>
        <w:t xml:space="preserve">. przy 50 obiektach ruch tychże nie wpływa znacząco na ilość rysowanych klatek na sekundę. Spadki ponownie pojawiają się przy 250 obiektach na ekranie i są podobne pomiędzy urządzeniami. Wyjątkiem jest tu </w:t>
      </w:r>
      <w:proofErr w:type="spellStart"/>
      <w:r w:rsidR="00854397" w:rsidRPr="00BC2573">
        <w:rPr>
          <w:lang w:val="pl-PL"/>
        </w:rPr>
        <w:t>iPhone</w:t>
      </w:r>
      <w:proofErr w:type="spellEnd"/>
      <w:r w:rsidR="00854397" w:rsidRPr="00BC2573">
        <w:rPr>
          <w:lang w:val="pl-PL"/>
        </w:rPr>
        <w:t xml:space="preserve"> 5, który spadek wydajności pokazuje dopiero przy 500 obiektach na ekranie. Warto odnotować fakt iż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F41F4A" w:rsidRPr="00BC2573" w:rsidRDefault="00F41F4A" w:rsidP="00F41F4A">
      <w:pPr>
        <w:keepNext/>
        <w:ind w:firstLine="576"/>
        <w:jc w:val="center"/>
        <w:rPr>
          <w:lang w:val="pl-PL"/>
        </w:rPr>
      </w:pPr>
      <w:r w:rsidRPr="00BC2573">
        <w:rPr>
          <w:noProof/>
          <w:lang w:val="pl-PL" w:eastAsia="pl-PL" w:bidi="ar-SA"/>
        </w:rPr>
        <w:drawing>
          <wp:inline distT="0" distB="0" distL="0" distR="0" wp14:anchorId="0B976357" wp14:editId="49CAC1DE">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41F4A" w:rsidRPr="00BC2573" w:rsidRDefault="00F41F4A" w:rsidP="00F41F4A">
      <w:pPr>
        <w:pStyle w:val="Legenda"/>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1B7F80">
        <w:rPr>
          <w:noProof/>
          <w:lang w:val="pl-PL"/>
        </w:rPr>
        <w:t>4</w:t>
      </w:r>
      <w:r w:rsidR="00EA5D5A" w:rsidRPr="00BC2573">
        <w:rPr>
          <w:lang w:val="pl-PL"/>
        </w:rPr>
        <w:fldChar w:fldCharType="end"/>
      </w:r>
    </w:p>
    <w:p w:rsidR="00854397" w:rsidRPr="00BC2573" w:rsidRDefault="00854397" w:rsidP="00854397">
      <w:pPr>
        <w:ind w:firstLine="576"/>
        <w:rPr>
          <w:lang w:val="pl-PL"/>
        </w:rPr>
      </w:pPr>
    </w:p>
    <w:p w:rsidR="00854397" w:rsidRPr="00BC2573" w:rsidRDefault="0094138F" w:rsidP="00F41F4A">
      <w:pPr>
        <w:ind w:firstLine="576"/>
        <w:rPr>
          <w:lang w:val="pl-PL"/>
        </w:rPr>
      </w:pPr>
      <w:r>
        <w:rPr>
          <w:lang w:val="pl-PL"/>
        </w:rPr>
        <w:t>Na wykresie 4</w:t>
      </w:r>
      <w:r w:rsidR="00854397" w:rsidRPr="00BC2573">
        <w:rPr>
          <w:lang w:val="pl-PL"/>
        </w:rPr>
        <w:t xml:space="preserve">. zaprezentowano wpływ sztucznych operacji </w:t>
      </w:r>
      <w:r w:rsidR="00F41F4A" w:rsidRPr="00BC2573">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r w:rsidR="00F41F4A" w:rsidRPr="00BC2573">
        <w:rPr>
          <w:lang w:val="pl-PL"/>
        </w:rPr>
        <w:t>iPad</w:t>
      </w:r>
      <w:proofErr w:type="spellEnd"/>
      <w:r w:rsidR="00F41F4A" w:rsidRPr="00BC2573">
        <w:rPr>
          <w:lang w:val="pl-PL"/>
        </w:rPr>
        <w:t xml:space="preserve"> 1.</w:t>
      </w:r>
    </w:p>
    <w:p w:rsidR="00720881" w:rsidRPr="00BC2573" w:rsidRDefault="00720881" w:rsidP="00F41F4A">
      <w:pPr>
        <w:ind w:firstLine="576"/>
        <w:rPr>
          <w:lang w:val="pl-PL"/>
        </w:rPr>
      </w:pPr>
    </w:p>
    <w:p w:rsidR="00720881" w:rsidRPr="00BC2573" w:rsidRDefault="00720881" w:rsidP="00720881">
      <w:pPr>
        <w:keepNext/>
        <w:ind w:firstLine="576"/>
        <w:jc w:val="center"/>
        <w:rPr>
          <w:lang w:val="pl-PL"/>
        </w:rPr>
      </w:pPr>
      <w:r w:rsidRPr="00BC2573">
        <w:rPr>
          <w:noProof/>
          <w:lang w:val="pl-PL" w:eastAsia="pl-PL" w:bidi="ar-SA"/>
        </w:rPr>
        <w:drawing>
          <wp:inline distT="0" distB="0" distL="0" distR="0" wp14:anchorId="027C4382" wp14:editId="74368E3E">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16301" w:rsidRPr="00BC2573" w:rsidRDefault="00720881" w:rsidP="00720881">
      <w:pPr>
        <w:pStyle w:val="Legenda"/>
        <w:jc w:val="center"/>
        <w:rPr>
          <w:lang w:val="pl-PL"/>
        </w:rPr>
      </w:pPr>
      <w:commentRangeStart w:id="69"/>
      <w:r w:rsidRPr="00BC2573">
        <w:rPr>
          <w:lang w:val="pl-PL"/>
        </w:rPr>
        <w:t xml:space="preserve">Wykres </w:t>
      </w:r>
      <w:commentRangeEnd w:id="69"/>
      <w:r w:rsidR="00CC5BF4">
        <w:rPr>
          <w:rStyle w:val="Odwoaniedokomentarza"/>
          <w:rFonts w:cs="Mangal"/>
          <w:i w:val="0"/>
          <w:iCs w:val="0"/>
        </w:rPr>
        <w:commentReference w:id="69"/>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1B7F80">
        <w:rPr>
          <w:noProof/>
          <w:lang w:val="pl-PL"/>
        </w:rPr>
        <w:t>5</w:t>
      </w:r>
      <w:r w:rsidR="00EA5D5A" w:rsidRPr="00BC2573">
        <w:rPr>
          <w:lang w:val="pl-PL"/>
        </w:rPr>
        <w:fldChar w:fldCharType="end"/>
      </w:r>
    </w:p>
    <w:p w:rsidR="00116301" w:rsidRPr="00BC2573" w:rsidRDefault="00116301" w:rsidP="00F41F4A">
      <w:pPr>
        <w:ind w:firstLine="576"/>
        <w:rPr>
          <w:lang w:val="pl-PL"/>
        </w:rPr>
      </w:pPr>
    </w:p>
    <w:p w:rsidR="00720881" w:rsidRPr="00BC2573" w:rsidRDefault="0094138F" w:rsidP="00720881">
      <w:pPr>
        <w:ind w:firstLine="576"/>
        <w:rPr>
          <w:lang w:val="pl-PL"/>
        </w:rPr>
      </w:pPr>
      <w:r>
        <w:rPr>
          <w:lang w:val="pl-PL"/>
        </w:rPr>
        <w:t>Na wykresie 5</w:t>
      </w:r>
      <w:r w:rsidR="00720881" w:rsidRPr="00BC2573">
        <w:rPr>
          <w:lang w:val="pl-PL"/>
        </w:rPr>
        <w:t xml:space="preserve">. zaprezentowano wyniki testu inkrementalnego. Można z niego wywnioskować maksymalne wartości obiektów na ekranie dla poszczególnych urządzeń. Jak widać najgorzej z testowanych urządzeń wraz z ilością obiektów skaluje się telefon Nokia </w:t>
      </w:r>
      <w:proofErr w:type="spellStart"/>
      <w:r w:rsidR="00720881" w:rsidRPr="00BC2573">
        <w:rPr>
          <w:lang w:val="pl-PL"/>
        </w:rPr>
        <w:t>Lumia</w:t>
      </w:r>
      <w:proofErr w:type="spellEnd"/>
      <w:r w:rsidR="00720881" w:rsidRPr="00BC2573">
        <w:rPr>
          <w:lang w:val="pl-PL"/>
        </w:rPr>
        <w:t xml:space="preserve"> 625 osiągając niesatysfakcjonujące wyniki już przy ok. 175 obiektach. Najlepiej poradził sobie </w:t>
      </w:r>
      <w:proofErr w:type="spellStart"/>
      <w:r w:rsidR="00720881" w:rsidRPr="00BC2573">
        <w:rPr>
          <w:lang w:val="pl-PL"/>
        </w:rPr>
        <w:t>iPhone</w:t>
      </w:r>
      <w:proofErr w:type="spellEnd"/>
      <w:r w:rsidR="00720881" w:rsidRPr="00BC2573">
        <w:rPr>
          <w:lang w:val="pl-PL"/>
        </w:rPr>
        <w:t xml:space="preserve"> 5, który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A37128" w:rsidRPr="00BC2573" w:rsidRDefault="00A37128" w:rsidP="00A37128">
      <w:pPr>
        <w:keepNext/>
        <w:ind w:firstLine="576"/>
        <w:jc w:val="center"/>
        <w:rPr>
          <w:lang w:val="pl-PL"/>
        </w:rPr>
      </w:pPr>
      <w:r w:rsidRPr="00BC2573">
        <w:rPr>
          <w:noProof/>
          <w:lang w:val="pl-PL" w:eastAsia="pl-PL" w:bidi="ar-SA"/>
        </w:rPr>
        <w:lastRenderedPageBreak/>
        <w:drawing>
          <wp:inline distT="0" distB="0" distL="0" distR="0" wp14:anchorId="6BFBCD52" wp14:editId="3600A9AB">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6D11E0" w:rsidRPr="00BC2573" w:rsidRDefault="00A37128" w:rsidP="00A37128">
      <w:pPr>
        <w:pStyle w:val="Legenda"/>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1B7F80">
        <w:rPr>
          <w:noProof/>
          <w:lang w:val="pl-PL"/>
        </w:rPr>
        <w:t>6</w:t>
      </w:r>
      <w:r w:rsidR="00EA5D5A" w:rsidRPr="00BC2573">
        <w:rPr>
          <w:lang w:val="pl-PL"/>
        </w:rPr>
        <w:fldChar w:fldCharType="end"/>
      </w:r>
    </w:p>
    <w:p w:rsidR="006D11E0" w:rsidRPr="00BC2573" w:rsidRDefault="006D11E0" w:rsidP="00720881">
      <w:pPr>
        <w:ind w:firstLine="576"/>
        <w:rPr>
          <w:lang w:val="pl-PL"/>
        </w:rPr>
      </w:pPr>
    </w:p>
    <w:p w:rsidR="006D11E0" w:rsidRPr="00BC2573" w:rsidRDefault="0094138F" w:rsidP="00720881">
      <w:pPr>
        <w:ind w:firstLine="576"/>
        <w:rPr>
          <w:lang w:val="pl-PL"/>
        </w:rPr>
      </w:pPr>
      <w:r>
        <w:rPr>
          <w:lang w:val="pl-PL"/>
        </w:rPr>
        <w:t>Na wykresie 6</w:t>
      </w:r>
      <w:r w:rsidR="00A37128" w:rsidRPr="00BC2573">
        <w:rPr>
          <w:lang w:val="pl-PL"/>
        </w:rPr>
        <w:t xml:space="preserve">. przedstawiono wyniki testu tworzenia/destrukcji obiektów. W kontekście wcześniej przeprowadzonych testów maksymalnych ilości obiektów na ekranie widać, iż wartości te są całkiem duże. Sporym zaskoczeniem jest tutaj wydajność telefonu </w:t>
      </w:r>
      <w:proofErr w:type="spellStart"/>
      <w:r w:rsidR="00A37128" w:rsidRPr="00BC2573">
        <w:rPr>
          <w:lang w:val="pl-PL"/>
        </w:rPr>
        <w:t>Lumia</w:t>
      </w:r>
      <w:proofErr w:type="spellEnd"/>
      <w:r w:rsidR="00A37128" w:rsidRPr="00BC2573">
        <w:rPr>
          <w:lang w:val="pl-PL"/>
        </w:rPr>
        <w:t xml:space="preserve">, który spisał się lepiej niż telefony S4 i </w:t>
      </w:r>
      <w:proofErr w:type="spellStart"/>
      <w:r w:rsidR="00A37128" w:rsidRPr="00BC2573">
        <w:rPr>
          <w:lang w:val="pl-PL"/>
        </w:rPr>
        <w:t>Core</w:t>
      </w:r>
      <w:proofErr w:type="spellEnd"/>
      <w:r w:rsidR="00A37128" w:rsidRPr="00BC2573">
        <w:rPr>
          <w:lang w:val="pl-PL"/>
        </w:rPr>
        <w:t>.</w:t>
      </w:r>
    </w:p>
    <w:p w:rsidR="00720881" w:rsidRPr="00BC2573" w:rsidRDefault="00720881" w:rsidP="00F41F4A">
      <w:pPr>
        <w:ind w:firstLine="576"/>
        <w:rPr>
          <w:color w:val="FF0000"/>
          <w:lang w:val="pl-PL"/>
        </w:rPr>
      </w:pPr>
    </w:p>
    <w:p w:rsidR="0037711F" w:rsidRPr="00BC2573" w:rsidRDefault="0037711F" w:rsidP="0037711F">
      <w:pPr>
        <w:keepNext/>
        <w:ind w:firstLine="576"/>
        <w:jc w:val="center"/>
        <w:rPr>
          <w:lang w:val="pl-PL"/>
        </w:rPr>
      </w:pPr>
      <w:r w:rsidRPr="00BC2573">
        <w:rPr>
          <w:noProof/>
          <w:lang w:val="pl-PL" w:eastAsia="pl-PL" w:bidi="ar-SA"/>
        </w:rPr>
        <w:drawing>
          <wp:inline distT="0" distB="0" distL="0" distR="0" wp14:anchorId="5279C7BB" wp14:editId="24F03D22">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20881" w:rsidRPr="00BC2573" w:rsidRDefault="0037711F" w:rsidP="0037711F">
      <w:pPr>
        <w:pStyle w:val="Legenda"/>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1B7F80">
        <w:rPr>
          <w:noProof/>
          <w:lang w:val="pl-PL"/>
        </w:rPr>
        <w:t>7</w:t>
      </w:r>
      <w:r w:rsidR="00EA5D5A" w:rsidRPr="00BC2573">
        <w:rPr>
          <w:lang w:val="pl-PL"/>
        </w:rPr>
        <w:fldChar w:fldCharType="end"/>
      </w:r>
    </w:p>
    <w:p w:rsidR="00373FE7" w:rsidRPr="00BC2573" w:rsidRDefault="00373FE7" w:rsidP="00373FE7">
      <w:pPr>
        <w:rPr>
          <w:lang w:val="pl-PL"/>
        </w:rPr>
      </w:pPr>
    </w:p>
    <w:p w:rsidR="00103E1F" w:rsidRPr="00BC2573" w:rsidRDefault="00373FE7" w:rsidP="00103E1F">
      <w:pPr>
        <w:ind w:firstLine="576"/>
        <w:rPr>
          <w:lang w:val="pl-PL"/>
        </w:rPr>
      </w:pPr>
      <w:r w:rsidRPr="00BC2573">
        <w:rPr>
          <w:lang w:val="pl-PL"/>
        </w:rPr>
        <w:t xml:space="preserve">Jak widać na wykresie </w:t>
      </w:r>
      <w:r w:rsidR="0094138F">
        <w:rPr>
          <w:lang w:val="pl-PL"/>
        </w:rPr>
        <w:t>7</w:t>
      </w:r>
      <w:r w:rsidRPr="00BC2573">
        <w:rPr>
          <w:lang w:val="pl-PL"/>
        </w:rPr>
        <w:t xml:space="preserve">. praktycznie wszystkie urządzenia uzyskiwały lepsze rezultaty po </w:t>
      </w:r>
      <w:r w:rsidRPr="00BC2573">
        <w:rPr>
          <w:lang w:val="pl-PL"/>
        </w:rPr>
        <w:lastRenderedPageBreak/>
        <w:t xml:space="preserve">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373FE7" w:rsidRPr="00BC2573" w:rsidRDefault="00373FE7" w:rsidP="00373FE7">
      <w:pPr>
        <w:keepNext/>
        <w:ind w:firstLine="576"/>
        <w:jc w:val="center"/>
        <w:rPr>
          <w:lang w:val="pl-PL"/>
        </w:rPr>
      </w:pPr>
      <w:r w:rsidRPr="00BC2573">
        <w:rPr>
          <w:noProof/>
          <w:lang w:val="pl-PL" w:eastAsia="pl-PL" w:bidi="ar-SA"/>
        </w:rPr>
        <w:drawing>
          <wp:inline distT="0" distB="0" distL="0" distR="0" wp14:anchorId="2F65FFEB" wp14:editId="7717A78B">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73FE7" w:rsidRPr="00BC2573" w:rsidRDefault="00373FE7" w:rsidP="00373FE7">
      <w:pPr>
        <w:pStyle w:val="Legenda"/>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1B7F80">
        <w:rPr>
          <w:noProof/>
          <w:lang w:val="pl-PL"/>
        </w:rPr>
        <w:t>8</w:t>
      </w:r>
      <w:r w:rsidR="00EA5D5A" w:rsidRPr="00BC2573">
        <w:rPr>
          <w:lang w:val="pl-PL"/>
        </w:rPr>
        <w:fldChar w:fldCharType="end"/>
      </w:r>
    </w:p>
    <w:p w:rsidR="0037711F" w:rsidRPr="00BC2573" w:rsidRDefault="0037711F" w:rsidP="00F41F4A">
      <w:pPr>
        <w:ind w:firstLine="576"/>
        <w:rPr>
          <w:lang w:val="pl-PL"/>
        </w:rPr>
      </w:pPr>
    </w:p>
    <w:p w:rsidR="0037711F" w:rsidRPr="00BC2573" w:rsidRDefault="0094138F" w:rsidP="00F41F4A">
      <w:pPr>
        <w:ind w:firstLine="576"/>
        <w:rPr>
          <w:lang w:val="pl-PL"/>
        </w:rPr>
      </w:pPr>
      <w:r>
        <w:rPr>
          <w:lang w:val="pl-PL"/>
        </w:rPr>
        <w:t>Na wykresie 8</w:t>
      </w:r>
      <w:r w:rsidR="004B0C65" w:rsidRPr="00BC2573">
        <w:rPr>
          <w:lang w:val="pl-PL"/>
        </w:rPr>
        <w:t xml:space="preserve">. przedstawiono różnice pomiędzy testami dwu a trójwymiarowymi z obiektami ruchomymi. Widać tutaj delikatny spadek wydajności dla telefonów typu S4, </w:t>
      </w:r>
      <w:proofErr w:type="spellStart"/>
      <w:r w:rsidR="004B0C65" w:rsidRPr="00BC2573">
        <w:rPr>
          <w:lang w:val="pl-PL"/>
        </w:rPr>
        <w:t>Lumia</w:t>
      </w:r>
      <w:proofErr w:type="spellEnd"/>
      <w:r w:rsidR="004B0C65" w:rsidRPr="00BC2573">
        <w:rPr>
          <w:lang w:val="pl-PL"/>
        </w:rPr>
        <w:t xml:space="preserve"> oraz </w:t>
      </w:r>
      <w:proofErr w:type="spellStart"/>
      <w:r w:rsidR="004B0C65" w:rsidRPr="00BC2573">
        <w:rPr>
          <w:lang w:val="pl-PL"/>
        </w:rPr>
        <w:t>Core</w:t>
      </w:r>
      <w:proofErr w:type="spellEnd"/>
      <w:r w:rsidR="004B0C65" w:rsidRPr="00BC2573">
        <w:rPr>
          <w:lang w:val="pl-PL"/>
        </w:rPr>
        <w:t xml:space="preserve">. Spadek może wynikać z konieczności przeliczania jednego dodatkowego wymiaru podczas ruchu obiektów (mimo, iż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F12229" w:rsidP="00F12229">
      <w:pPr>
        <w:pStyle w:val="Nagwek2"/>
        <w:rPr>
          <w:lang w:val="pl-PL"/>
        </w:rPr>
      </w:pPr>
      <w:bookmarkStart w:id="70" w:name="_Toc395766528"/>
      <w:del w:id="71" w:author="Łukasz Rauch" w:date="2014-08-13T14:05:00Z">
        <w:r w:rsidRPr="00BC2573" w:rsidDel="00B51CB4">
          <w:rPr>
            <w:lang w:val="pl-PL"/>
          </w:rPr>
          <w:lastRenderedPageBreak/>
          <w:delText xml:space="preserve">Unity: </w:delText>
        </w:r>
      </w:del>
      <w:r w:rsidR="00334945" w:rsidRPr="00BC2573">
        <w:rPr>
          <w:lang w:val="pl-PL"/>
        </w:rPr>
        <w:t>Gra</w:t>
      </w:r>
      <w:r w:rsidRPr="00BC2573">
        <w:rPr>
          <w:lang w:val="pl-PL"/>
        </w:rPr>
        <w:t xml:space="preserve"> 2D</w:t>
      </w:r>
      <w:bookmarkEnd w:id="70"/>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Mając powyższe wyniki testów przystąpiono do tworzenie pierwszej z gier. Jest to prosta gra zręcznościowa</w:t>
      </w:r>
      <w:r w:rsidR="007D414A">
        <w:rPr>
          <w:lang w:val="pl-PL"/>
        </w:rPr>
        <w:t>,</w:t>
      </w:r>
      <w:r w:rsidRPr="00BC2573">
        <w:rPr>
          <w:lang w:val="pl-PL"/>
        </w:rPr>
        <w:t xml:space="preserve"> stworzona w oparciu o przykładowe zasoby dostarczone z silnikiem Unity, takie jak tekstury, muzyka czy tła.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val="pl-PL" w:eastAsia="pl-PL" w:bidi="ar-SA"/>
        </w:rPr>
        <w:drawing>
          <wp:inline distT="0" distB="0" distL="0" distR="0" wp14:anchorId="61838325" wp14:editId="0D4B01D4">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Legenda"/>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1B7F80">
        <w:rPr>
          <w:noProof/>
          <w:lang w:val="pl-PL"/>
        </w:rPr>
        <w:t>11</w:t>
      </w:r>
      <w:r w:rsidR="00EA5D5A"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BC2573">
        <w:rPr>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rozpoczęcie każdej z faz. </w:t>
      </w:r>
    </w:p>
    <w:p w:rsidR="005937DC" w:rsidRPr="00BC2573" w:rsidRDefault="005937DC" w:rsidP="005937DC">
      <w:pPr>
        <w:ind w:firstLine="432"/>
        <w:rPr>
          <w:lang w:val="pl-PL"/>
        </w:rPr>
      </w:pPr>
      <w:r w:rsidRPr="00BC2573">
        <w:rPr>
          <w:lang w:val="pl-PL"/>
        </w:rPr>
        <w:lastRenderedPageBreak/>
        <w:t>Podstawowymi komponentami bohatera są obiekty klas RigidBody2</w:t>
      </w:r>
      <w:r w:rsidR="00922375" w:rsidRPr="00BC2573">
        <w:rPr>
          <w:lang w:val="pl-PL"/>
        </w:rPr>
        <w:t xml:space="preserve">D i </w:t>
      </w:r>
      <w:proofErr w:type="spellStart"/>
      <w:r w:rsidR="00922375" w:rsidRPr="00BC2573">
        <w:rPr>
          <w:lang w:val="pl-PL"/>
        </w:rPr>
        <w:t>Collider</w:t>
      </w:r>
      <w:proofErr w:type="spellEnd"/>
      <w:r w:rsidR="00922375" w:rsidRPr="00BC2573">
        <w:rPr>
          <w:lang w:val="pl-PL"/>
        </w:rPr>
        <w:t>, których rozkład widać na rysunku 1</w:t>
      </w:r>
      <w:r w:rsidR="00B367C0">
        <w:rPr>
          <w:lang w:val="pl-PL"/>
        </w:rPr>
        <w:t>2</w:t>
      </w:r>
      <w:r w:rsidR="00922375" w:rsidRPr="00BC2573">
        <w:rPr>
          <w:lang w:val="pl-PL"/>
        </w:rPr>
        <w:t>.</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BC2573">
        <w:rPr>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val="pl-PL" w:eastAsia="pl-PL" w:bidi="ar-SA"/>
        </w:rPr>
        <w:drawing>
          <wp:inline distT="0" distB="0" distL="0" distR="0" wp14:anchorId="1191DE43" wp14:editId="24086551">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Legenda"/>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1B7F80">
        <w:rPr>
          <w:noProof/>
          <w:lang w:val="pl-PL"/>
        </w:rPr>
        <w:t>12</w:t>
      </w:r>
      <w:r w:rsidR="00EA5D5A"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Default="004045ED" w:rsidP="0014558B">
      <w:pPr>
        <w:ind w:firstLine="576"/>
        <w:rPr>
          <w:lang w:val="pl-PL"/>
        </w:rPr>
      </w:pPr>
      <w:r w:rsidRPr="00BC2573">
        <w:rPr>
          <w:lang w:val="pl-PL"/>
        </w:rPr>
        <w:t xml:space="preserve">Postać gracza zawiera też obiekt klasy </w:t>
      </w:r>
      <w:proofErr w:type="spellStart"/>
      <w:r w:rsidRPr="00BC2573">
        <w:rPr>
          <w:lang w:val="pl-PL"/>
        </w:rPr>
        <w:t>AudioSource</w:t>
      </w:r>
      <w:proofErr w:type="spellEnd"/>
      <w:ins w:id="72" w:author="Łukasz Rauch" w:date="2014-08-13T14:06:00Z">
        <w:r w:rsidR="00B51CB4">
          <w:rPr>
            <w:lang w:val="pl-PL"/>
          </w:rPr>
          <w:t>,</w:t>
        </w:r>
      </w:ins>
      <w:r w:rsidRPr="00BC2573">
        <w:rPr>
          <w:lang w:val="pl-PL"/>
        </w:rPr>
        <w:t xml:space="preserve"> by mógł wydawać </w:t>
      </w:r>
      <w:r w:rsidR="003D651A" w:rsidRPr="00BC2573">
        <w:rPr>
          <w:lang w:val="pl-PL"/>
        </w:rPr>
        <w:t>dźwięki, gdy</w:t>
      </w:r>
      <w:r w:rsidRPr="00BC2573">
        <w:rPr>
          <w:lang w:val="pl-PL"/>
        </w:rPr>
        <w:t xml:space="preserve"> np. skacze, oraz </w:t>
      </w:r>
      <w:del w:id="73" w:author="Łukasz Rauch" w:date="2014-08-13T14:06:00Z">
        <w:r w:rsidRPr="00BC2573" w:rsidDel="00B51CB4">
          <w:rPr>
            <w:lang w:val="pl-PL"/>
          </w:rPr>
          <w:delText xml:space="preserve">w </w:delText>
        </w:r>
      </w:del>
      <w:r w:rsidRPr="00BC2573">
        <w:rPr>
          <w:lang w:val="pl-PL"/>
        </w:rPr>
        <w:t xml:space="preserve">obiekt </w:t>
      </w:r>
      <w:r w:rsidR="003D651A" w:rsidRPr="00BC2573">
        <w:rPr>
          <w:lang w:val="pl-PL"/>
        </w:rPr>
        <w:t>Animator,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Animator posiada mapę stanów animacji, w których może znajdować się postać. Domyślnym stanem jest stan </w:t>
      </w:r>
      <w:proofErr w:type="spellStart"/>
      <w:r w:rsidR="00922375" w:rsidRPr="00BC2573">
        <w:rPr>
          <w:lang w:val="pl-PL"/>
        </w:rPr>
        <w:t>Idle</w:t>
      </w:r>
      <w:proofErr w:type="spellEnd"/>
      <w:r w:rsidR="00922375" w:rsidRPr="00BC2573">
        <w:rPr>
          <w:lang w:val="pl-PL"/>
        </w:rPr>
        <w:t xml:space="preserve">, w którym postać delikatnie porusza się, co ma wizualizować oddychanie. Ze stanu </w:t>
      </w:r>
      <w:proofErr w:type="spellStart"/>
      <w:r w:rsidR="00922375" w:rsidRPr="00BC2573">
        <w:rPr>
          <w:lang w:val="pl-PL"/>
        </w:rPr>
        <w:t>Idle</w:t>
      </w:r>
      <w:proofErr w:type="spellEnd"/>
      <w:r w:rsidR="00922375" w:rsidRPr="00BC2573">
        <w:rPr>
          <w:lang w:val="pl-PL"/>
        </w:rPr>
        <w:t xml:space="preserve"> postać może przejść do stanu Run, pokazującego bieganie, lub </w:t>
      </w:r>
      <w:proofErr w:type="spellStart"/>
      <w:r w:rsidR="00922375" w:rsidRPr="00BC2573">
        <w:rPr>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8D05CE" w:rsidRDefault="008D05CE" w:rsidP="0014558B">
      <w:pPr>
        <w:ind w:firstLine="576"/>
        <w:rPr>
          <w:lang w:val="pl-PL"/>
        </w:rPr>
      </w:pPr>
      <w:r>
        <w:rPr>
          <w:lang w:val="pl-PL"/>
        </w:rPr>
        <w:t xml:space="preserve">Tworzeniem platform dla gracza zajmuje się skrypt </w:t>
      </w:r>
      <w:proofErr w:type="spellStart"/>
      <w:r>
        <w:rPr>
          <w:lang w:val="pl-PL"/>
        </w:rPr>
        <w:t>PlatformCreator</w:t>
      </w:r>
      <w:proofErr w:type="spellEnd"/>
      <w:r>
        <w:rPr>
          <w:lang w:val="pl-PL"/>
        </w:rPr>
        <w:t>, który sprawdza</w:t>
      </w:r>
      <w:ins w:id="74" w:author="Łukasz Rauch" w:date="2014-08-13T14:06:00Z">
        <w:r w:rsidR="00B51CB4">
          <w:rPr>
            <w:lang w:val="pl-PL"/>
          </w:rPr>
          <w:t>,</w:t>
        </w:r>
      </w:ins>
      <w:r>
        <w:rPr>
          <w:lang w:val="pl-PL"/>
        </w:rPr>
        <w:t xml:space="preserve"> na </w:t>
      </w:r>
      <w:r>
        <w:rPr>
          <w:lang w:val="pl-PL"/>
        </w:rPr>
        <w:lastRenderedPageBreak/>
        <w:t xml:space="preserve">jakiej wysokości znajduje się gracz oraz na jakiej wysokości znajduje się krawędź kamery, a następnie dbając o to by możliwe było doskoczenie do następnej z platform tworzy kolejną. Skrypt </w:t>
      </w:r>
      <w:proofErr w:type="spellStart"/>
      <w:r>
        <w:rPr>
          <w:lang w:val="pl-PL"/>
        </w:rPr>
        <w:t>PlatformCreator</w:t>
      </w:r>
      <w:proofErr w:type="spellEnd"/>
      <w:r>
        <w:rPr>
          <w:lang w:val="pl-PL"/>
        </w:rPr>
        <w:t xml:space="preserve"> aktywny jest tylko w pierwszej fazie gry, w pozostałych dwóch zostaje wyłączony. Każda z platform</w:t>
      </w:r>
      <w:r w:rsidR="00F205AE">
        <w:rPr>
          <w:lang w:val="pl-PL"/>
        </w:rPr>
        <w:t xml:space="preserve"> przelicza jak długo istnieje w świecie. Jeżeli przekroczy ustalony czas zniszczenia włączany jest jej element RigidBody2D, który powoduje rozpoczęcie opadania grawitacyjnego danej platformy. Następnie po przekroczeniu krawędzi kamery, gdy platforma jest niewidoczna dla gracza, zostaje zniszczona. Platformy posiadają także skrypt </w:t>
      </w:r>
      <w:proofErr w:type="spellStart"/>
      <w:r w:rsidR="00F205AE">
        <w:rPr>
          <w:lang w:val="pl-PL"/>
        </w:rPr>
        <w:t>CollisionIgnorerScript</w:t>
      </w:r>
      <w:proofErr w:type="spellEnd"/>
      <w:r w:rsidR="00F205AE">
        <w:rPr>
          <w:lang w:val="pl-PL"/>
        </w:rPr>
        <w:t xml:space="preserve">, który chwilowo wyłącza obiekty </w:t>
      </w:r>
      <w:proofErr w:type="spellStart"/>
      <w:r w:rsidR="00F205AE">
        <w:rPr>
          <w:lang w:val="pl-PL"/>
        </w:rPr>
        <w:t>Collider</w:t>
      </w:r>
      <w:proofErr w:type="spellEnd"/>
      <w:r w:rsidR="00F205AE">
        <w:rPr>
          <w:lang w:val="pl-PL"/>
        </w:rPr>
        <w:t xml:space="preserve"> danej platformy pozwalając graczowi wskoczyć z niższej platformy na wyższą. Po opuszczeniu przez gracza wyzwalacza odpowiedzialnego za znajdowanie się gracza pod platformą obiekty </w:t>
      </w:r>
      <w:proofErr w:type="spellStart"/>
      <w:r w:rsidR="00F205AE">
        <w:rPr>
          <w:lang w:val="pl-PL"/>
        </w:rPr>
        <w:t>Collider</w:t>
      </w:r>
      <w:proofErr w:type="spellEnd"/>
      <w:r w:rsidR="00F205AE">
        <w:rPr>
          <w:lang w:val="pl-PL"/>
        </w:rPr>
        <w:t xml:space="preserve"> zostaną powtórnie włączone i pozwolą graczowi stabilnie stać na </w:t>
      </w:r>
      <w:r w:rsidR="00622F8E">
        <w:rPr>
          <w:lang w:val="pl-PL"/>
        </w:rPr>
        <w:t>kolejnej platformie.</w:t>
      </w:r>
    </w:p>
    <w:p w:rsidR="00622F8E" w:rsidRDefault="00622F8E" w:rsidP="0014558B">
      <w:pPr>
        <w:ind w:firstLine="576"/>
        <w:rPr>
          <w:lang w:val="pl-PL"/>
        </w:rPr>
      </w:pPr>
      <w:r>
        <w:rPr>
          <w:lang w:val="pl-PL"/>
        </w:rPr>
        <w:t xml:space="preserve">Po zakończeniu fazy wspinania i przejściu w fazę spadania postać gracza otworzy spadochron i wpływ grawitacji zostanie zmniejszony by odzwierciedlić wpływ tegoż. Do akcji wkracza wtedy skrypt </w:t>
      </w:r>
      <w:proofErr w:type="spellStart"/>
      <w:r>
        <w:rPr>
          <w:lang w:val="pl-PL"/>
        </w:rPr>
        <w:t>FallingEnemyCreator</w:t>
      </w:r>
      <w:proofErr w:type="spellEnd"/>
      <w:r>
        <w:rPr>
          <w:lang w:val="pl-PL"/>
        </w:rPr>
        <w:t xml:space="preserve"> odpowiedzialny za stworzenie obiektów przeciwników, których gracz może „złapać” w drodze ku ziemi. Skrypt ten działa podobnie do skryptu tworzącego platformy, ale narzuca też warunki tworzenia w sposób niepozwalający na przekroczenie maksymalnej ilości obiektów na ekranie dla danego urządzenia. Po złapaniu kilku przeciwników pozostali złapani przeciwnicy zostają zliczani w wewnętrznej zmiennej klasy reprezentującej gracza a ich obiekt zostaje tymczasowo zniszczony w celu zaoszczędzenia cyklów procesora.</w:t>
      </w:r>
    </w:p>
    <w:p w:rsidR="00622F8E" w:rsidRPr="00BC2573" w:rsidRDefault="00622F8E" w:rsidP="0014558B">
      <w:pPr>
        <w:ind w:firstLine="576"/>
        <w:rPr>
          <w:lang w:val="pl-PL"/>
        </w:rPr>
      </w:pPr>
      <w:r>
        <w:rPr>
          <w:lang w:val="pl-PL"/>
        </w:rPr>
        <w:t>Po przejściu do kolejnej, ostatniej fazy</w:t>
      </w:r>
      <w:r w:rsidR="005676C3">
        <w:rPr>
          <w:lang w:val="pl-PL"/>
        </w:rPr>
        <w:t>, postać gracza zamyka spadochron i uderza o ziemię. Wszyscy zebraniu wtedy przeciwnicy rozlatują się wtedy w kształt stożka poprzez aktywację ich modułów RigidBody2D i nadaniem im siły skierowanej ku górze i w losową stronę. Zliczona zostaje punktacja zdobyta przez gracza i pokazany zostaje mu jego wynik.</w:t>
      </w:r>
    </w:p>
    <w:p w:rsidR="00922375" w:rsidRPr="00BC2573" w:rsidRDefault="00922375" w:rsidP="00922375">
      <w:pPr>
        <w:rPr>
          <w:lang w:val="pl-PL"/>
        </w:rPr>
      </w:pPr>
    </w:p>
    <w:p w:rsidR="00DD5840" w:rsidRDefault="00CF5B70">
      <w:pPr>
        <w:pStyle w:val="Nagwek2"/>
        <w:rPr>
          <w:lang w:val="pl-PL"/>
        </w:rPr>
      </w:pPr>
      <w:bookmarkStart w:id="75" w:name="_Toc395766529"/>
      <w:del w:id="76" w:author="Łukasz Rauch" w:date="2014-08-13T14:07:00Z">
        <w:r w:rsidDel="00B51CB4">
          <w:rPr>
            <w:lang w:val="pl-PL"/>
          </w:rPr>
          <w:delText xml:space="preserve">Unity: </w:delText>
        </w:r>
      </w:del>
      <w:proofErr w:type="spellStart"/>
      <w:r>
        <w:rPr>
          <w:lang w:val="pl-PL"/>
        </w:rPr>
        <w:t>Curveball</w:t>
      </w:r>
      <w:bookmarkEnd w:id="75"/>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 xml:space="preserve">Kolejną z zaimplementowanych aplikacji była trójwymiarowa gra zręcznościowa podobna do </w:t>
      </w:r>
      <w:commentRangeStart w:id="77"/>
      <w:r w:rsidRPr="00BC2573">
        <w:rPr>
          <w:lang w:val="pl-PL"/>
        </w:rPr>
        <w:t>Ponga</w:t>
      </w:r>
      <w:r w:rsidR="00F259ED" w:rsidRPr="00BC2573">
        <w:rPr>
          <w:lang w:val="pl-PL"/>
        </w:rPr>
        <w:t xml:space="preserve"> </w:t>
      </w:r>
      <w:commentRangeEnd w:id="77"/>
      <w:r w:rsidR="00B51CB4">
        <w:rPr>
          <w:rStyle w:val="Odwoaniedokomentarza"/>
          <w:rFonts w:cs="Mangal"/>
        </w:rPr>
        <w:commentReference w:id="77"/>
      </w:r>
      <w:r w:rsidR="00F259ED" w:rsidRPr="00BC2573">
        <w:rPr>
          <w:lang w:val="pl-PL"/>
        </w:rPr>
        <w:t xml:space="preserve">z możliwością gry wieloosobowej jak również przeciwko przeciwnikowi komputerowemu. Widok gracza ma znajdować się za paletką, po przeciwnej stronie w identycznym ustawieniu znajduje się przeciwnik. Piłeczka porusza się w trzech wymiarach </w:t>
      </w:r>
      <w:r w:rsidR="00F259ED" w:rsidRPr="00BC2573">
        <w:rPr>
          <w:lang w:val="pl-PL"/>
        </w:rPr>
        <w:lastRenderedPageBreak/>
        <w:t xml:space="preserve">pomiędzy oponentami ze zwiększającą się po każdym odbiciu prędkością. Przeciwnicy mogą nadawać piłce </w:t>
      </w:r>
      <w:proofErr w:type="spellStart"/>
      <w:r w:rsidR="00F259ED" w:rsidRPr="00BC2573">
        <w:rPr>
          <w:lang w:val="pl-PL"/>
        </w:rPr>
        <w:t>spin</w:t>
      </w:r>
      <w:proofErr w:type="spellEnd"/>
      <w:r w:rsidR="00F259ED" w:rsidRPr="00BC2573">
        <w:rPr>
          <w:lang w:val="pl-PL"/>
        </w:rPr>
        <w:t>,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BC2573">
        <w:rPr>
          <w:lang w:val="pl-PL"/>
        </w:rPr>
        <w:t>BoxCollider</w:t>
      </w:r>
      <w:proofErr w:type="spellEnd"/>
      <w:ins w:id="78" w:author="Łukasz Rauch" w:date="2014-08-13T14:08:00Z">
        <w:r w:rsidR="00B51CB4">
          <w:rPr>
            <w:lang w:val="pl-PL"/>
          </w:rPr>
          <w:t>,</w:t>
        </w:r>
      </w:ins>
      <w:r w:rsidRPr="00BC2573">
        <w:rPr>
          <w:lang w:val="pl-PL"/>
        </w:rPr>
        <w:t xml:space="preserve"> by mogły wchodzić w interakcje z piłką. Dwie najmniejsze ściany mają dodatkowo przyłączony skrypt „</w:t>
      </w:r>
      <w:proofErr w:type="spellStart"/>
      <w:r w:rsidRPr="00BC2573">
        <w:rPr>
          <w:lang w:val="pl-PL"/>
        </w:rPr>
        <w:t>scoreField</w:t>
      </w:r>
      <w:proofErr w:type="spellEnd"/>
      <w:r w:rsidRPr="00BC2573">
        <w:rPr>
          <w:lang w:val="pl-PL"/>
        </w:rPr>
        <w:t>” odpowiedzialny za naliczanie punktów dla odpowiedniego gracza oraz informowanie pozostałych elementów gry o bieżącym wyniku. W momencie inicjalizacji statycznej planszy tworzony jest też niewidzialny obiekt „</w:t>
      </w:r>
      <w:proofErr w:type="spellStart"/>
      <w:r w:rsidRPr="00BC2573">
        <w:rPr>
          <w:lang w:val="pl-PL"/>
        </w:rPr>
        <w:t>GameManager</w:t>
      </w:r>
      <w:proofErr w:type="spellEnd"/>
      <w:r w:rsidRPr="00BC2573">
        <w:rPr>
          <w:lang w:val="pl-PL"/>
        </w:rPr>
        <w:t>”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dalej zależy już od użytkownika. 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implementacji należy zacząć od klasy „</w:t>
      </w:r>
      <w:proofErr w:type="spellStart"/>
      <w:r w:rsidRPr="00BC2573">
        <w:rPr>
          <w:lang w:val="pl-PL"/>
        </w:rPr>
        <w:t>GameManager</w:t>
      </w:r>
      <w:proofErr w:type="spellEnd"/>
      <w:r w:rsidRPr="00BC2573">
        <w:rPr>
          <w:lang w:val="pl-PL"/>
        </w:rPr>
        <w:t xml:space="preserve">”, a konkretnie od jego funkcji </w:t>
      </w:r>
      <w:r w:rsidR="0042538A" w:rsidRPr="00BC2573">
        <w:rPr>
          <w:lang w:val="pl-PL"/>
        </w:rPr>
        <w:t>S</w:t>
      </w:r>
      <w:r w:rsidR="00DD4BAF" w:rsidRPr="00BC2573">
        <w:rPr>
          <w:lang w:val="pl-PL"/>
        </w:rPr>
        <w:t>tart(),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75pt;height:79.45pt" o:ole="">
            <v:imagedata r:id="rId34" o:title=""/>
          </v:shape>
          <o:OLEObject Type="Embed" ProgID="Word.OpenDocumentText.12" ShapeID="_x0000_i1026" DrawAspect="Content" ObjectID="_1469508470" r:id="rId35"/>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RDefault="0042538A" w:rsidP="00DD4BAF">
      <w:pPr>
        <w:rPr>
          <w:lang w:val="pl-PL"/>
        </w:rPr>
      </w:pPr>
      <w:r w:rsidRPr="00BC2573">
        <w:rPr>
          <w:lang w:val="pl-PL"/>
        </w:rPr>
        <w:tab/>
        <w:t>Po ustawieniu opcji „</w:t>
      </w:r>
      <w:proofErr w:type="spellStart"/>
      <w:r w:rsidRPr="00BC2573">
        <w:rPr>
          <w:lang w:val="pl-PL"/>
        </w:rPr>
        <w:t>runInBackground</w:t>
      </w:r>
      <w:proofErr w:type="spellEnd"/>
      <w:r w:rsidRPr="00BC2573">
        <w:rPr>
          <w:lang w:val="pl-PL"/>
        </w:rPr>
        <w:t>” sprawdzany jest warunek toczącej się gry – jeżeli nie trwa aktualnie gra pomiędzy dwojgiem graczy lub pomiędzy graczem i komputerem, włączany jest tryb gry demo pomiędzy dwoma przeciwnikami komputerowymi bez limitów punktowych.</w:t>
      </w:r>
    </w:p>
    <w:p w:rsidR="0042538A" w:rsidRPr="00BC2573" w:rsidDel="00B51CB4" w:rsidRDefault="0042538A" w:rsidP="00DD4BAF">
      <w:pPr>
        <w:rPr>
          <w:del w:id="79" w:author="Łukasz Rauch" w:date="2014-08-13T14:08:00Z"/>
          <w:lang w:val="pl-PL"/>
        </w:rPr>
      </w:pPr>
      <w:r w:rsidRPr="00BC2573">
        <w:rPr>
          <w:lang w:val="pl-PL"/>
        </w:rPr>
        <w:tab/>
      </w:r>
    </w:p>
    <w:p w:rsidR="0042538A" w:rsidRPr="00BC2573" w:rsidRDefault="0042538A" w:rsidP="00DD4BAF">
      <w:pPr>
        <w:rPr>
          <w:lang w:val="pl-PL"/>
        </w:rPr>
      </w:pPr>
      <w:del w:id="80" w:author="Łukasz Rauch" w:date="2014-08-13T14:08:00Z">
        <w:r w:rsidRPr="00BC2573" w:rsidDel="00B51CB4">
          <w:rPr>
            <w:lang w:val="pl-PL"/>
          </w:rPr>
          <w:tab/>
        </w:r>
      </w:del>
      <w:r w:rsidRPr="00BC2573">
        <w:rPr>
          <w:lang w:val="pl-PL"/>
        </w:rPr>
        <w:t>Następnie egzekucja kodu automatycznie przechodzi do funkcji Update(),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75pt;height:215.3pt" o:ole="">
            <v:imagedata r:id="rId36" o:title=""/>
          </v:shape>
          <o:OLEObject Type="Embed" ProgID="Word.OpenDocumentText.12" ShapeID="_x0000_i1027" DrawAspect="Content" ObjectID="_1469508471" r:id="rId37"/>
        </w:object>
      </w:r>
    </w:p>
    <w:p w:rsidR="001201AF" w:rsidRPr="00BC2573" w:rsidRDefault="001201AF" w:rsidP="00242A46">
      <w:pPr>
        <w:rPr>
          <w:lang w:val="pl-PL"/>
        </w:rPr>
      </w:pPr>
    </w:p>
    <w:p w:rsidR="00BE61A6" w:rsidRDefault="00242A46" w:rsidP="00242A46">
      <w:pPr>
        <w:rPr>
          <w:lang w:val="pl-PL"/>
        </w:rPr>
      </w:pPr>
      <w:r w:rsidRPr="00BC2573">
        <w:rPr>
          <w:lang w:val="pl-PL"/>
        </w:rPr>
        <w:t>Co klatkę sprawdzany jest warunek rozpoczętej gry i w zależności od jego ewaluacji następuje blokada kursora.</w:t>
      </w:r>
      <w:r w:rsidR="00922375" w:rsidRPr="00BC2573">
        <w:rPr>
          <w:lang w:val="pl-PL"/>
        </w:rPr>
        <w:t xml:space="preserve"> </w:t>
      </w:r>
      <w:r w:rsidRPr="00BC2573">
        <w:rPr>
          <w:lang w:val="pl-PL"/>
        </w:rPr>
        <w:t xml:space="preserve">Następnie przechwytywany jest </w:t>
      </w:r>
      <w:r w:rsidR="00922375" w:rsidRPr="00BC2573">
        <w:rPr>
          <w:lang w:val="pl-PL"/>
        </w:rPr>
        <w:t>przycisk</w:t>
      </w:r>
      <w:r w:rsidRPr="00BC2573">
        <w:rPr>
          <w:lang w:val="pl-PL"/>
        </w:rPr>
        <w:t xml:space="preserve"> wyjścia w celu </w:t>
      </w:r>
      <w:r w:rsidRPr="00BC2573">
        <w:rPr>
          <w:lang w:val="pl-PL"/>
        </w:rPr>
        <w:lastRenderedPageBreak/>
        <w:t>pauzowania/wznawiania gry. „</w:t>
      </w:r>
      <w:proofErr w:type="spellStart"/>
      <w:r w:rsidRPr="00BC2573">
        <w:rPr>
          <w:lang w:val="pl-PL"/>
        </w:rPr>
        <w:t>Keycode.Escape</w:t>
      </w:r>
      <w:proofErr w:type="spellEnd"/>
      <w:r w:rsidRPr="00BC2573">
        <w:rPr>
          <w:lang w:val="pl-PL"/>
        </w:rPr>
        <w:t>” nie znaczy stricte klawisza „</w:t>
      </w:r>
      <w:proofErr w:type="spellStart"/>
      <w:r w:rsidRPr="00BC2573">
        <w:rPr>
          <w:lang w:val="pl-PL"/>
        </w:rPr>
        <w:t>Esc</w:t>
      </w:r>
      <w:proofErr w:type="spellEnd"/>
      <w:r w:rsidRPr="00BC2573">
        <w:rPr>
          <w:lang w:val="pl-PL"/>
        </w:rPr>
        <w:t>” na klawiaturze komputera osobistego, w kontekście platform mobilnych znaczy np. przycisk „</w:t>
      </w:r>
      <w:proofErr w:type="spellStart"/>
      <w:r w:rsidRPr="00BC2573">
        <w:rPr>
          <w:lang w:val="pl-PL"/>
        </w:rPr>
        <w:t>Back</w:t>
      </w:r>
      <w:proofErr w:type="spellEnd"/>
      <w:r w:rsidRPr="00BC2573">
        <w:rPr>
          <w:lang w:val="pl-PL"/>
        </w:rPr>
        <w:t>”.</w:t>
      </w:r>
    </w:p>
    <w:p w:rsidR="00466E21" w:rsidRDefault="00466E21" w:rsidP="00242A46">
      <w:pPr>
        <w:rPr>
          <w:lang w:val="pl-PL"/>
        </w:rPr>
      </w:pPr>
    </w:p>
    <w:p w:rsidR="00466E21" w:rsidRDefault="00466E21" w:rsidP="00466E21">
      <w:pPr>
        <w:keepNext/>
        <w:jc w:val="center"/>
      </w:pPr>
      <w:r>
        <w:rPr>
          <w:noProof/>
          <w:lang w:val="pl-PL" w:eastAsia="pl-PL" w:bidi="ar-SA"/>
        </w:rPr>
        <w:drawing>
          <wp:inline distT="0" distB="0" distL="0" distR="0" wp14:anchorId="71239802" wp14:editId="7D8B7EC8">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Legenda"/>
        <w:jc w:val="center"/>
        <w:rPr>
          <w:lang w:val="pl-PL"/>
        </w:rPr>
      </w:pPr>
      <w:r w:rsidRPr="00705BDF">
        <w:rPr>
          <w:lang w:val="pl-PL"/>
        </w:rPr>
        <w:t xml:space="preserve">Rysunek </w:t>
      </w:r>
      <w:r w:rsidR="00EA5D5A">
        <w:fldChar w:fldCharType="begin"/>
      </w:r>
      <w:r w:rsidR="00652581" w:rsidRPr="00705BDF">
        <w:rPr>
          <w:lang w:val="pl-PL"/>
        </w:rPr>
        <w:instrText xml:space="preserve"> SEQ Rysunek \* ARABIC </w:instrText>
      </w:r>
      <w:r w:rsidR="00EA5D5A">
        <w:fldChar w:fldCharType="separate"/>
      </w:r>
      <w:r w:rsidR="001B7F80">
        <w:rPr>
          <w:noProof/>
          <w:lang w:val="pl-PL"/>
        </w:rPr>
        <w:t>13</w:t>
      </w:r>
      <w:r w:rsidR="00EA5D5A">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Po zakończeniu tej inicjalizacji przychodzi czas na narysowanie przycisków wyboru gry. Kod obsługujący te operacje znajduje się w klasie „Menu”</w:t>
      </w:r>
      <w:r w:rsidR="00466E21">
        <w:rPr>
          <w:lang w:val="pl-PL"/>
        </w:rPr>
        <w:t xml:space="preserve"> agregowanej przez klasę </w:t>
      </w:r>
      <w:proofErr w:type="spellStart"/>
      <w:r w:rsidR="00466E21">
        <w:rPr>
          <w:lang w:val="pl-PL"/>
        </w:rPr>
        <w:t>GameManager</w:t>
      </w:r>
      <w:proofErr w:type="spellEnd"/>
      <w:r w:rsidR="00466E21">
        <w:rPr>
          <w:lang w:val="pl-PL"/>
        </w:rPr>
        <w:t xml:space="preserve"> jak pokazano na diagramie widocznym na rysunku 12</w:t>
      </w:r>
      <w:r w:rsidR="00D63D2D" w:rsidRPr="00BC2573">
        <w:rPr>
          <w:lang w:val="pl-PL"/>
        </w:rPr>
        <w:t xml:space="preserve">. Engine Unity automatycznie wywołuje funkcję </w:t>
      </w:r>
      <w:proofErr w:type="spellStart"/>
      <w:r w:rsidR="00D63D2D" w:rsidRPr="00BC2573">
        <w:rPr>
          <w:lang w:val="pl-PL"/>
        </w:rPr>
        <w:t>OnGUI</w:t>
      </w:r>
      <w:proofErr w:type="spellEnd"/>
      <w:r w:rsidR="00D63D2D" w:rsidRPr="00BC2573">
        <w:rPr>
          <w:lang w:val="pl-PL"/>
        </w:rPr>
        <w:t>(), w której powinien być umieszczony kod zajmujący się tworzeniem interfejsu.</w:t>
      </w:r>
      <w:r w:rsidR="00861E87" w:rsidRPr="00BC2573">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„Menu” dziedziczą cztery klasy: </w:t>
      </w:r>
      <w:proofErr w:type="spellStart"/>
      <w:r w:rsidR="00395456" w:rsidRPr="00BC2573">
        <w:rPr>
          <w:lang w:val="pl-PL"/>
        </w:rPr>
        <w:t>SinglePlayerMenu</w:t>
      </w:r>
      <w:proofErr w:type="spellEnd"/>
      <w:r w:rsidR="00395456" w:rsidRPr="00BC2573">
        <w:rPr>
          <w:lang w:val="pl-PL"/>
        </w:rPr>
        <w:t xml:space="preserve">, </w:t>
      </w:r>
      <w:proofErr w:type="spellStart"/>
      <w:r w:rsidR="00395456" w:rsidRPr="00BC2573">
        <w:rPr>
          <w:lang w:val="pl-PL"/>
        </w:rPr>
        <w:t>ServerNameMenu</w:t>
      </w:r>
      <w:proofErr w:type="spellEnd"/>
      <w:r w:rsidR="00395456" w:rsidRPr="00BC2573">
        <w:rPr>
          <w:lang w:val="pl-PL"/>
        </w:rPr>
        <w:t xml:space="preserve">, </w:t>
      </w:r>
      <w:proofErr w:type="spellStart"/>
      <w:r w:rsidR="00395456" w:rsidRPr="00BC2573">
        <w:rPr>
          <w:lang w:val="pl-PL"/>
        </w:rPr>
        <w:t>JoinServerMenu</w:t>
      </w:r>
      <w:proofErr w:type="spellEnd"/>
      <w:r w:rsidR="00395456" w:rsidRPr="00BC2573">
        <w:rPr>
          <w:lang w:val="pl-PL"/>
        </w:rPr>
        <w:t xml:space="preserve"> oraz </w:t>
      </w:r>
      <w:proofErr w:type="spellStart"/>
      <w:r w:rsidR="00395456" w:rsidRPr="00BC2573">
        <w:rPr>
          <w:lang w:val="pl-PL"/>
        </w:rPr>
        <w:t>DisconnectMenu</w:t>
      </w:r>
      <w:proofErr w:type="spellEnd"/>
      <w:r w:rsidR="00395456" w:rsidRPr="00BC2573">
        <w:rPr>
          <w:lang w:val="pl-PL"/>
        </w:rPr>
        <w:t xml:space="preserve">. Klasy te nadpisują niektóre metody klasy bazowej w celu np. przesunięcia przycisków w bardziej odpowiednie miejsca, czy też w celu łatwiejszego wywołania niektórych z funkcjonalności </w:t>
      </w:r>
      <w:r w:rsidR="00395456" w:rsidRPr="00BC2573">
        <w:rPr>
          <w:lang w:val="pl-PL"/>
        </w:rPr>
        <w:lastRenderedPageBreak/>
        <w:t>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scena jest niszczona – kasowane są paletki, piłka i światła. Nowe obiekty zostają inicjalizowane z 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BC2573">
        <w:rPr>
          <w:lang w:val="pl-PL"/>
        </w:rPr>
        <w:t>SphereCollider</w:t>
      </w:r>
      <w:proofErr w:type="spellEnd"/>
      <w:r w:rsidRPr="00BC2573">
        <w:rPr>
          <w:lang w:val="pl-PL"/>
        </w:rPr>
        <w:t xml:space="preserve">, </w:t>
      </w:r>
      <w:proofErr w:type="spellStart"/>
      <w:r w:rsidRPr="00BC2573">
        <w:rPr>
          <w:lang w:val="pl-PL"/>
        </w:rPr>
        <w:t>RigidBody</w:t>
      </w:r>
      <w:proofErr w:type="spellEnd"/>
      <w:r w:rsidRPr="00BC2573">
        <w:rPr>
          <w:lang w:val="pl-PL"/>
        </w:rPr>
        <w:t xml:space="preserve"> oraz skryptem </w:t>
      </w:r>
      <w:r w:rsidR="0045115C" w:rsidRPr="00BC2573">
        <w:rPr>
          <w:lang w:val="pl-PL"/>
        </w:rPr>
        <w:t>„</w:t>
      </w:r>
      <w:r w:rsidRPr="00BC2573">
        <w:rPr>
          <w:lang w:val="pl-PL"/>
        </w:rPr>
        <w:t>Ball</w:t>
      </w:r>
      <w:r w:rsidR="0045115C" w:rsidRPr="00BC2573">
        <w:rPr>
          <w:lang w:val="pl-PL"/>
        </w:rPr>
        <w:t>”</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Następnie tworzone są paletki reprezentujące graczy – jedna dla gracza ludzkiego, jedna dla przeciwnika komputerowego. Obie wywodzą się z klasy bazowej „</w:t>
      </w:r>
      <w:commentRangeStart w:id="81"/>
      <w:proofErr w:type="spellStart"/>
      <w:r w:rsidRPr="00BC2573">
        <w:rPr>
          <w:lang w:val="pl-PL"/>
        </w:rPr>
        <w:t>Paddle</w:t>
      </w:r>
      <w:commentRangeEnd w:id="81"/>
      <w:proofErr w:type="spellEnd"/>
      <w:r w:rsidR="009C6DA7">
        <w:rPr>
          <w:rStyle w:val="Odwoaniedokomentarza"/>
          <w:rFonts w:cs="Mangal"/>
        </w:rPr>
        <w:commentReference w:id="81"/>
      </w:r>
      <w:r w:rsidRPr="00BC2573">
        <w:rPr>
          <w:lang w:val="pl-PL"/>
        </w:rPr>
        <w:t>”,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BC2573">
        <w:rPr>
          <w:lang w:val="pl-PL"/>
        </w:rPr>
        <w:t>PlayerPaddle</w:t>
      </w:r>
      <w:proofErr w:type="spellEnd"/>
      <w:r w:rsidRPr="00BC2573">
        <w:rPr>
          <w:lang w:val="pl-PL"/>
        </w:rPr>
        <w:t>” dodatkowo posiada mechanizmy przeliczające ruchy myszki (czy też w przypadku platform mobilnych – dotyk ekranu) na jej położenie w przestrzeni trójwymiarowej. Paletka typu „</w:t>
      </w:r>
      <w:proofErr w:type="spellStart"/>
      <w:r w:rsidRPr="00BC2573">
        <w:rPr>
          <w:lang w:val="pl-PL"/>
        </w:rPr>
        <w:t>AiPaddle</w:t>
      </w:r>
      <w:proofErr w:type="spellEnd"/>
      <w:r w:rsidRPr="00BC2573">
        <w:rPr>
          <w:lang w:val="pl-PL"/>
        </w:rPr>
        <w:t xml:space="preserve">” </w:t>
      </w:r>
      <w:proofErr w:type="spellStart"/>
      <w:r w:rsidR="00140A8F" w:rsidRPr="00BC2573">
        <w:rPr>
          <w:lang w:val="pl-PL"/>
        </w:rPr>
        <w:t>rózni</w:t>
      </w:r>
      <w:proofErr w:type="spellEnd"/>
      <w:r w:rsidR="00140A8F" w:rsidRPr="00BC2573">
        <w:rPr>
          <w:lang w:val="pl-PL"/>
        </w:rPr>
        <w:t xml:space="preserve"> się tylko sposobem kontroli – nadpisana zostaje metoda „</w:t>
      </w:r>
      <w:proofErr w:type="spellStart"/>
      <w:r w:rsidR="00140A8F" w:rsidRPr="00BC2573">
        <w:rPr>
          <w:lang w:val="pl-PL"/>
        </w:rPr>
        <w:t>handlePaddleMovement</w:t>
      </w:r>
      <w:proofErr w:type="spellEnd"/>
      <w:r w:rsidR="00140A8F" w:rsidRPr="00BC2573">
        <w:rPr>
          <w:lang w:val="pl-PL"/>
        </w:rPr>
        <w:t>()”. Sposób gry przeciwnika komputerowego jest bardzo prosty, mianowicie zmierza on zawsze w kierunku piłki starając przewidzieć się jej położenie. Różne poziomy trudności przeciwnika polegają jedynie na zmianie zmiennej „</w:t>
      </w:r>
      <w:proofErr w:type="spellStart"/>
      <w:r w:rsidR="00140A8F" w:rsidRPr="00BC2573">
        <w:rPr>
          <w:lang w:val="pl-PL"/>
        </w:rPr>
        <w:t>dampingFactor</w:t>
      </w:r>
      <w:proofErr w:type="spellEnd"/>
      <w:r w:rsidR="00140A8F" w:rsidRPr="00BC2573">
        <w:rPr>
          <w:lang w:val="pl-PL"/>
        </w:rPr>
        <w:t>” odpowiedzialnej za tłumienie normalnych, szybkich reakcji komputera. Wraz z czasem trwania gry „</w:t>
      </w:r>
      <w:proofErr w:type="spellStart"/>
      <w:r w:rsidR="00140A8F" w:rsidRPr="00BC2573">
        <w:rPr>
          <w:lang w:val="pl-PL"/>
        </w:rPr>
        <w:t>dampingFactor</w:t>
      </w:r>
      <w:proofErr w:type="spellEnd"/>
      <w:r w:rsidR="00140A8F" w:rsidRPr="00BC2573">
        <w:rPr>
          <w:lang w:val="pl-PL"/>
        </w:rPr>
        <w:t>”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xml:space="preserve">, po czym gra przejdzie w stan oczekiwania na dołączenie się innego gracza. W momencie podłączenia się drugiego gracza skonfiguruje on swoją scenę, a następnie używając RPC (Remote </w:t>
      </w:r>
      <w:proofErr w:type="spellStart"/>
      <w:r w:rsidR="005410A9" w:rsidRPr="00BC2573">
        <w:rPr>
          <w:lang w:val="pl-PL"/>
        </w:rPr>
        <w:t>Procedure</w:t>
      </w:r>
      <w:proofErr w:type="spellEnd"/>
      <w:r w:rsidR="005410A9" w:rsidRPr="00BC2573">
        <w:rPr>
          <w:lang w:val="pl-PL"/>
        </w:rPr>
        <w:t xml:space="preserve"> Call) poinformuje gospodarza o swojej obecności. Instancje gry będą się komunikowały w celu synchronizacji imion graczy a także zresetowania punktacji. W tym momencie stworzone zostaną brakujące elementy sceny, </w:t>
      </w:r>
      <w:r w:rsidR="005410A9" w:rsidRPr="00BC2573">
        <w:rPr>
          <w:lang w:val="pl-PL"/>
        </w:rPr>
        <w:lastRenderedPageBreak/>
        <w:t>czyli piłka i paletki. W trybie wieloosobowym będą to obiekty typu „</w:t>
      </w:r>
      <w:proofErr w:type="spellStart"/>
      <w:r w:rsidR="005410A9" w:rsidRPr="00BC2573">
        <w:rPr>
          <w:lang w:val="pl-PL"/>
        </w:rPr>
        <w:t>MultiplayerPaddle</w:t>
      </w:r>
      <w:proofErr w:type="spellEnd"/>
      <w:r w:rsidR="005410A9" w:rsidRPr="00BC2573">
        <w:rPr>
          <w:lang w:val="pl-PL"/>
        </w:rPr>
        <w:t>” oraz „</w:t>
      </w:r>
      <w:proofErr w:type="spellStart"/>
      <w:r w:rsidR="005410A9" w:rsidRPr="00BC2573">
        <w:rPr>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jednoosobowej jest agregacja obiektu typu „</w:t>
      </w:r>
      <w:proofErr w:type="spellStart"/>
      <w:r w:rsidR="00CA4E9C" w:rsidRPr="00BC2573">
        <w:rPr>
          <w:lang w:val="pl-PL"/>
        </w:rPr>
        <w:t>NetworkView</w:t>
      </w:r>
      <w:proofErr w:type="spellEnd"/>
      <w:r w:rsidR="00CA4E9C" w:rsidRPr="00BC2573">
        <w:rPr>
          <w:lang w:val="pl-PL"/>
        </w:rPr>
        <w:t>”, który pozwala na zrzucenie odpowiedzialności za synchronizację obiektów pomiędzy graczami na silnik Unity. Drugą z różnic jest uzależnienie kontroli od wyniku zmiennej „</w:t>
      </w:r>
      <w:proofErr w:type="spellStart"/>
      <w:r w:rsidR="00CA4E9C" w:rsidRPr="00BC2573">
        <w:rPr>
          <w:lang w:val="pl-PL"/>
        </w:rPr>
        <w:t>isMine</w:t>
      </w:r>
      <w:proofErr w:type="spellEnd"/>
      <w:r w:rsidR="00CA4E9C" w:rsidRPr="00BC2573">
        <w:rPr>
          <w:lang w:val="pl-PL"/>
        </w:rPr>
        <w:t>” obiektu „</w:t>
      </w:r>
      <w:proofErr w:type="spellStart"/>
      <w:r w:rsidR="00CA4E9C" w:rsidRPr="00BC2573">
        <w:rPr>
          <w:lang w:val="pl-PL"/>
        </w:rPr>
        <w:t>NetworkView</w:t>
      </w:r>
      <w:proofErr w:type="spellEnd"/>
      <w:r w:rsidR="00CA4E9C" w:rsidRPr="00BC2573">
        <w:rPr>
          <w:lang w:val="pl-PL"/>
        </w:rPr>
        <w:t>”. Zmienna ta decyduje czy konkretny egzemplarz „</w:t>
      </w:r>
      <w:proofErr w:type="spellStart"/>
      <w:r w:rsidR="00CA4E9C" w:rsidRPr="00BC2573">
        <w:rPr>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wymieniony wcześniej obiekt „</w:t>
      </w:r>
      <w:proofErr w:type="spellStart"/>
      <w:r w:rsidR="00191011" w:rsidRPr="00BC2573">
        <w:rPr>
          <w:lang w:val="pl-PL"/>
        </w:rPr>
        <w:t>NetworkView</w:t>
      </w:r>
      <w:proofErr w:type="spellEnd"/>
      <w:r w:rsidR="00191011" w:rsidRPr="00BC2573">
        <w:rPr>
          <w:lang w:val="pl-PL"/>
        </w:rPr>
        <w:t>”.</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val="pl-PL" w:eastAsia="pl-PL" w:bidi="ar-SA"/>
        </w:rPr>
        <w:drawing>
          <wp:inline distT="0" distB="0" distL="0" distR="0" wp14:anchorId="6B8BBACF" wp14:editId="6A8A96A6">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Default="00922375" w:rsidP="00922375">
      <w:pPr>
        <w:pStyle w:val="Legenda"/>
        <w:jc w:val="center"/>
        <w:rPr>
          <w:ins w:id="82" w:author="Łukasz Rauch" w:date="2014-08-13T14:22:00Z"/>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1B7F80">
        <w:rPr>
          <w:noProof/>
          <w:lang w:val="pl-PL"/>
        </w:rPr>
        <w:t>14</w:t>
      </w:r>
      <w:r w:rsidR="00EA5D5A" w:rsidRPr="00BC2573">
        <w:rPr>
          <w:lang w:val="pl-PL"/>
        </w:rPr>
        <w:fldChar w:fldCharType="end"/>
      </w:r>
      <w:r w:rsidRPr="00BC2573">
        <w:rPr>
          <w:lang w:val="pl-PL"/>
        </w:rPr>
        <w:t>. Zrzut ekranu z gry trójwymiarowej</w:t>
      </w:r>
    </w:p>
    <w:p w:rsidR="009C6DA7" w:rsidRDefault="009C6DA7" w:rsidP="00922375">
      <w:pPr>
        <w:pStyle w:val="Legenda"/>
        <w:jc w:val="center"/>
        <w:rPr>
          <w:ins w:id="83" w:author="Łukasz Rauch" w:date="2014-08-13T14:22:00Z"/>
          <w:lang w:val="pl-PL"/>
        </w:rPr>
      </w:pPr>
    </w:p>
    <w:p w:rsidR="009C6DA7" w:rsidRDefault="009C6DA7" w:rsidP="00922375">
      <w:pPr>
        <w:pStyle w:val="Legenda"/>
        <w:jc w:val="center"/>
        <w:rPr>
          <w:ins w:id="84" w:author="Łukasz Rauch" w:date="2014-08-13T14:22:00Z"/>
          <w:lang w:val="pl-PL"/>
        </w:rPr>
      </w:pPr>
    </w:p>
    <w:p w:rsidR="009C6DA7" w:rsidRPr="00BC2573" w:rsidRDefault="009C6DA7" w:rsidP="00922375">
      <w:pPr>
        <w:pStyle w:val="Legenda"/>
        <w:jc w:val="center"/>
        <w:rPr>
          <w:lang w:val="pl-PL"/>
        </w:rPr>
      </w:pPr>
      <w:commentRangeStart w:id="85"/>
      <w:ins w:id="86" w:author="Łukasz Rauch" w:date="2014-08-13T14:22:00Z">
        <w:r>
          <w:rPr>
            <w:lang w:val="pl-PL"/>
          </w:rPr>
          <w:t>uwaga</w:t>
        </w:r>
        <w:commentRangeEnd w:id="85"/>
        <w:r>
          <w:rPr>
            <w:rStyle w:val="Odwoaniedokomentarza"/>
            <w:rFonts w:cs="Mangal"/>
            <w:i w:val="0"/>
            <w:iCs w:val="0"/>
          </w:rPr>
          <w:commentReference w:id="85"/>
        </w:r>
      </w:ins>
    </w:p>
    <w:p w:rsidR="00AE7162" w:rsidRDefault="004A27A4" w:rsidP="000944B0">
      <w:pPr>
        <w:pStyle w:val="Nagwek1"/>
        <w:widowControl/>
        <w:suppressAutoHyphens w:val="0"/>
        <w:autoSpaceDN/>
        <w:spacing w:after="200" w:line="276" w:lineRule="auto"/>
        <w:textAlignment w:val="auto"/>
        <w:rPr>
          <w:lang w:val="pl-PL"/>
        </w:rPr>
      </w:pPr>
      <w:bookmarkStart w:id="87" w:name="_Toc395766530"/>
      <w:r w:rsidRPr="00BC2573">
        <w:rPr>
          <w:lang w:val="pl-PL"/>
        </w:rPr>
        <w:lastRenderedPageBreak/>
        <w:t>Podsumowanie i wnioski</w:t>
      </w:r>
      <w:bookmarkEnd w:id="87"/>
    </w:p>
    <w:p w:rsidR="000F7A16" w:rsidRDefault="000F7A16" w:rsidP="000F7A16">
      <w:pPr>
        <w:rPr>
          <w:lang w:val="pl-PL"/>
        </w:rPr>
      </w:pPr>
    </w:p>
    <w:p w:rsidR="00813534" w:rsidRDefault="000F7A16" w:rsidP="000F7A16">
      <w:pPr>
        <w:ind w:firstLine="431"/>
        <w:rPr>
          <w:lang w:val="pl-PL"/>
        </w:rPr>
      </w:pPr>
      <w:r>
        <w:rPr>
          <w:lang w:val="pl-PL"/>
        </w:rPr>
        <w:t>W niniejszej pracy pokazano</w:t>
      </w:r>
      <w:r w:rsidR="009126C3">
        <w:rPr>
          <w:lang w:val="pl-PL"/>
        </w:rPr>
        <w:t>,</w:t>
      </w:r>
      <w:r>
        <w:rPr>
          <w:lang w:val="pl-PL"/>
        </w:rPr>
        <w:t xml:space="preserve"> </w:t>
      </w:r>
      <w:r w:rsidR="009126C3">
        <w:rPr>
          <w:lang w:val="pl-PL"/>
        </w:rPr>
        <w:t xml:space="preserve">iż stworzenie interaktywnej, wieloplatformowej aplikacji do wizualizacji obiektów dwu i trójwymiarowych jest osiągalne. Ukazano </w:t>
      </w:r>
      <w:r>
        <w:rPr>
          <w:rFonts w:hint="eastAsia"/>
          <w:lang w:val="pl-PL"/>
        </w:rPr>
        <w:t>spos</w:t>
      </w:r>
      <w:r>
        <w:rPr>
          <w:lang w:val="pl-PL"/>
        </w:rPr>
        <w:t xml:space="preserve">ób </w:t>
      </w:r>
      <w:r w:rsidR="009B36F3">
        <w:rPr>
          <w:lang w:val="pl-PL"/>
        </w:rPr>
        <w:t xml:space="preserve">konfiguracji środowisk oraz </w:t>
      </w:r>
      <w:r>
        <w:rPr>
          <w:lang w:val="pl-PL"/>
        </w:rPr>
        <w:t xml:space="preserve">stworzenia aplikacji na najpopularniejsze platformy mobilne przy użyciu silnika Unity. Stworzone aplikacje posiadają wspólny kod oraz zasoby i mogą być uruchomione na systemach operacyjnych z rodziny </w:t>
      </w:r>
      <w:proofErr w:type="spellStart"/>
      <w:r>
        <w:rPr>
          <w:lang w:val="pl-PL"/>
        </w:rPr>
        <w:t>iOS</w:t>
      </w:r>
      <w:proofErr w:type="spellEnd"/>
      <w:r>
        <w:rPr>
          <w:lang w:val="pl-PL"/>
        </w:rPr>
        <w:t>, Android</w:t>
      </w:r>
      <w:r w:rsidR="009126C3">
        <w:rPr>
          <w:lang w:val="pl-PL"/>
        </w:rPr>
        <w:t xml:space="preserve"> czy Windows Phone 8 bez modyfikacji. Takie podejście pozwala na znaczne oszczędności czasu programistów, co przekłada się na namacalne oszczędności w zasobach finansowych. Silnik Unity okazał się bardzo dobrym narzędziem zarówno pod względem przenośności kodu, jak i samego projektowania aplikacji, pomimo wielu wad wbudowanego edytora </w:t>
      </w:r>
      <w:proofErr w:type="spellStart"/>
      <w:r w:rsidR="009126C3">
        <w:rPr>
          <w:lang w:val="pl-PL"/>
        </w:rPr>
        <w:t>MonoDevelop</w:t>
      </w:r>
      <w:proofErr w:type="spellEnd"/>
      <w:r w:rsidR="009126C3">
        <w:rPr>
          <w:lang w:val="pl-PL"/>
        </w:rPr>
        <w:t xml:space="preserve">. </w:t>
      </w:r>
      <w:r w:rsidR="00813534">
        <w:rPr>
          <w:lang w:val="pl-PL"/>
        </w:rPr>
        <w:t xml:space="preserve">Projektowanie aplikacji w Unity wymaga trochę innego podejścia niż projektowanie tradycyjnych programów. W celu łatwiejszego testowania aplikacje powinny być modularne, co najlepiej osiąga się poprzez wykorzystanie wbudowanego w silnik systemu scen i obiektów </w:t>
      </w:r>
      <w:proofErr w:type="spellStart"/>
      <w:r w:rsidR="00813534">
        <w:rPr>
          <w:lang w:val="pl-PL"/>
        </w:rPr>
        <w:t>prefab</w:t>
      </w:r>
      <w:proofErr w:type="spellEnd"/>
      <w:r w:rsidR="00813534">
        <w:rPr>
          <w:lang w:val="pl-PL"/>
        </w:rPr>
        <w:t xml:space="preserve">, pozwalających na tworzenie gotowych i skonfigurowanych instancji klas wraz z podpiętymi </w:t>
      </w:r>
      <w:proofErr w:type="spellStart"/>
      <w:r w:rsidR="00813534">
        <w:rPr>
          <w:lang w:val="pl-PL"/>
        </w:rPr>
        <w:t>zachowaniami</w:t>
      </w:r>
      <w:proofErr w:type="spellEnd"/>
      <w:r w:rsidR="00813534">
        <w:rPr>
          <w:lang w:val="pl-PL"/>
        </w:rPr>
        <w:t xml:space="preserve"> i atrybutami.</w:t>
      </w:r>
    </w:p>
    <w:p w:rsidR="000F7A16" w:rsidRDefault="009126C3" w:rsidP="000F7A16">
      <w:pPr>
        <w:ind w:firstLine="431"/>
        <w:rPr>
          <w:lang w:val="pl-PL"/>
        </w:rPr>
      </w:pPr>
      <w:r>
        <w:rPr>
          <w:lang w:val="pl-PL"/>
        </w:rPr>
        <w:t xml:space="preserve">Najbardziej uciążliwymi częściami samego procesu była konfiguracja środowiska, szczególnie dla kompilacji na system </w:t>
      </w:r>
      <w:proofErr w:type="spellStart"/>
      <w:r>
        <w:rPr>
          <w:lang w:val="pl-PL"/>
        </w:rPr>
        <w:t>iOS</w:t>
      </w:r>
      <w:proofErr w:type="spellEnd"/>
      <w:r w:rsidR="0038722B">
        <w:rPr>
          <w:lang w:val="pl-PL"/>
        </w:rPr>
        <w:t xml:space="preserve">, który sprawiał najwięcej problemów z powodu konieczności </w:t>
      </w:r>
      <w:r w:rsidR="00771D2D">
        <w:rPr>
          <w:lang w:val="pl-PL"/>
        </w:rPr>
        <w:t xml:space="preserve">spełnienia warunków licencyjnych. Pomimo, </w:t>
      </w:r>
      <w:r w:rsidR="002C286D">
        <w:rPr>
          <w:lang w:val="pl-PL"/>
        </w:rPr>
        <w:t>iż zaproponowane w pracy rozwiązania pozwalają na kompilację na wszystkie testowane platformy najmniejszym możliwym kosztem w zgodzie z licencjami wszystkich firm, proces ten jest bardzo uciążliwy i czasochłonny, i raczej nie sprawdziłby się w codziennej pracy.</w:t>
      </w:r>
      <w:r w:rsidR="0038722B">
        <w:rPr>
          <w:lang w:val="pl-PL"/>
        </w:rPr>
        <w:t xml:space="preserve"> </w:t>
      </w:r>
      <w:r w:rsidR="002C286D">
        <w:rPr>
          <w:lang w:val="pl-PL"/>
        </w:rPr>
        <w:t xml:space="preserve">W celu uniknięcia podobnych nieprzyjemności w przyszłości należałoby proces produkcji aplikacji przenieść na urządzenie z systemem Mac OS, w celu posiadania możliwości kompilacji na </w:t>
      </w:r>
      <w:proofErr w:type="spellStart"/>
      <w:r w:rsidR="002C286D">
        <w:rPr>
          <w:lang w:val="pl-PL"/>
        </w:rPr>
        <w:t>iOS</w:t>
      </w:r>
      <w:proofErr w:type="spellEnd"/>
      <w:r w:rsidR="002C286D">
        <w:rPr>
          <w:lang w:val="pl-PL"/>
        </w:rPr>
        <w:t xml:space="preserve">, a następnie zainstalować system Windows 8 w maszynie wirtualnej korzystając </w:t>
      </w:r>
      <w:r w:rsidR="002C286D">
        <w:rPr>
          <w:rFonts w:hint="eastAsia"/>
          <w:lang w:val="pl-PL"/>
        </w:rPr>
        <w:t>np</w:t>
      </w:r>
      <w:r w:rsidR="002C286D">
        <w:rPr>
          <w:lang w:val="pl-PL"/>
        </w:rPr>
        <w:t xml:space="preserve">. z </w:t>
      </w:r>
      <w:r w:rsidR="002C286D">
        <w:rPr>
          <w:rFonts w:hint="eastAsia"/>
          <w:lang w:val="pl-PL"/>
        </w:rPr>
        <w:t>wymienionej</w:t>
      </w:r>
      <w:r w:rsidR="002C286D">
        <w:rPr>
          <w:lang w:val="pl-PL"/>
        </w:rPr>
        <w:t xml:space="preserve"> aplikacji </w:t>
      </w:r>
      <w:proofErr w:type="spellStart"/>
      <w:r w:rsidR="002C286D">
        <w:rPr>
          <w:lang w:val="pl-PL"/>
        </w:rPr>
        <w:t>Virtualbox</w:t>
      </w:r>
      <w:proofErr w:type="spellEnd"/>
      <w:r w:rsidR="002C286D">
        <w:rPr>
          <w:lang w:val="pl-PL"/>
        </w:rPr>
        <w:t>, by mieć możliwość kompilowania na urządzenia z systemem Windows 8.</w:t>
      </w:r>
    </w:p>
    <w:p w:rsidR="009126C3" w:rsidRDefault="009126C3" w:rsidP="000F7A16">
      <w:pPr>
        <w:ind w:firstLine="431"/>
        <w:rPr>
          <w:lang w:val="pl-PL"/>
        </w:rPr>
      </w:pPr>
      <w:r>
        <w:rPr>
          <w:lang w:val="pl-PL"/>
        </w:rPr>
        <w:t>Z zaimplementowanych testów wynika, iż pomimo znacznego postępu w dziedzinie urządzeń przenośnych ich wydajność pozostawia jeszcze wiele do życzenia i optymalizacja kodu jest dalej bardzo ważnym zagadnieniem.</w:t>
      </w:r>
      <w:r w:rsidR="002C286D">
        <w:rPr>
          <w:lang w:val="pl-PL"/>
        </w:rPr>
        <w:t xml:space="preserve"> Wyniki </w:t>
      </w:r>
      <w:r w:rsidR="00813534">
        <w:rPr>
          <w:lang w:val="pl-PL"/>
        </w:rPr>
        <w:t>pokazały, iż</w:t>
      </w:r>
      <w:r w:rsidR="00473DB8">
        <w:rPr>
          <w:lang w:val="pl-PL"/>
        </w:rPr>
        <w:t xml:space="preserve"> większość współczesnych urządzeń potrafi poradzić sobie bez większych spadków wydajności </w:t>
      </w:r>
      <w:proofErr w:type="spellStart"/>
      <w:r w:rsidR="00473DB8">
        <w:rPr>
          <w:lang w:val="pl-PL"/>
        </w:rPr>
        <w:t>renderowania</w:t>
      </w:r>
      <w:proofErr w:type="spellEnd"/>
      <w:r w:rsidR="00473DB8">
        <w:rPr>
          <w:lang w:val="pl-PL"/>
        </w:rPr>
        <w:t xml:space="preserve"> przy 50 obiektach na ekranie, a problemy pojawiają się</w:t>
      </w:r>
      <w:r w:rsidR="00813534" w:rsidRPr="00813534">
        <w:rPr>
          <w:lang w:val="pl-PL"/>
        </w:rPr>
        <w:t xml:space="preserve"> </w:t>
      </w:r>
      <w:r w:rsidR="00813534">
        <w:rPr>
          <w:lang w:val="pl-PL"/>
        </w:rPr>
        <w:t>dopiero</w:t>
      </w:r>
      <w:r w:rsidR="00473DB8">
        <w:rPr>
          <w:lang w:val="pl-PL"/>
        </w:rPr>
        <w:t xml:space="preserve"> przy 250 obiektach.</w:t>
      </w:r>
      <w:r w:rsidR="00813534">
        <w:rPr>
          <w:lang w:val="pl-PL"/>
        </w:rPr>
        <w:t xml:space="preserve"> Bardzo widoczne różnice w </w:t>
      </w:r>
      <w:r w:rsidR="00813534">
        <w:rPr>
          <w:lang w:val="pl-PL"/>
        </w:rPr>
        <w:lastRenderedPageBreak/>
        <w:t xml:space="preserve">wydajności aplikacji widać przy wprowadzeniu ruchów obiektów </w:t>
      </w:r>
      <w:r w:rsidR="001C4596">
        <w:rPr>
          <w:lang w:val="pl-PL"/>
        </w:rPr>
        <w:t>–</w:t>
      </w:r>
      <w:r w:rsidR="00813534">
        <w:rPr>
          <w:lang w:val="pl-PL"/>
        </w:rPr>
        <w:t xml:space="preserve"> </w:t>
      </w:r>
      <w:r w:rsidR="001C4596">
        <w:rPr>
          <w:lang w:val="pl-PL"/>
        </w:rPr>
        <w:t xml:space="preserve">aplikacje spowalniały średnio o </w:t>
      </w:r>
      <w:r w:rsidR="001C4596">
        <w:rPr>
          <w:rFonts w:hint="eastAsia"/>
          <w:lang w:val="pl-PL"/>
        </w:rPr>
        <w:t>ok</w:t>
      </w:r>
      <w:r w:rsidR="001C4596">
        <w:rPr>
          <w:lang w:val="pl-PL"/>
        </w:rPr>
        <w:t xml:space="preserve">. 10 klatek na sekundę po wprowadzeniu do testu ruchomych obiektów. Wpływ operacji zmiennoprzecinkowych wykonywanych w każdej klatce obliczeń był bardzo znikomy. Nieoczekiwanym wynikiem był wzrost wydajności na urządzeniach po przejściu wykonywania testów nieruchomych do trybu trójwymiarowego. Wynikać może to z jeszcze młodej, niezoptymalizowanej implementacji modułu dwuwymiarowego w Unity. </w:t>
      </w:r>
      <w:r w:rsidR="00AD5BE4">
        <w:rPr>
          <w:lang w:val="pl-PL"/>
        </w:rPr>
        <w:t xml:space="preserve">Z testu </w:t>
      </w:r>
      <w:r w:rsidR="001C4596">
        <w:rPr>
          <w:lang w:val="pl-PL"/>
        </w:rPr>
        <w:t>możliwości tworzenia/niszczenia obiektów</w:t>
      </w:r>
      <w:r w:rsidR="00AD5BE4">
        <w:rPr>
          <w:lang w:val="pl-PL"/>
        </w:rPr>
        <w:t xml:space="preserve"> wywnioskowano, iż urządzenia tej samej generacji są raczej zbliżone możliwościami w tym aspekcie i że przy obecnych ograniczeniach urządzeń mobilnych nie jest problemem szybkie tworzenie wielu obiektów, jako że po chwili i tak osiągnęlibyśmy maksymalną możliwą ilość obiektów na ekranie bez utraty płynności w aplikacji. W celu polepszenia doznań użytkownika naszych aplikacji możliwym byłoby uruchamianie podobnych testów w trakcie instalacji lub pierwszego uruchomienia aplikacji by sprawdzić możliwości danego urządzenia, a następnie dostosowanie ilości obiektów w grze do wyników analizy.</w:t>
      </w:r>
    </w:p>
    <w:p w:rsidR="00AD5BE4" w:rsidRPr="000F7A16" w:rsidRDefault="00AD5BE4" w:rsidP="000F7A16">
      <w:pPr>
        <w:ind w:firstLine="431"/>
        <w:rPr>
          <w:lang w:val="pl-PL"/>
        </w:rPr>
      </w:pPr>
      <w:r>
        <w:rPr>
          <w:lang w:val="pl-PL"/>
        </w:rPr>
        <w:t xml:space="preserve">Możliwymi rozwinięciami niniejszej pracy mogłoby być przeprowadzenie testów na większej ilości urządzeń i stworzenie swoistej ustandaryzowanej bazy możliwości urządzeń. Istniejące rozwiązania, pomimo iż dają możliwość porównania urządzeń pod względem wydajności raczej nie pozwalają na porównanie możliwości </w:t>
      </w:r>
      <w:r>
        <w:rPr>
          <w:rFonts w:hint="eastAsia"/>
          <w:lang w:val="pl-PL"/>
        </w:rPr>
        <w:t>np</w:t>
      </w:r>
      <w:r>
        <w:rPr>
          <w:lang w:val="pl-PL"/>
        </w:rPr>
        <w:t>. modułu graficzn</w:t>
      </w:r>
      <w:r w:rsidR="00703B9F">
        <w:rPr>
          <w:lang w:val="pl-PL"/>
        </w:rPr>
        <w:t>ego</w:t>
      </w:r>
      <w:r>
        <w:rPr>
          <w:lang w:val="pl-PL"/>
        </w:rPr>
        <w:t xml:space="preserve">, przedstawiając </w:t>
      </w:r>
      <w:r w:rsidR="00703B9F">
        <w:rPr>
          <w:lang w:val="pl-PL"/>
        </w:rPr>
        <w:t>wyniki, jako</w:t>
      </w:r>
      <w:r>
        <w:rPr>
          <w:lang w:val="pl-PL"/>
        </w:rPr>
        <w:t xml:space="preserve"> całościową wydajność urządzenia.</w:t>
      </w:r>
      <w:r w:rsidR="00703B9F">
        <w:rPr>
          <w:lang w:val="pl-PL"/>
        </w:rPr>
        <w:t xml:space="preserve"> Baza z bardziej szczegółowymi wynikami dla każdego z urządzeń mogłaby przedstawiać znaczną wartość dla osób tworzących aplikacje dla </w:t>
      </w:r>
      <w:r w:rsidR="00703B9F">
        <w:rPr>
          <w:rFonts w:hint="eastAsia"/>
          <w:lang w:val="pl-PL"/>
        </w:rPr>
        <w:t>daneg</w:t>
      </w:r>
      <w:r w:rsidR="00703B9F">
        <w:rPr>
          <w:lang w:val="pl-PL"/>
        </w:rPr>
        <w:t>o środowiska. Stworzone testy można też rozwinąć o kolejne. Należałoby sprawdzić maksymalny ruch sieciowy pomiędzy urządzeniem a serwerem, prędkości pamięci podręcznej czy prędkość dostępu do pamięci wewnętrznej i zewnętrznej danego urządzenia.</w:t>
      </w:r>
    </w:p>
    <w:p w:rsidR="004A27A4" w:rsidRDefault="004A27A4" w:rsidP="0052617E">
      <w:pPr>
        <w:pStyle w:val="Nagwek1"/>
        <w:rPr>
          <w:lang w:val="pl-PL"/>
        </w:rPr>
      </w:pPr>
      <w:bookmarkStart w:id="88" w:name="_Toc395766531"/>
      <w:commentRangeStart w:id="89"/>
      <w:r w:rsidRPr="00BC2573">
        <w:rPr>
          <w:lang w:val="pl-PL"/>
        </w:rPr>
        <w:lastRenderedPageBreak/>
        <w:t>Literatura</w:t>
      </w:r>
      <w:commentRangeEnd w:id="89"/>
      <w:r w:rsidR="009C6DA7">
        <w:rPr>
          <w:rStyle w:val="Odwoaniedokomentarza"/>
          <w:rFonts w:ascii="Nimbus Roman No9 L" w:eastAsia="DejaVu Sans" w:hAnsi="Nimbus Roman No9 L" w:cs="Mangal"/>
          <w:b w:val="0"/>
          <w:bCs w:val="0"/>
          <w:color w:val="auto"/>
        </w:rPr>
        <w:commentReference w:id="89"/>
      </w:r>
      <w:bookmarkEnd w:id="88"/>
    </w:p>
    <w:p w:rsidR="001B7F80" w:rsidRPr="001B7F80" w:rsidRDefault="001B7F80" w:rsidP="001B7F80">
      <w:pPr>
        <w:tabs>
          <w:tab w:val="left" w:pos="567"/>
        </w:tabs>
        <w:ind w:left="567" w:hanging="567"/>
      </w:pPr>
      <w:r>
        <w:t>[</w:t>
      </w:r>
      <w:bookmarkStart w:id="90" w:name="Per13"/>
      <w:r>
        <w:fldChar w:fldCharType="begin"/>
      </w:r>
      <w:r>
        <w:instrText xml:space="preserve"> SEQ bib \* MERGEFORMAT </w:instrText>
      </w:r>
      <w:r>
        <w:fldChar w:fldCharType="separate"/>
      </w:r>
      <w:r>
        <w:rPr>
          <w:noProof/>
        </w:rPr>
        <w:t>1</w:t>
      </w:r>
      <w:r>
        <w:fldChar w:fldCharType="end"/>
      </w:r>
      <w:bookmarkEnd w:id="90"/>
      <w:r>
        <w:t>]</w:t>
      </w:r>
      <w:r>
        <w:tab/>
      </w:r>
      <w:r w:rsidRPr="004923BF">
        <w:t xml:space="preserve">J. </w:t>
      </w:r>
      <w:proofErr w:type="spellStart"/>
      <w:r w:rsidRPr="004923BF">
        <w:t>Perchat</w:t>
      </w:r>
      <w:proofErr w:type="spellEnd"/>
      <w:r w:rsidRPr="004923BF">
        <w:t xml:space="preserve">, M. </w:t>
      </w:r>
      <w:proofErr w:type="spellStart"/>
      <w:r w:rsidRPr="004923BF">
        <w:t>Desertot</w:t>
      </w:r>
      <w:proofErr w:type="spellEnd"/>
      <w:r w:rsidRPr="004923BF">
        <w:t xml:space="preserve">, S. </w:t>
      </w:r>
      <w:proofErr w:type="spellStart"/>
      <w:r w:rsidRPr="004923BF">
        <w:t>Lecomte</w:t>
      </w:r>
      <w:proofErr w:type="spellEnd"/>
      <w:r w:rsidRPr="004923BF">
        <w:t xml:space="preserve">, </w:t>
      </w:r>
      <w:r w:rsidRPr="004923BF">
        <w:rPr>
          <w:i/>
        </w:rPr>
        <w:t>Component based Framework to Create Mobile Cross-platform Applications,</w:t>
      </w:r>
      <w:r w:rsidRPr="004923BF">
        <w:t xml:space="preserve"> [w:] </w:t>
      </w:r>
      <w:proofErr w:type="spellStart"/>
      <w:r w:rsidRPr="004923BF">
        <w:t>Procedia</w:t>
      </w:r>
      <w:proofErr w:type="spellEnd"/>
      <w:r w:rsidRPr="004923BF">
        <w:t xml:space="preserve"> Computer Science</w:t>
      </w:r>
      <w:r w:rsidRPr="004923BF">
        <w:rPr>
          <w:i/>
        </w:rPr>
        <w:t>, Tom 19, 2013, s. 1004</w:t>
      </w:r>
    </w:p>
    <w:p w:rsidR="001B7F80" w:rsidRPr="001B7F80" w:rsidRDefault="001B7F80" w:rsidP="001B7F80">
      <w:pPr>
        <w:tabs>
          <w:tab w:val="left" w:pos="567"/>
        </w:tabs>
        <w:ind w:left="567" w:hanging="567"/>
      </w:pPr>
      <w:r>
        <w:t>[</w:t>
      </w:r>
      <w:bookmarkStart w:id="91" w:name="Was10"/>
      <w:r>
        <w:fldChar w:fldCharType="begin"/>
      </w:r>
      <w:r>
        <w:instrText xml:space="preserve"> SEQ bib \* MERGEFORMAT </w:instrText>
      </w:r>
      <w:r>
        <w:fldChar w:fldCharType="separate"/>
      </w:r>
      <w:r>
        <w:rPr>
          <w:noProof/>
        </w:rPr>
        <w:t>2</w:t>
      </w:r>
      <w:r>
        <w:fldChar w:fldCharType="end"/>
      </w:r>
      <w:bookmarkEnd w:id="91"/>
      <w:r>
        <w:t>]</w:t>
      </w:r>
      <w:r>
        <w:tab/>
      </w:r>
      <w:r w:rsidRPr="0018692F">
        <w:t xml:space="preserve">I. Wasserman, </w:t>
      </w:r>
      <w:r w:rsidRPr="0018692F">
        <w:rPr>
          <w:i/>
        </w:rPr>
        <w:t>Software engineering issues for mobile application development</w:t>
      </w:r>
      <w:r w:rsidRPr="0018692F">
        <w:t xml:space="preserve">, [w:] Proceedings of the FSE/SDP workshop on Future of software engineering research, </w:t>
      </w:r>
      <w:proofErr w:type="spellStart"/>
      <w:r w:rsidRPr="0018692F">
        <w:t>FoSER</w:t>
      </w:r>
      <w:proofErr w:type="spellEnd"/>
      <w:r w:rsidRPr="0018692F">
        <w:t xml:space="preserve"> ’10, ACM, 2010</w:t>
      </w:r>
    </w:p>
    <w:p w:rsidR="001B7F80" w:rsidRDefault="001B7F80" w:rsidP="001B7F80">
      <w:pPr>
        <w:tabs>
          <w:tab w:val="left" w:pos="567"/>
        </w:tabs>
        <w:ind w:left="567" w:hanging="567"/>
      </w:pPr>
      <w:r>
        <w:t>[</w:t>
      </w:r>
      <w:r>
        <w:fldChar w:fldCharType="begin"/>
      </w:r>
      <w:r>
        <w:instrText xml:space="preserve"> SEQ bib \* MERGEFORMAT </w:instrText>
      </w:r>
      <w:r>
        <w:fldChar w:fldCharType="separate"/>
      </w:r>
      <w:r>
        <w:rPr>
          <w:noProof/>
        </w:rPr>
        <w:t>3</w:t>
      </w:r>
      <w:r>
        <w:fldChar w:fldCharType="end"/>
      </w:r>
      <w:r>
        <w:t>]</w:t>
      </w:r>
      <w:r>
        <w:tab/>
      </w:r>
    </w:p>
    <w:p w:rsidR="001B7F80" w:rsidRDefault="001B7F80" w:rsidP="001B7F80">
      <w:pPr>
        <w:tabs>
          <w:tab w:val="left" w:pos="567"/>
        </w:tabs>
        <w:ind w:left="567" w:hanging="567"/>
      </w:pPr>
      <w:r>
        <w:t>[</w:t>
      </w:r>
      <w:r>
        <w:fldChar w:fldCharType="begin"/>
      </w:r>
      <w:r>
        <w:instrText xml:space="preserve"> SEQ bib \* MERGEFORMAT </w:instrText>
      </w:r>
      <w:r>
        <w:fldChar w:fldCharType="separate"/>
      </w:r>
      <w:r>
        <w:rPr>
          <w:noProof/>
        </w:rPr>
        <w:t>4</w:t>
      </w:r>
      <w:r>
        <w:fldChar w:fldCharType="end"/>
      </w:r>
      <w:r>
        <w:t>]</w:t>
      </w:r>
      <w:r>
        <w:tab/>
      </w:r>
    </w:p>
    <w:p w:rsidR="001B7F80" w:rsidRDefault="001B7F80" w:rsidP="001B7F80">
      <w:pPr>
        <w:tabs>
          <w:tab w:val="left" w:pos="567"/>
        </w:tabs>
        <w:ind w:left="567" w:hanging="567"/>
      </w:pPr>
      <w:r>
        <w:t>[</w:t>
      </w:r>
      <w:r>
        <w:fldChar w:fldCharType="begin"/>
      </w:r>
      <w:r>
        <w:instrText xml:space="preserve"> SEQ bib \* MERGEFORMAT </w:instrText>
      </w:r>
      <w:r>
        <w:fldChar w:fldCharType="separate"/>
      </w:r>
      <w:r>
        <w:rPr>
          <w:noProof/>
        </w:rPr>
        <w:t>5</w:t>
      </w:r>
      <w:r>
        <w:fldChar w:fldCharType="end"/>
      </w:r>
      <w:r>
        <w:t>]</w:t>
      </w:r>
      <w:r>
        <w:tab/>
      </w:r>
    </w:p>
    <w:p w:rsidR="001B7F80" w:rsidRDefault="001B7F80" w:rsidP="001B7F80">
      <w:pPr>
        <w:tabs>
          <w:tab w:val="left" w:pos="567"/>
        </w:tabs>
        <w:ind w:left="567" w:hanging="567"/>
      </w:pPr>
      <w:r>
        <w:t>[</w:t>
      </w:r>
      <w:r>
        <w:fldChar w:fldCharType="begin"/>
      </w:r>
      <w:r>
        <w:instrText xml:space="preserve"> SEQ bib \* MERGEFORMAT </w:instrText>
      </w:r>
      <w:r>
        <w:fldChar w:fldCharType="separate"/>
      </w:r>
      <w:r>
        <w:rPr>
          <w:noProof/>
        </w:rPr>
        <w:t>6</w:t>
      </w:r>
      <w:r>
        <w:fldChar w:fldCharType="end"/>
      </w:r>
      <w:r>
        <w:t>]</w:t>
      </w:r>
      <w:r>
        <w:tab/>
      </w:r>
    </w:p>
    <w:p w:rsidR="001B7F80" w:rsidRDefault="001B7F80" w:rsidP="001B7F80">
      <w:pPr>
        <w:tabs>
          <w:tab w:val="left" w:pos="567"/>
        </w:tabs>
        <w:ind w:left="567" w:hanging="567"/>
      </w:pPr>
      <w:r>
        <w:t>[</w:t>
      </w:r>
      <w:r>
        <w:fldChar w:fldCharType="begin"/>
      </w:r>
      <w:r>
        <w:instrText xml:space="preserve"> SEQ bib \* MERGEFORMAT </w:instrText>
      </w:r>
      <w:r>
        <w:fldChar w:fldCharType="separate"/>
      </w:r>
      <w:r>
        <w:rPr>
          <w:noProof/>
        </w:rPr>
        <w:t>7</w:t>
      </w:r>
      <w:r>
        <w:fldChar w:fldCharType="end"/>
      </w:r>
      <w:r>
        <w:t>]</w:t>
      </w:r>
      <w:r>
        <w:tab/>
      </w:r>
    </w:p>
    <w:p w:rsidR="001B7F80" w:rsidRDefault="001B7F80" w:rsidP="001B7F80">
      <w:pPr>
        <w:tabs>
          <w:tab w:val="left" w:pos="567"/>
        </w:tabs>
        <w:ind w:left="567" w:hanging="567"/>
      </w:pPr>
      <w:r>
        <w:t>[</w:t>
      </w:r>
      <w:r>
        <w:fldChar w:fldCharType="begin"/>
      </w:r>
      <w:r>
        <w:instrText xml:space="preserve"> SEQ bib \* MERGEFORMAT </w:instrText>
      </w:r>
      <w:r>
        <w:fldChar w:fldCharType="separate"/>
      </w:r>
      <w:r>
        <w:rPr>
          <w:noProof/>
        </w:rPr>
        <w:t>8</w:t>
      </w:r>
      <w:r>
        <w:fldChar w:fldCharType="end"/>
      </w:r>
      <w:r>
        <w:t>]</w:t>
      </w:r>
      <w:r>
        <w:tab/>
      </w:r>
    </w:p>
    <w:p w:rsidR="001B7F80" w:rsidRDefault="001B7F80" w:rsidP="001B7F80">
      <w:pPr>
        <w:tabs>
          <w:tab w:val="left" w:pos="567"/>
        </w:tabs>
        <w:ind w:left="567" w:hanging="567"/>
      </w:pPr>
      <w:r>
        <w:t>[</w:t>
      </w:r>
      <w:r>
        <w:fldChar w:fldCharType="begin"/>
      </w:r>
      <w:r>
        <w:instrText xml:space="preserve"> SEQ bib \* MERGEFORMAT </w:instrText>
      </w:r>
      <w:r>
        <w:fldChar w:fldCharType="separate"/>
      </w:r>
      <w:r>
        <w:rPr>
          <w:noProof/>
        </w:rPr>
        <w:t>9</w:t>
      </w:r>
      <w:r>
        <w:fldChar w:fldCharType="end"/>
      </w:r>
      <w:r>
        <w:t>]</w:t>
      </w:r>
      <w:r>
        <w:tab/>
      </w:r>
    </w:p>
    <w:p w:rsidR="001B7F80" w:rsidRPr="001B7F80" w:rsidRDefault="001B7F80" w:rsidP="001B7F80">
      <w:pPr>
        <w:tabs>
          <w:tab w:val="left" w:pos="567"/>
        </w:tabs>
        <w:ind w:left="567" w:hanging="567"/>
      </w:pPr>
    </w:p>
    <w:p w:rsidR="0018692F" w:rsidRPr="0018692F" w:rsidRDefault="0018692F" w:rsidP="0018692F">
      <w:pPr>
        <w:pStyle w:val="Tekstprzypisudolnego"/>
        <w:numPr>
          <w:ilvl w:val="0"/>
          <w:numId w:val="34"/>
        </w:numPr>
        <w:jc w:val="left"/>
        <w:rPr>
          <w:sz w:val="24"/>
          <w:szCs w:val="24"/>
        </w:rPr>
      </w:pP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Gupta, R. </w:t>
      </w:r>
      <w:proofErr w:type="spellStart"/>
      <w:r w:rsidRPr="004923BF">
        <w:rPr>
          <w:sz w:val="24"/>
          <w:szCs w:val="24"/>
        </w:rPr>
        <w:t>Cozza</w:t>
      </w:r>
      <w:proofErr w:type="spellEnd"/>
      <w:r w:rsidRPr="004923BF">
        <w:rPr>
          <w:sz w:val="24"/>
          <w:szCs w:val="24"/>
        </w:rPr>
        <w:t xml:space="preserve">, CK Lu, </w:t>
      </w:r>
      <w:r w:rsidRPr="004923BF">
        <w:rPr>
          <w:i/>
          <w:sz w:val="24"/>
          <w:szCs w:val="24"/>
        </w:rPr>
        <w:t>Market Share Analysis: Mobile Phones, Worldwide, 4Q13 and 2013</w:t>
      </w:r>
      <w:r w:rsidRPr="004923BF">
        <w:rPr>
          <w:sz w:val="24"/>
          <w:szCs w:val="24"/>
        </w:rPr>
        <w:t>, 2014, s. 6</w:t>
      </w:r>
    </w:p>
    <w:p w:rsidR="004923BF" w:rsidRPr="0018692F" w:rsidRDefault="004923BF" w:rsidP="0018692F">
      <w:pPr>
        <w:pStyle w:val="Tekstprzypisudolnego"/>
        <w:numPr>
          <w:ilvl w:val="0"/>
          <w:numId w:val="34"/>
        </w:numPr>
        <w:jc w:val="left"/>
        <w:rPr>
          <w:sz w:val="24"/>
          <w:szCs w:val="24"/>
        </w:rPr>
      </w:pPr>
      <w:r w:rsidRPr="004923BF">
        <w:rPr>
          <w:sz w:val="24"/>
          <w:szCs w:val="24"/>
        </w:rPr>
        <w:t xml:space="preserve">J. </w:t>
      </w:r>
      <w:proofErr w:type="spellStart"/>
      <w:r w:rsidRPr="004923BF">
        <w:rPr>
          <w:sz w:val="24"/>
          <w:szCs w:val="24"/>
        </w:rPr>
        <w:t>Perchat</w:t>
      </w:r>
      <w:proofErr w:type="spellEnd"/>
      <w:r w:rsidRPr="004923BF">
        <w:rPr>
          <w:sz w:val="24"/>
          <w:szCs w:val="24"/>
        </w:rPr>
        <w:t xml:space="preserve">, M. </w:t>
      </w:r>
      <w:proofErr w:type="spellStart"/>
      <w:r w:rsidRPr="004923BF">
        <w:rPr>
          <w:sz w:val="24"/>
          <w:szCs w:val="24"/>
        </w:rPr>
        <w:t>Desertot</w:t>
      </w:r>
      <w:proofErr w:type="spellEnd"/>
      <w:r w:rsidRPr="004923BF">
        <w:rPr>
          <w:sz w:val="24"/>
          <w:szCs w:val="24"/>
        </w:rPr>
        <w:t xml:space="preserve">, S. </w:t>
      </w:r>
      <w:proofErr w:type="spellStart"/>
      <w:r w:rsidRPr="004923BF">
        <w:rPr>
          <w:sz w:val="24"/>
          <w:szCs w:val="24"/>
        </w:rPr>
        <w:t>Lecomte</w:t>
      </w:r>
      <w:proofErr w:type="spellEnd"/>
      <w:r w:rsidRPr="004923BF">
        <w:rPr>
          <w:sz w:val="24"/>
          <w:szCs w:val="24"/>
        </w:rPr>
        <w:t xml:space="preserve">, </w:t>
      </w:r>
      <w:r w:rsidRPr="004923BF">
        <w:rPr>
          <w:i/>
          <w:sz w:val="24"/>
          <w:szCs w:val="24"/>
        </w:rPr>
        <w:t xml:space="preserve">Component based Framework to Create Mobile Cross-platform Applications, </w:t>
      </w:r>
      <w:r w:rsidRPr="004923BF">
        <w:rPr>
          <w:sz w:val="24"/>
          <w:szCs w:val="24"/>
        </w:rPr>
        <w:t xml:space="preserve">[w:] </w:t>
      </w:r>
      <w:proofErr w:type="spellStart"/>
      <w:r w:rsidRPr="004923BF">
        <w:rPr>
          <w:sz w:val="24"/>
          <w:szCs w:val="24"/>
        </w:rPr>
        <w:t>Procedia</w:t>
      </w:r>
      <w:proofErr w:type="spellEnd"/>
      <w:r w:rsidRPr="004923BF">
        <w:rPr>
          <w:sz w:val="24"/>
          <w:szCs w:val="24"/>
        </w:rPr>
        <w:t xml:space="preserve"> Computer Science</w:t>
      </w:r>
      <w:r w:rsidRPr="004923BF">
        <w:rPr>
          <w:i/>
          <w:sz w:val="24"/>
          <w:szCs w:val="24"/>
        </w:rPr>
        <w:t>, Tom 19, 2013, s. 1005</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Armando, A. Merlo, M. </w:t>
      </w:r>
      <w:proofErr w:type="spellStart"/>
      <w:r w:rsidRPr="004923BF">
        <w:rPr>
          <w:sz w:val="24"/>
          <w:szCs w:val="24"/>
        </w:rPr>
        <w:t>Migliardi</w:t>
      </w:r>
      <w:proofErr w:type="spellEnd"/>
      <w:r w:rsidRPr="004923BF">
        <w:rPr>
          <w:sz w:val="24"/>
          <w:szCs w:val="24"/>
        </w:rPr>
        <w:t xml:space="preserve">, L. </w:t>
      </w:r>
      <w:proofErr w:type="spellStart"/>
      <w:r w:rsidRPr="004923BF">
        <w:rPr>
          <w:sz w:val="24"/>
          <w:szCs w:val="24"/>
        </w:rPr>
        <w:t>Verderame</w:t>
      </w:r>
      <w:proofErr w:type="spellEnd"/>
      <w:r w:rsidRPr="004923BF">
        <w:rPr>
          <w:sz w:val="24"/>
          <w:szCs w:val="24"/>
        </w:rPr>
        <w:t xml:space="preserve">, </w:t>
      </w:r>
      <w:r w:rsidRPr="004923BF">
        <w:rPr>
          <w:i/>
          <w:sz w:val="24"/>
          <w:szCs w:val="24"/>
        </w:rPr>
        <w:t>Breaking and fixing the Android Launching Flow,</w:t>
      </w:r>
      <w:r w:rsidRPr="004923BF">
        <w:rPr>
          <w:sz w:val="24"/>
          <w:szCs w:val="24"/>
        </w:rPr>
        <w:t xml:space="preserve"> [w:] Computers &amp; Security</w:t>
      </w:r>
      <w:r w:rsidRPr="004923BF">
        <w:rPr>
          <w:i/>
          <w:sz w:val="24"/>
          <w:szCs w:val="24"/>
        </w:rPr>
        <w:t xml:space="preserve">, </w:t>
      </w:r>
      <w:r w:rsidRPr="004923BF">
        <w:rPr>
          <w:sz w:val="24"/>
          <w:szCs w:val="24"/>
        </w:rPr>
        <w:t>Tom 39</w:t>
      </w:r>
      <w:r w:rsidRPr="004923BF">
        <w:rPr>
          <w:i/>
          <w:sz w:val="24"/>
          <w:szCs w:val="24"/>
        </w:rPr>
        <w:t xml:space="preserve">, </w:t>
      </w:r>
      <w:r w:rsidRPr="004923BF">
        <w:rPr>
          <w:sz w:val="24"/>
          <w:szCs w:val="24"/>
        </w:rPr>
        <w:t>2013, s. 104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D. </w:t>
      </w:r>
      <w:proofErr w:type="spellStart"/>
      <w:r w:rsidRPr="004923BF">
        <w:rPr>
          <w:sz w:val="24"/>
          <w:szCs w:val="24"/>
        </w:rPr>
        <w:t>D'Orazio</w:t>
      </w:r>
      <w:proofErr w:type="spellEnd"/>
      <w:r w:rsidRPr="004923BF">
        <w:rPr>
          <w:sz w:val="24"/>
          <w:szCs w:val="24"/>
        </w:rPr>
        <w:t xml:space="preserve">, </w:t>
      </w:r>
      <w:r w:rsidRPr="004923BF">
        <w:rPr>
          <w:i/>
          <w:sz w:val="24"/>
          <w:szCs w:val="24"/>
        </w:rPr>
        <w:t>Google reveals Android Wear, an operating system for smartwatches,</w:t>
      </w:r>
      <w:r w:rsidRPr="004923BF">
        <w:rPr>
          <w:sz w:val="24"/>
          <w:szCs w:val="24"/>
        </w:rPr>
        <w:t xml:space="preserve"> [w:] The Verge. http://tinyurl.com/andwear,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P. Elmer-DeWitt, </w:t>
      </w:r>
      <w:r w:rsidRPr="004923BF">
        <w:rPr>
          <w:i/>
          <w:sz w:val="24"/>
          <w:szCs w:val="24"/>
        </w:rPr>
        <w:t>Don't mistake Apple's market share for its installed base,</w:t>
      </w:r>
      <w:r w:rsidRPr="004923BF">
        <w:rPr>
          <w:sz w:val="24"/>
          <w:szCs w:val="24"/>
        </w:rPr>
        <w:t xml:space="preserve"> [w:]</w:t>
      </w:r>
      <w:r w:rsidRPr="004923BF">
        <w:rPr>
          <w:i/>
          <w:sz w:val="24"/>
          <w:szCs w:val="24"/>
        </w:rPr>
        <w:t xml:space="preserve"> </w:t>
      </w:r>
      <w:r w:rsidRPr="004923BF">
        <w:rPr>
          <w:sz w:val="24"/>
          <w:szCs w:val="24"/>
        </w:rPr>
        <w:t xml:space="preserve">Fortune, http://tinyurl.com/installbase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H. Victor, </w:t>
      </w:r>
      <w:r w:rsidRPr="004923BF">
        <w:rPr>
          <w:i/>
          <w:sz w:val="24"/>
          <w:szCs w:val="24"/>
        </w:rPr>
        <w:t>Android's Google Play beats App Store with over 1 million apps, now officially largest,</w:t>
      </w:r>
      <w:r w:rsidRPr="004923BF">
        <w:rPr>
          <w:sz w:val="24"/>
          <w:szCs w:val="24"/>
        </w:rPr>
        <w:t xml:space="preserve"> [w:] PhoneArena.com, http://tinyurl.com/krnrz3q,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J. Kahn, </w:t>
      </w:r>
      <w:r w:rsidRPr="004923BF">
        <w:rPr>
          <w:i/>
          <w:sz w:val="24"/>
          <w:szCs w:val="24"/>
        </w:rPr>
        <w:t>Google shows off new version of Android, announces 1 billion active monthly users,</w:t>
      </w:r>
      <w:r w:rsidRPr="004923BF">
        <w:rPr>
          <w:sz w:val="24"/>
          <w:szCs w:val="24"/>
        </w:rPr>
        <w:t xml:space="preserve"> [w:] </w:t>
      </w:r>
      <w:proofErr w:type="spellStart"/>
      <w:r w:rsidRPr="004923BF">
        <w:rPr>
          <w:sz w:val="24"/>
          <w:szCs w:val="24"/>
        </w:rPr>
        <w:t>Techspot</w:t>
      </w:r>
      <w:proofErr w:type="spellEnd"/>
      <w:r w:rsidRPr="004923BF">
        <w:rPr>
          <w:sz w:val="24"/>
          <w:szCs w:val="24"/>
        </w:rPr>
        <w:t xml:space="preserve">, http://tinyurl.com/m2c6q7v,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Industry Leaders Announce Open Platform for Mobile Device, </w:t>
      </w:r>
      <w:r w:rsidRPr="004923BF">
        <w:rPr>
          <w:sz w:val="24"/>
          <w:szCs w:val="24"/>
        </w:rPr>
        <w:t xml:space="preserve">Open Handset Alliance, </w:t>
      </w:r>
      <w:r w:rsidRPr="004923BF">
        <w:rPr>
          <w:sz w:val="24"/>
          <w:szCs w:val="24"/>
        </w:rPr>
        <w:lastRenderedPageBreak/>
        <w:t xml:space="preserve">http://tinyurl.com/yvaglq,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proofErr w:type="spellStart"/>
      <w:r w:rsidRPr="004923BF">
        <w:rPr>
          <w:i/>
          <w:sz w:val="24"/>
          <w:szCs w:val="24"/>
        </w:rPr>
        <w:t>Codelines</w:t>
      </w:r>
      <w:proofErr w:type="spellEnd"/>
      <w:r w:rsidRPr="004923BF">
        <w:rPr>
          <w:i/>
          <w:sz w:val="24"/>
          <w:szCs w:val="24"/>
        </w:rPr>
        <w:t>, Branches, and Releases</w:t>
      </w:r>
      <w:r w:rsidRPr="004923BF">
        <w:rPr>
          <w:sz w:val="24"/>
          <w:szCs w:val="24"/>
        </w:rPr>
        <w:t xml:space="preserve">, Android.com, http://source.android.com/source/code-lines.html,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8A00F9">
      <w:pPr>
        <w:pStyle w:val="Tekstprzypisudolnego"/>
        <w:numPr>
          <w:ilvl w:val="0"/>
          <w:numId w:val="34"/>
        </w:numPr>
        <w:jc w:val="left"/>
        <w:rPr>
          <w:sz w:val="24"/>
          <w:szCs w:val="24"/>
        </w:rPr>
      </w:pPr>
      <w:r w:rsidRPr="004923BF">
        <w:rPr>
          <w:sz w:val="24"/>
          <w:szCs w:val="24"/>
        </w:rPr>
        <w:t xml:space="preserve">Cunningham, </w:t>
      </w:r>
      <w:r w:rsidRPr="004923BF">
        <w:rPr>
          <w:i/>
          <w:sz w:val="24"/>
          <w:szCs w:val="24"/>
        </w:rPr>
        <w:t xml:space="preserve">What happened to the Android Update Alliance, </w:t>
      </w:r>
      <w:r w:rsidRPr="004923BF">
        <w:rPr>
          <w:sz w:val="24"/>
          <w:szCs w:val="24"/>
        </w:rPr>
        <w:t xml:space="preserve">[w:] </w:t>
      </w:r>
      <w:proofErr w:type="spellStart"/>
      <w:r w:rsidRPr="004923BF">
        <w:rPr>
          <w:sz w:val="24"/>
          <w:szCs w:val="24"/>
        </w:rPr>
        <w:t>ArsTechnica</w:t>
      </w:r>
      <w:proofErr w:type="spellEnd"/>
      <w:r w:rsidRPr="004923BF">
        <w:rPr>
          <w:sz w:val="24"/>
          <w:szCs w:val="24"/>
        </w:rPr>
        <w:t xml:space="preserve">, http://tinyurl.com/7rxsbot,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R. </w:t>
      </w:r>
      <w:proofErr w:type="spellStart"/>
      <w:r w:rsidRPr="004923BF">
        <w:rPr>
          <w:sz w:val="24"/>
          <w:szCs w:val="24"/>
        </w:rPr>
        <w:t>Amadeo</w:t>
      </w:r>
      <w:proofErr w:type="spellEnd"/>
      <w:r w:rsidRPr="004923BF">
        <w:rPr>
          <w:sz w:val="24"/>
          <w:szCs w:val="24"/>
        </w:rPr>
        <w:t xml:space="preserve">, </w:t>
      </w:r>
      <w:r w:rsidRPr="004923BF">
        <w:rPr>
          <w:i/>
          <w:sz w:val="24"/>
          <w:szCs w:val="24"/>
        </w:rPr>
        <w:t>Balky carriers and slow OEMs step aside: Google is defragging Android,</w:t>
      </w:r>
      <w:r w:rsidRPr="004923BF">
        <w:rPr>
          <w:sz w:val="24"/>
          <w:szCs w:val="24"/>
        </w:rPr>
        <w:t xml:space="preserve"> </w:t>
      </w:r>
      <w:proofErr w:type="spellStart"/>
      <w:r w:rsidRPr="004923BF">
        <w:rPr>
          <w:sz w:val="24"/>
          <w:szCs w:val="24"/>
        </w:rPr>
        <w:t>ArsTechnica</w:t>
      </w:r>
      <w:proofErr w:type="spellEnd"/>
      <w:r w:rsidRPr="004923BF">
        <w:rPr>
          <w:sz w:val="24"/>
          <w:szCs w:val="24"/>
        </w:rPr>
        <w:t xml:space="preserve">, http://tinyurl.com/oo74pr9,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Android Anatomy and Physiology, </w:t>
      </w:r>
      <w:r w:rsidRPr="004923BF">
        <w:rPr>
          <w:sz w:val="24"/>
          <w:szCs w:val="24"/>
        </w:rPr>
        <w:t xml:space="preserve">Google I/O, http://androidteam.googlecode.com/files/Anatomy-Physiology-of-an-Android.pdf,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S. </w:t>
      </w:r>
      <w:proofErr w:type="spellStart"/>
      <w:r w:rsidRPr="004923BF">
        <w:rPr>
          <w:sz w:val="24"/>
          <w:szCs w:val="24"/>
        </w:rPr>
        <w:t>Delap</w:t>
      </w:r>
      <w:proofErr w:type="spellEnd"/>
      <w:r w:rsidRPr="004923BF">
        <w:rPr>
          <w:sz w:val="24"/>
          <w:szCs w:val="24"/>
        </w:rPr>
        <w:t xml:space="preserve">, </w:t>
      </w:r>
      <w:r w:rsidRPr="004923BF">
        <w:rPr>
          <w:i/>
          <w:sz w:val="24"/>
          <w:szCs w:val="24"/>
        </w:rPr>
        <w:t>Google's Android SDK Bypasses Java ME in Favor of Java Lite and Apache Harmony,</w:t>
      </w:r>
      <w:r w:rsidRPr="004923BF">
        <w:rPr>
          <w:sz w:val="24"/>
          <w:szCs w:val="24"/>
        </w:rPr>
        <w:t xml:space="preserve"> </w:t>
      </w:r>
      <w:proofErr w:type="spellStart"/>
      <w:r w:rsidRPr="004923BF">
        <w:rPr>
          <w:sz w:val="24"/>
          <w:szCs w:val="24"/>
        </w:rPr>
        <w:t>InfoQ</w:t>
      </w:r>
      <w:proofErr w:type="spellEnd"/>
      <w:r w:rsidRPr="004923BF">
        <w:rPr>
          <w:sz w:val="24"/>
          <w:szCs w:val="24"/>
        </w:rPr>
        <w:t xml:space="preserve">, http://www.infoq.com/news/2007/11/android-java,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E. Burnette, </w:t>
      </w:r>
      <w:r w:rsidRPr="004923BF">
        <w:rPr>
          <w:i/>
          <w:sz w:val="24"/>
          <w:szCs w:val="24"/>
        </w:rPr>
        <w:t xml:space="preserve">Patrick Brady dissects Android, </w:t>
      </w:r>
      <w:r w:rsidRPr="004923BF">
        <w:rPr>
          <w:sz w:val="24"/>
          <w:szCs w:val="24"/>
        </w:rPr>
        <w:t xml:space="preserve">ZDNet, http://www.zdnet.com/blog/burnette/patrick-brady-dissects-android/584,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http://developer.android.com/sdk/index.html, dostęp 18.07.2014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S. Perez, </w:t>
      </w:r>
      <w:r w:rsidRPr="004923BF">
        <w:rPr>
          <w:i/>
          <w:sz w:val="24"/>
          <w:szCs w:val="24"/>
        </w:rPr>
        <w:t xml:space="preserve">iTunes App Store Now Has 1.2 Million Apps, Has Seen 75 Billion Downloads To Date, TechCrunch, http://tinyurl.com/kowlhq6, </w:t>
      </w:r>
      <w:proofErr w:type="spellStart"/>
      <w:r w:rsidRPr="004923BF">
        <w:rPr>
          <w:i/>
          <w:sz w:val="24"/>
          <w:szCs w:val="24"/>
        </w:rPr>
        <w:t>dostęp</w:t>
      </w:r>
      <w:proofErr w:type="spellEnd"/>
      <w:r w:rsidRPr="004923BF">
        <w:rPr>
          <w:i/>
          <w:sz w:val="24"/>
          <w:szCs w:val="24"/>
        </w:rPr>
        <w:t xml:space="preserve"> 18.07.2014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H. Kelly, </w:t>
      </w:r>
      <w:r w:rsidRPr="004923BF">
        <w:rPr>
          <w:i/>
          <w:sz w:val="24"/>
          <w:szCs w:val="24"/>
        </w:rPr>
        <w:t xml:space="preserve">Apple releases iOS 7 update for iPads and iPhones, </w:t>
      </w:r>
      <w:r w:rsidRPr="004923BF">
        <w:rPr>
          <w:sz w:val="24"/>
          <w:szCs w:val="24"/>
        </w:rPr>
        <w:t xml:space="preserve">CNN, http://edition.cnn.com/2014/03/10/tech/mobile/ios-7-update/, </w:t>
      </w:r>
      <w:proofErr w:type="spellStart"/>
      <w:r w:rsidRPr="004923BF">
        <w:rPr>
          <w:sz w:val="24"/>
          <w:szCs w:val="24"/>
        </w:rPr>
        <w:t>dostęp</w:t>
      </w:r>
      <w:proofErr w:type="spellEnd"/>
      <w:r w:rsidRPr="004923BF">
        <w:rPr>
          <w:sz w:val="24"/>
          <w:szCs w:val="24"/>
        </w:rPr>
        <w:t xml:space="preserve"> 18.07.2014</w:t>
      </w:r>
    </w:p>
    <w:p w:rsidR="004923BF" w:rsidRPr="004923BF" w:rsidRDefault="004923BF" w:rsidP="008A00F9">
      <w:pPr>
        <w:pStyle w:val="Tekstprzypisudolnego"/>
        <w:numPr>
          <w:ilvl w:val="0"/>
          <w:numId w:val="34"/>
        </w:numPr>
        <w:jc w:val="left"/>
        <w:rPr>
          <w:sz w:val="24"/>
          <w:szCs w:val="24"/>
        </w:rPr>
      </w:pPr>
      <w:r w:rsidRPr="004923BF">
        <w:rPr>
          <w:sz w:val="24"/>
          <w:szCs w:val="24"/>
        </w:rPr>
        <w:t xml:space="preserve">Leather, </w:t>
      </w:r>
      <w:r w:rsidRPr="004923BF">
        <w:rPr>
          <w:i/>
          <w:sz w:val="24"/>
          <w:szCs w:val="24"/>
        </w:rPr>
        <w:t xml:space="preserve">How To Jailbreak Your iOS 7 iPhone Or iPad, </w:t>
      </w:r>
      <w:r w:rsidRPr="004923BF">
        <w:rPr>
          <w:sz w:val="24"/>
          <w:szCs w:val="24"/>
        </w:rPr>
        <w:t xml:space="preserve">Forbes, http://tinyurl.com/nx9458p, </w:t>
      </w:r>
      <w:proofErr w:type="spellStart"/>
      <w:r w:rsidRPr="004923BF">
        <w:rPr>
          <w:sz w:val="24"/>
          <w:szCs w:val="24"/>
        </w:rPr>
        <w:t>dostęp</w:t>
      </w:r>
      <w:proofErr w:type="spellEnd"/>
      <w:r w:rsidRPr="004923BF">
        <w:rPr>
          <w:sz w:val="24"/>
          <w:szCs w:val="24"/>
        </w:rPr>
        <w:t xml:space="preserve"> 19.07.2014</w:t>
      </w:r>
    </w:p>
    <w:p w:rsidR="004923BF" w:rsidRPr="004923BF" w:rsidRDefault="004923BF" w:rsidP="0018692F">
      <w:pPr>
        <w:pStyle w:val="Tekstprzypisudolnego"/>
        <w:numPr>
          <w:ilvl w:val="0"/>
          <w:numId w:val="34"/>
        </w:numPr>
        <w:jc w:val="left"/>
        <w:rPr>
          <w:sz w:val="24"/>
          <w:szCs w:val="24"/>
        </w:rPr>
      </w:pPr>
      <w:r w:rsidRPr="004923BF">
        <w:rPr>
          <w:i/>
          <w:sz w:val="24"/>
          <w:szCs w:val="24"/>
        </w:rPr>
        <w:t>OpenGL ES Programming Guide for iOS</w:t>
      </w:r>
      <w:r w:rsidRPr="004923BF">
        <w:rPr>
          <w:sz w:val="24"/>
          <w:szCs w:val="24"/>
        </w:rPr>
        <w:t xml:space="preserve">, http://tinyurl.com/lte67js, </w:t>
      </w:r>
      <w:proofErr w:type="spellStart"/>
      <w:r w:rsidRPr="004923BF">
        <w:rPr>
          <w:sz w:val="24"/>
          <w:szCs w:val="24"/>
        </w:rPr>
        <w:t>dostęp</w:t>
      </w:r>
      <w:proofErr w:type="spellEnd"/>
      <w:r w:rsidRPr="004923BF">
        <w:rPr>
          <w:sz w:val="24"/>
          <w:szCs w:val="24"/>
        </w:rPr>
        <w:t xml:space="preserve"> 20.07.2014</w:t>
      </w:r>
    </w:p>
    <w:p w:rsidR="004923BF" w:rsidRPr="004923BF" w:rsidRDefault="004923BF" w:rsidP="0018692F">
      <w:pPr>
        <w:pStyle w:val="Tekstprzypisudolnego"/>
        <w:numPr>
          <w:ilvl w:val="0"/>
          <w:numId w:val="34"/>
        </w:numPr>
        <w:jc w:val="left"/>
        <w:rPr>
          <w:sz w:val="24"/>
          <w:szCs w:val="24"/>
        </w:rPr>
      </w:pPr>
      <w:r w:rsidRPr="004923BF">
        <w:rPr>
          <w:i/>
          <w:sz w:val="24"/>
          <w:szCs w:val="24"/>
        </w:rPr>
        <w:t>Which Developer Program is for you?,</w:t>
      </w:r>
      <w:r w:rsidRPr="004923BF">
        <w:rPr>
          <w:sz w:val="24"/>
          <w:szCs w:val="24"/>
        </w:rPr>
        <w:t xml:space="preserve"> Apple Inc., https://developer.apple.com/programs/which-program/, </w:t>
      </w:r>
      <w:proofErr w:type="spellStart"/>
      <w:r w:rsidRPr="004923BF">
        <w:rPr>
          <w:sz w:val="24"/>
          <w:szCs w:val="24"/>
        </w:rPr>
        <w:t>dostęp</w:t>
      </w:r>
      <w:proofErr w:type="spellEnd"/>
      <w:r w:rsidRPr="004923BF">
        <w:rPr>
          <w:sz w:val="24"/>
          <w:szCs w:val="24"/>
        </w:rPr>
        <w:t xml:space="preserve"> 21.07.2014</w:t>
      </w:r>
    </w:p>
    <w:p w:rsidR="004923BF" w:rsidRPr="004923BF" w:rsidRDefault="004923BF" w:rsidP="0018692F">
      <w:pPr>
        <w:pStyle w:val="Tekstprzypisudolnego"/>
        <w:numPr>
          <w:ilvl w:val="0"/>
          <w:numId w:val="34"/>
        </w:numPr>
        <w:jc w:val="left"/>
        <w:rPr>
          <w:sz w:val="24"/>
          <w:szCs w:val="24"/>
        </w:rPr>
      </w:pPr>
      <w:r w:rsidRPr="004923BF">
        <w:rPr>
          <w:i/>
          <w:sz w:val="24"/>
          <w:szCs w:val="24"/>
        </w:rPr>
        <w:t>iOS Developer Program</w:t>
      </w:r>
      <w:r w:rsidRPr="004923BF">
        <w:rPr>
          <w:sz w:val="24"/>
          <w:szCs w:val="24"/>
        </w:rPr>
        <w:t xml:space="preserve">, Apple Inc., https://developer.apple.com/programs/ios/distribute.html, </w:t>
      </w:r>
      <w:proofErr w:type="spellStart"/>
      <w:r w:rsidRPr="004923BF">
        <w:rPr>
          <w:sz w:val="24"/>
          <w:szCs w:val="24"/>
        </w:rPr>
        <w:t>dostęp</w:t>
      </w:r>
      <w:proofErr w:type="spellEnd"/>
      <w:r w:rsidRPr="004923BF">
        <w:rPr>
          <w:sz w:val="24"/>
          <w:szCs w:val="24"/>
        </w:rPr>
        <w:t xml:space="preserve"> 21.07.2014</w:t>
      </w:r>
    </w:p>
    <w:p w:rsidR="004923BF" w:rsidRPr="004923BF" w:rsidRDefault="004923BF" w:rsidP="0018692F">
      <w:pPr>
        <w:pStyle w:val="Tekstprzypisudolnego"/>
        <w:numPr>
          <w:ilvl w:val="0"/>
          <w:numId w:val="34"/>
        </w:numPr>
        <w:jc w:val="left"/>
        <w:rPr>
          <w:sz w:val="24"/>
          <w:szCs w:val="24"/>
        </w:rPr>
      </w:pPr>
      <w:r w:rsidRPr="004923BF">
        <w:rPr>
          <w:i/>
          <w:sz w:val="24"/>
          <w:szCs w:val="24"/>
        </w:rPr>
        <w:t>SOFTWARE LICENSE AGREEMENT FOR OS X</w:t>
      </w:r>
      <w:r w:rsidRPr="004923BF">
        <w:rPr>
          <w:sz w:val="24"/>
          <w:szCs w:val="24"/>
        </w:rPr>
        <w:t xml:space="preserve">, Apple Inc.,  http://images.apple.com/legal/sla/docs/OSXServer30.pdf, </w:t>
      </w:r>
      <w:proofErr w:type="spellStart"/>
      <w:r w:rsidRPr="004923BF">
        <w:rPr>
          <w:sz w:val="24"/>
          <w:szCs w:val="24"/>
        </w:rPr>
        <w:t>dostęp</w:t>
      </w:r>
      <w:proofErr w:type="spellEnd"/>
      <w:r w:rsidRPr="004923BF">
        <w:rPr>
          <w:sz w:val="24"/>
          <w:szCs w:val="24"/>
        </w:rPr>
        <w:t xml:space="preserve"> 23.07.2014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http://www.pmbaty.com/iosbuildenv/, dostęp 24.07.2014</w:t>
      </w:r>
    </w:p>
    <w:p w:rsidR="004923BF" w:rsidRPr="004923BF" w:rsidRDefault="004923BF" w:rsidP="0018692F">
      <w:pPr>
        <w:pStyle w:val="Tekstprzypisudolnego"/>
        <w:numPr>
          <w:ilvl w:val="0"/>
          <w:numId w:val="34"/>
        </w:numPr>
        <w:jc w:val="left"/>
        <w:rPr>
          <w:sz w:val="24"/>
          <w:szCs w:val="24"/>
        </w:rPr>
      </w:pPr>
      <w:r w:rsidRPr="004923BF">
        <w:rPr>
          <w:i/>
          <w:sz w:val="24"/>
          <w:szCs w:val="24"/>
        </w:rPr>
        <w:t>Default passwords,</w:t>
      </w:r>
      <w:r w:rsidRPr="004923BF">
        <w:rPr>
          <w:sz w:val="24"/>
          <w:szCs w:val="24"/>
        </w:rPr>
        <w:t xml:space="preserve"> </w:t>
      </w:r>
      <w:proofErr w:type="spellStart"/>
      <w:r w:rsidRPr="004923BF">
        <w:rPr>
          <w:sz w:val="24"/>
          <w:szCs w:val="24"/>
        </w:rPr>
        <w:t>Cydia</w:t>
      </w:r>
      <w:proofErr w:type="spellEnd"/>
      <w:r w:rsidRPr="004923BF">
        <w:rPr>
          <w:sz w:val="24"/>
          <w:szCs w:val="24"/>
        </w:rPr>
        <w:t xml:space="preserve">, http://cydia.saurik.com/password.html, </w:t>
      </w:r>
      <w:proofErr w:type="spellStart"/>
      <w:r w:rsidRPr="004923BF">
        <w:rPr>
          <w:sz w:val="24"/>
          <w:szCs w:val="24"/>
        </w:rPr>
        <w:t>dostęp</w:t>
      </w:r>
      <w:proofErr w:type="spellEnd"/>
      <w:r w:rsidRPr="004923BF">
        <w:rPr>
          <w:sz w:val="24"/>
          <w:szCs w:val="24"/>
        </w:rPr>
        <w:t xml:space="preserve"> 23.07.2014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How to Auto Install a DEB File Using </w:t>
      </w:r>
      <w:proofErr w:type="spellStart"/>
      <w:r w:rsidRPr="004923BF">
        <w:rPr>
          <w:i/>
          <w:sz w:val="24"/>
          <w:szCs w:val="24"/>
        </w:rPr>
        <w:t>Cydia</w:t>
      </w:r>
      <w:proofErr w:type="spellEnd"/>
      <w:r w:rsidRPr="004923BF">
        <w:rPr>
          <w:sz w:val="24"/>
          <w:szCs w:val="24"/>
        </w:rPr>
        <w:t xml:space="preserve">, </w:t>
      </w:r>
      <w:proofErr w:type="spellStart"/>
      <w:r w:rsidRPr="004923BF">
        <w:rPr>
          <w:sz w:val="24"/>
          <w:szCs w:val="24"/>
        </w:rPr>
        <w:t>iClarified</w:t>
      </w:r>
      <w:proofErr w:type="spellEnd"/>
      <w:r w:rsidRPr="004923BF">
        <w:rPr>
          <w:sz w:val="24"/>
          <w:szCs w:val="24"/>
        </w:rPr>
        <w:t xml:space="preserve">, </w:t>
      </w:r>
      <w:r w:rsidRPr="004923BF">
        <w:rPr>
          <w:sz w:val="24"/>
          <w:szCs w:val="24"/>
        </w:rPr>
        <w:lastRenderedPageBreak/>
        <w:t xml:space="preserve">http://www.iclarified.com/entry/?enid=5730, </w:t>
      </w:r>
      <w:proofErr w:type="spellStart"/>
      <w:r w:rsidRPr="004923BF">
        <w:rPr>
          <w:sz w:val="24"/>
          <w:szCs w:val="24"/>
        </w:rPr>
        <w:t>dostęp</w:t>
      </w:r>
      <w:proofErr w:type="spellEnd"/>
      <w:r w:rsidRPr="004923BF">
        <w:rPr>
          <w:sz w:val="24"/>
          <w:szCs w:val="24"/>
        </w:rPr>
        <w:t xml:space="preserve"> 24.07.2014</w:t>
      </w:r>
    </w:p>
    <w:p w:rsidR="004923BF" w:rsidRPr="004923BF" w:rsidRDefault="004923BF" w:rsidP="0018692F">
      <w:pPr>
        <w:pStyle w:val="Tekstprzypisudolnego"/>
        <w:numPr>
          <w:ilvl w:val="0"/>
          <w:numId w:val="34"/>
        </w:numPr>
        <w:jc w:val="left"/>
        <w:rPr>
          <w:sz w:val="24"/>
          <w:szCs w:val="24"/>
        </w:rPr>
      </w:pPr>
      <w:r w:rsidRPr="004923BF">
        <w:rPr>
          <w:i/>
          <w:sz w:val="24"/>
          <w:szCs w:val="24"/>
        </w:rPr>
        <w:t>Microsoft Unveils Windows Phone 8</w:t>
      </w:r>
      <w:r w:rsidRPr="004923BF">
        <w:rPr>
          <w:sz w:val="24"/>
          <w:szCs w:val="24"/>
        </w:rPr>
        <w:t xml:space="preserve">, Microsoft,  http://tinyurl.com/njuavdc,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T. Warren, </w:t>
      </w:r>
      <w:r w:rsidRPr="004923BF">
        <w:rPr>
          <w:i/>
          <w:sz w:val="24"/>
          <w:szCs w:val="24"/>
        </w:rPr>
        <w:t>Windows Phone 8 in detail: new Start Screen, multi-core support, VoIP integration, and NFC</w:t>
      </w:r>
      <w:r w:rsidRPr="004923BF">
        <w:rPr>
          <w:sz w:val="24"/>
          <w:szCs w:val="24"/>
        </w:rPr>
        <w:t xml:space="preserve">, The Verge, http://tinyurl.com/7ge4qbx,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R. Hoover, </w:t>
      </w:r>
      <w:r w:rsidRPr="004923BF">
        <w:rPr>
          <w:i/>
          <w:sz w:val="24"/>
          <w:szCs w:val="24"/>
        </w:rPr>
        <w:t>Making Windows Phone an even better choice for business,</w:t>
      </w:r>
      <w:r w:rsidRPr="004923BF">
        <w:rPr>
          <w:sz w:val="24"/>
          <w:szCs w:val="24"/>
        </w:rPr>
        <w:t xml:space="preserve"> http://tinyurl.com/ntbbcb9,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F. Larry, </w:t>
      </w:r>
      <w:r w:rsidRPr="004923BF">
        <w:rPr>
          <w:i/>
          <w:sz w:val="24"/>
          <w:szCs w:val="24"/>
        </w:rPr>
        <w:t>What does Windows Phone 8 share your core Windows 8?,</w:t>
      </w:r>
      <w:r w:rsidRPr="004923BF">
        <w:rPr>
          <w:sz w:val="24"/>
          <w:szCs w:val="24"/>
        </w:rPr>
        <w:t xml:space="preserve"> </w:t>
      </w:r>
      <w:proofErr w:type="spellStart"/>
      <w:r w:rsidRPr="004923BF">
        <w:rPr>
          <w:sz w:val="24"/>
          <w:szCs w:val="24"/>
        </w:rPr>
        <w:t>TechNewspedia</w:t>
      </w:r>
      <w:proofErr w:type="spellEnd"/>
      <w:r w:rsidRPr="004923BF">
        <w:rPr>
          <w:sz w:val="24"/>
          <w:szCs w:val="24"/>
        </w:rPr>
        <w:t xml:space="preserve">, http://tinyurl.com/nknqfkb,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http://www.microsoft.com/en-us/evalcenter/evaluate-windows-8-1-enterprise, dostęp 27.07.2014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https://www.virtualbox.org/wiki/Downloads, dostęp 27.07.2014</w:t>
      </w:r>
    </w:p>
    <w:p w:rsidR="004923BF" w:rsidRPr="004923BF" w:rsidRDefault="004923BF" w:rsidP="0018692F">
      <w:pPr>
        <w:pStyle w:val="Tekstprzypisudolnego"/>
        <w:numPr>
          <w:ilvl w:val="0"/>
          <w:numId w:val="34"/>
        </w:numPr>
        <w:jc w:val="left"/>
        <w:rPr>
          <w:sz w:val="24"/>
          <w:szCs w:val="24"/>
        </w:rPr>
      </w:pPr>
      <w:r w:rsidRPr="004923BF">
        <w:rPr>
          <w:i/>
          <w:sz w:val="24"/>
          <w:szCs w:val="24"/>
        </w:rPr>
        <w:t>Learn Unity</w:t>
      </w:r>
      <w:r w:rsidRPr="004923BF">
        <w:rPr>
          <w:sz w:val="24"/>
          <w:szCs w:val="24"/>
        </w:rPr>
        <w:t xml:space="preserve">, Unity Technologies, http://unity3d.com/learn/documentation,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J. </w:t>
      </w:r>
      <w:proofErr w:type="spellStart"/>
      <w:r w:rsidRPr="004923BF">
        <w:rPr>
          <w:sz w:val="24"/>
          <w:szCs w:val="24"/>
        </w:rPr>
        <w:t>Brodkin</w:t>
      </w:r>
      <w:proofErr w:type="spellEnd"/>
      <w:r w:rsidRPr="004923BF">
        <w:rPr>
          <w:sz w:val="24"/>
          <w:szCs w:val="24"/>
        </w:rPr>
        <w:t xml:space="preserve">, </w:t>
      </w:r>
      <w:r w:rsidRPr="004923BF">
        <w:rPr>
          <w:i/>
          <w:sz w:val="24"/>
          <w:szCs w:val="24"/>
        </w:rPr>
        <w:t>How Unity3D Became a Game-Development Beast,</w:t>
      </w:r>
      <w:r w:rsidRPr="004923BF">
        <w:rPr>
          <w:sz w:val="24"/>
          <w:szCs w:val="24"/>
        </w:rPr>
        <w:t xml:space="preserve"> Dice,</w:t>
      </w:r>
      <w:r w:rsidRPr="004923BF">
        <w:rPr>
          <w:i/>
          <w:sz w:val="24"/>
          <w:szCs w:val="24"/>
        </w:rPr>
        <w:t xml:space="preserve"> </w:t>
      </w:r>
      <w:r w:rsidRPr="004923BF">
        <w:rPr>
          <w:sz w:val="24"/>
          <w:szCs w:val="24"/>
        </w:rPr>
        <w:t xml:space="preserve"> http://news.dice.com/2013/06/03/how-unity3d-become-a-game-development-beast/</w:t>
      </w:r>
      <w:r w:rsidRPr="004923BF">
        <w:rPr>
          <w:i/>
          <w:sz w:val="24"/>
          <w:szCs w:val="24"/>
        </w:rPr>
        <w:t xml:space="preserve">, </w:t>
      </w:r>
      <w:proofErr w:type="spellStart"/>
      <w:r w:rsidRPr="004923BF">
        <w:rPr>
          <w:i/>
          <w:sz w:val="24"/>
          <w:szCs w:val="24"/>
        </w:rPr>
        <w:t>dostęp</w:t>
      </w:r>
      <w:proofErr w:type="spellEnd"/>
      <w:r w:rsidRPr="004923BF">
        <w:rPr>
          <w:i/>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Graphics for beginners</w:t>
      </w:r>
      <w:r w:rsidRPr="004923BF">
        <w:rPr>
          <w:sz w:val="24"/>
          <w:szCs w:val="24"/>
        </w:rPr>
        <w:t xml:space="preserve">, Unity Technologies, http://unity3d.com/learn/tutorials/modules/beginner/graphics,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Effortlessly unleash your game on the world’s hottest platforms</w:t>
      </w:r>
      <w:r w:rsidRPr="004923BF">
        <w:rPr>
          <w:sz w:val="24"/>
          <w:szCs w:val="24"/>
        </w:rPr>
        <w:t xml:space="preserve">, Unity Technologies, http://unity3d.com/unity/multiplatform,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We let you focus on making your game successful</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https://www.madewithmarmalade.com/products/we-let-you-focus-on-making-your-game-successful,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Supported Platforms</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https://www.madewithmarmalade.com/marmalade/supported-platforms, </w:t>
      </w:r>
      <w:proofErr w:type="spellStart"/>
      <w:r w:rsidRPr="004923BF">
        <w:rPr>
          <w:sz w:val="24"/>
          <w:szCs w:val="24"/>
        </w:rPr>
        <w:t>dostęp</w:t>
      </w:r>
      <w:proofErr w:type="spellEnd"/>
      <w:r w:rsidRPr="004923BF">
        <w:rPr>
          <w:sz w:val="24"/>
          <w:szCs w:val="24"/>
        </w:rPr>
        <w:t xml:space="preserve"> 29.07.2014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How </w:t>
      </w:r>
      <w:proofErr w:type="spellStart"/>
      <w:r w:rsidRPr="004923BF">
        <w:rPr>
          <w:i/>
          <w:sz w:val="24"/>
          <w:szCs w:val="24"/>
        </w:rPr>
        <w:t>Marmelade</w:t>
      </w:r>
      <w:proofErr w:type="spellEnd"/>
      <w:r w:rsidRPr="004923BF">
        <w:rPr>
          <w:i/>
          <w:sz w:val="24"/>
          <w:szCs w:val="24"/>
        </w:rPr>
        <w:t xml:space="preserve"> works</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https://www.madewithmarmalade.com/marmalade/how-marmalade-works, </w:t>
      </w:r>
      <w:proofErr w:type="spellStart"/>
      <w:r w:rsidRPr="004923BF">
        <w:rPr>
          <w:sz w:val="24"/>
          <w:szCs w:val="24"/>
        </w:rPr>
        <w:t>dostęp</w:t>
      </w:r>
      <w:proofErr w:type="spellEnd"/>
      <w:r w:rsidRPr="004923BF">
        <w:rPr>
          <w:sz w:val="24"/>
          <w:szCs w:val="24"/>
        </w:rPr>
        <w:t xml:space="preserve"> 29.07.2014</w:t>
      </w:r>
    </w:p>
    <w:p w:rsidR="004923BF" w:rsidRPr="004923BF" w:rsidRDefault="004923BF" w:rsidP="0018692F">
      <w:pPr>
        <w:pStyle w:val="Tekstprzypisudolnego"/>
        <w:numPr>
          <w:ilvl w:val="0"/>
          <w:numId w:val="34"/>
        </w:numPr>
        <w:jc w:val="left"/>
        <w:rPr>
          <w:sz w:val="24"/>
          <w:szCs w:val="24"/>
        </w:rPr>
      </w:pPr>
      <w:r w:rsidRPr="004923BF">
        <w:rPr>
          <w:i/>
          <w:sz w:val="24"/>
          <w:szCs w:val="24"/>
        </w:rPr>
        <w:t>Winter 2007 Demo Day At Georgia Tech</w:t>
      </w:r>
      <w:r w:rsidRPr="004923BF">
        <w:rPr>
          <w:sz w:val="24"/>
          <w:szCs w:val="24"/>
        </w:rPr>
        <w:t xml:space="preserve">, </w:t>
      </w:r>
      <w:proofErr w:type="spellStart"/>
      <w:r w:rsidRPr="004923BF">
        <w:rPr>
          <w:sz w:val="24"/>
          <w:szCs w:val="24"/>
        </w:rPr>
        <w:t>GayGamer</w:t>
      </w:r>
      <w:proofErr w:type="spellEnd"/>
      <w:r w:rsidRPr="004923BF">
        <w:rPr>
          <w:sz w:val="24"/>
          <w:szCs w:val="24"/>
        </w:rPr>
        <w:t xml:space="preserve">,  http://gaygamer.net/2007/12/winter_2007_demo_day_at_georgi.html,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lang w:val="pl-PL"/>
        </w:rPr>
      </w:pPr>
      <w:proofErr w:type="spellStart"/>
      <w:r w:rsidRPr="004923BF">
        <w:rPr>
          <w:i/>
          <w:sz w:val="24"/>
          <w:szCs w:val="24"/>
          <w:lang w:val="pl-PL"/>
        </w:rPr>
        <w:lastRenderedPageBreak/>
        <w:t>jMonkey</w:t>
      </w:r>
      <w:proofErr w:type="spellEnd"/>
      <w:r w:rsidRPr="004923BF">
        <w:rPr>
          <w:i/>
          <w:sz w:val="24"/>
          <w:szCs w:val="24"/>
          <w:lang w:val="pl-PL"/>
        </w:rPr>
        <w:t xml:space="preserve"> Hub</w:t>
      </w:r>
      <w:r w:rsidRPr="004923BF">
        <w:rPr>
          <w:sz w:val="24"/>
          <w:szCs w:val="24"/>
          <w:lang w:val="pl-PL"/>
        </w:rPr>
        <w:t>, http://hub.jmonkeyengine.org/wiki/doku.php/, dostęp 29.07.2014</w:t>
      </w:r>
    </w:p>
    <w:p w:rsidR="004923BF" w:rsidRPr="004923BF" w:rsidRDefault="004923BF" w:rsidP="0018692F">
      <w:pPr>
        <w:pStyle w:val="Tekstprzypisudolnego"/>
        <w:numPr>
          <w:ilvl w:val="0"/>
          <w:numId w:val="34"/>
        </w:numPr>
        <w:jc w:val="left"/>
        <w:rPr>
          <w:sz w:val="24"/>
          <w:szCs w:val="24"/>
        </w:rPr>
      </w:pPr>
      <w:r w:rsidRPr="004923BF">
        <w:rPr>
          <w:i/>
          <w:sz w:val="24"/>
          <w:szCs w:val="24"/>
        </w:rPr>
        <w:t>Bullet Physics</w:t>
      </w:r>
      <w:r w:rsidRPr="004923BF">
        <w:rPr>
          <w:sz w:val="24"/>
          <w:szCs w:val="24"/>
        </w:rPr>
        <w:t xml:space="preserve">, http://bulletphysics.org, </w:t>
      </w:r>
      <w:proofErr w:type="spellStart"/>
      <w:r w:rsidRPr="004923BF">
        <w:rPr>
          <w:sz w:val="24"/>
          <w:szCs w:val="24"/>
        </w:rPr>
        <w:t>dostęp</w:t>
      </w:r>
      <w:proofErr w:type="spellEnd"/>
      <w:r w:rsidRPr="004923BF">
        <w:rPr>
          <w:sz w:val="24"/>
          <w:szCs w:val="24"/>
        </w:rPr>
        <w:t xml:space="preserve"> 29.07.2014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J. </w:t>
      </w:r>
      <w:proofErr w:type="spellStart"/>
      <w:r w:rsidRPr="004923BF">
        <w:rPr>
          <w:sz w:val="24"/>
          <w:szCs w:val="24"/>
        </w:rPr>
        <w:t>McGuirk</w:t>
      </w:r>
      <w:proofErr w:type="spellEnd"/>
      <w:r w:rsidRPr="004923BF">
        <w:rPr>
          <w:sz w:val="24"/>
          <w:szCs w:val="24"/>
        </w:rPr>
        <w:t xml:space="preserve">, </w:t>
      </w:r>
      <w:r w:rsidRPr="004923BF">
        <w:rPr>
          <w:i/>
          <w:sz w:val="24"/>
          <w:szCs w:val="24"/>
        </w:rPr>
        <w:t>2D Gaming Mobile Performance</w:t>
      </w:r>
      <w:r w:rsidRPr="004923BF">
        <w:rPr>
          <w:sz w:val="24"/>
          <w:szCs w:val="24"/>
        </w:rPr>
        <w:t xml:space="preserve">, </w:t>
      </w:r>
      <w:proofErr w:type="spellStart"/>
      <w:r w:rsidRPr="004923BF">
        <w:rPr>
          <w:sz w:val="24"/>
          <w:szCs w:val="24"/>
        </w:rPr>
        <w:t>JuiceBox</w:t>
      </w:r>
      <w:proofErr w:type="spellEnd"/>
      <w:r w:rsidRPr="004923BF">
        <w:rPr>
          <w:sz w:val="24"/>
          <w:szCs w:val="24"/>
        </w:rPr>
        <w:t xml:space="preserve"> Games, http://tinyurl.com/nujulpm, </w:t>
      </w:r>
      <w:proofErr w:type="spellStart"/>
      <w:r w:rsidRPr="004923BF">
        <w:rPr>
          <w:sz w:val="24"/>
          <w:szCs w:val="24"/>
        </w:rPr>
        <w:t>dostęp</w:t>
      </w:r>
      <w:proofErr w:type="spellEnd"/>
      <w:r w:rsidRPr="004923BF">
        <w:rPr>
          <w:sz w:val="24"/>
          <w:szCs w:val="24"/>
        </w:rPr>
        <w:t xml:space="preserve"> 17.07.2014</w:t>
      </w:r>
    </w:p>
    <w:p w:rsidR="004923BF" w:rsidRPr="004923BF" w:rsidRDefault="004923BF" w:rsidP="004923BF">
      <w:pPr>
        <w:jc w:val="left"/>
      </w:pPr>
    </w:p>
    <w:sectPr w:rsidR="004923BF" w:rsidRPr="004923BF" w:rsidSect="007D58DF">
      <w:footerReference w:type="default" r:id="rId40"/>
      <w:pgSz w:w="12240" w:h="15840" w:code="1"/>
      <w:pgMar w:top="1138" w:right="1138" w:bottom="1138" w:left="1138" w:header="720" w:footer="720" w:gutter="562"/>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Łukasz Rauch" w:date="2014-08-13T14:24:00Z" w:initials="ŁR">
    <w:p w:rsidR="00021883" w:rsidRPr="00021883" w:rsidRDefault="00021883">
      <w:pPr>
        <w:pStyle w:val="Tekstkomentarza"/>
        <w:rPr>
          <w:lang w:val="pl-PL"/>
        </w:rPr>
      </w:pPr>
      <w:r>
        <w:rPr>
          <w:rStyle w:val="Odwoaniedokomentarza"/>
        </w:rPr>
        <w:annotationRef/>
      </w:r>
      <w:r w:rsidRPr="00021883">
        <w:rPr>
          <w:lang w:val="pl-PL"/>
        </w:rPr>
        <w:t xml:space="preserve">Powtarzasz </w:t>
      </w:r>
      <w:proofErr w:type="spellStart"/>
      <w:r w:rsidRPr="00021883">
        <w:rPr>
          <w:lang w:val="pl-PL"/>
        </w:rPr>
        <w:t>sie</w:t>
      </w:r>
      <w:proofErr w:type="spellEnd"/>
    </w:p>
  </w:comment>
  <w:comment w:id="9" w:author="Łukasz Rauch" w:date="2014-08-13T14:24:00Z" w:initials="ŁR">
    <w:p w:rsidR="00021883" w:rsidRPr="001D2128" w:rsidRDefault="00021883">
      <w:pPr>
        <w:pStyle w:val="Tekstkomentarza"/>
        <w:rPr>
          <w:lang w:val="pl-PL"/>
        </w:rPr>
      </w:pPr>
      <w:r>
        <w:rPr>
          <w:rStyle w:val="Odwoaniedokomentarza"/>
        </w:rPr>
        <w:annotationRef/>
      </w:r>
      <w:r w:rsidRPr="001D2128">
        <w:rPr>
          <w:lang w:val="pl-PL"/>
        </w:rPr>
        <w:t xml:space="preserve">Czy to jest raport światowy? </w:t>
      </w:r>
      <w:r>
        <w:rPr>
          <w:lang w:val="pl-PL"/>
        </w:rPr>
        <w:t>Czy można podać źródło tych informacji?</w:t>
      </w:r>
    </w:p>
  </w:comment>
  <w:comment w:id="12" w:author="Łukasz Rauch" w:date="2014-08-13T14:24:00Z" w:initials="ŁR">
    <w:p w:rsidR="00021883" w:rsidRPr="001D2128" w:rsidRDefault="00021883">
      <w:pPr>
        <w:pStyle w:val="Tekstkomentarza"/>
        <w:rPr>
          <w:lang w:val="pl-PL"/>
        </w:rPr>
      </w:pPr>
      <w:r>
        <w:rPr>
          <w:rStyle w:val="Odwoaniedokomentarza"/>
        </w:rPr>
        <w:annotationRef/>
      </w:r>
      <w:r w:rsidRPr="001D2128">
        <w:rPr>
          <w:lang w:val="pl-PL"/>
        </w:rPr>
        <w:t xml:space="preserve">Podpis!!! Zmienić wykres na rysunek i </w:t>
      </w:r>
      <w:r>
        <w:rPr>
          <w:lang w:val="pl-PL"/>
        </w:rPr>
        <w:t>przenumerować pozostałe</w:t>
      </w:r>
    </w:p>
  </w:comment>
  <w:comment w:id="20" w:author="Łukasz Rauch" w:date="2014-08-13T14:24:00Z" w:initials="ŁR">
    <w:p w:rsidR="00021883" w:rsidRPr="00D810EA" w:rsidRDefault="00021883">
      <w:pPr>
        <w:pStyle w:val="Tekstkomentarza"/>
        <w:rPr>
          <w:lang w:val="pl-PL"/>
        </w:rPr>
      </w:pPr>
      <w:r>
        <w:rPr>
          <w:rStyle w:val="Odwoaniedokomentarza"/>
        </w:rPr>
        <w:annotationRef/>
      </w:r>
      <w:r w:rsidRPr="00D810EA">
        <w:rPr>
          <w:lang w:val="pl-PL"/>
        </w:rPr>
        <w:t xml:space="preserve">Strasznie krótkie akapity – czy </w:t>
      </w:r>
      <w:r>
        <w:rPr>
          <w:lang w:val="pl-PL"/>
        </w:rPr>
        <w:t xml:space="preserve">nie dałoby się tego wypunktować albo </w:t>
      </w:r>
      <w:proofErr w:type="spellStart"/>
      <w:r>
        <w:rPr>
          <w:lang w:val="pl-PL"/>
        </w:rPr>
        <w:t>zebrac</w:t>
      </w:r>
      <w:proofErr w:type="spellEnd"/>
      <w:r>
        <w:rPr>
          <w:lang w:val="pl-PL"/>
        </w:rPr>
        <w:t xml:space="preserve"> </w:t>
      </w:r>
      <w:proofErr w:type="spellStart"/>
      <w:r>
        <w:rPr>
          <w:lang w:val="pl-PL"/>
        </w:rPr>
        <w:t>jakos</w:t>
      </w:r>
      <w:proofErr w:type="spellEnd"/>
      <w:r>
        <w:rPr>
          <w:lang w:val="pl-PL"/>
        </w:rPr>
        <w:t xml:space="preserve"> w jeden akapit?</w:t>
      </w:r>
    </w:p>
  </w:comment>
  <w:comment w:id="22" w:author="Łukasz Rauch" w:date="2014-08-13T14:24:00Z" w:initials="ŁR">
    <w:p w:rsidR="00021883" w:rsidRPr="00D810EA" w:rsidRDefault="00021883">
      <w:pPr>
        <w:pStyle w:val="Tekstkomentarza"/>
        <w:rPr>
          <w:lang w:val="pl-PL"/>
        </w:rPr>
      </w:pPr>
      <w:r>
        <w:rPr>
          <w:rStyle w:val="Odwoaniedokomentarza"/>
        </w:rPr>
        <w:annotationRef/>
      </w:r>
      <w:r w:rsidRPr="00D810EA">
        <w:rPr>
          <w:lang w:val="pl-PL"/>
        </w:rPr>
        <w:t>Kolejny jednozdaniowy akapit wyrwany z kontekstu</w:t>
      </w:r>
    </w:p>
  </w:comment>
  <w:comment w:id="30" w:author="Łukasz Rauch" w:date="2014-08-13T14:24:00Z" w:initials="ŁR">
    <w:p w:rsidR="00021883" w:rsidRPr="00D810EA" w:rsidRDefault="00021883">
      <w:pPr>
        <w:pStyle w:val="Tekstkomentarza"/>
        <w:rPr>
          <w:lang w:val="pl-PL"/>
        </w:rPr>
      </w:pPr>
      <w:r>
        <w:rPr>
          <w:rStyle w:val="Odwoaniedokomentarza"/>
        </w:rPr>
        <w:annotationRef/>
      </w:r>
      <w:r w:rsidRPr="00D810EA">
        <w:rPr>
          <w:lang w:val="pl-PL"/>
        </w:rPr>
        <w:t xml:space="preserve">Co to znaczy “spełnić kryterium karty </w:t>
      </w:r>
      <w:proofErr w:type="spellStart"/>
      <w:r w:rsidRPr="00D810EA">
        <w:rPr>
          <w:lang w:val="pl-PL"/>
        </w:rPr>
        <w:t>MasterCard</w:t>
      </w:r>
      <w:proofErr w:type="spellEnd"/>
      <w:r>
        <w:rPr>
          <w:lang w:val="pl-PL"/>
        </w:rPr>
        <w:t>”</w:t>
      </w:r>
      <w:r w:rsidRPr="00D810EA">
        <w:rPr>
          <w:lang w:val="pl-PL"/>
        </w:rPr>
        <w:t>???</w:t>
      </w:r>
      <w:r>
        <w:rPr>
          <w:lang w:val="pl-PL"/>
        </w:rPr>
        <w:t xml:space="preserve"> to chyba nie po polsku</w:t>
      </w:r>
    </w:p>
  </w:comment>
  <w:comment w:id="31" w:author="Łukasz Rauch" w:date="2014-08-13T14:24:00Z" w:initials="ŁR">
    <w:p w:rsidR="00021883" w:rsidRPr="00021883" w:rsidRDefault="00021883">
      <w:pPr>
        <w:pStyle w:val="Tekstkomentarza"/>
        <w:rPr>
          <w:lang w:val="pl-PL"/>
        </w:rPr>
      </w:pPr>
      <w:r>
        <w:rPr>
          <w:rStyle w:val="Odwoaniedokomentarza"/>
        </w:rPr>
        <w:annotationRef/>
      </w:r>
      <w:r w:rsidRPr="00021883">
        <w:rPr>
          <w:lang w:val="pl-PL"/>
        </w:rPr>
        <w:t>Akapit jednozdaniowy</w:t>
      </w:r>
    </w:p>
  </w:comment>
  <w:comment w:id="32" w:author="Łukasz Rauch" w:date="2014-08-13T14:24:00Z" w:initials="ŁR">
    <w:p w:rsidR="00021883" w:rsidRPr="00021883" w:rsidRDefault="00021883">
      <w:pPr>
        <w:pStyle w:val="Tekstkomentarza"/>
        <w:rPr>
          <w:lang w:val="pl-PL"/>
        </w:rPr>
      </w:pPr>
      <w:r>
        <w:rPr>
          <w:rStyle w:val="Odwoaniedokomentarza"/>
        </w:rPr>
        <w:annotationRef/>
      </w:r>
      <w:r w:rsidRPr="00021883">
        <w:rPr>
          <w:lang w:val="pl-PL"/>
        </w:rPr>
        <w:t>dwuzdaniowy</w:t>
      </w:r>
    </w:p>
  </w:comment>
  <w:comment w:id="33" w:author="Łukasz Rauch" w:date="2014-08-13T14:24:00Z" w:initials="ŁR">
    <w:p w:rsidR="00021883" w:rsidRPr="00021883" w:rsidRDefault="00021883">
      <w:pPr>
        <w:pStyle w:val="Tekstkomentarza"/>
        <w:rPr>
          <w:lang w:val="pl-PL"/>
        </w:rPr>
      </w:pPr>
      <w:r>
        <w:rPr>
          <w:rStyle w:val="Odwoaniedokomentarza"/>
        </w:rPr>
        <w:annotationRef/>
      </w:r>
      <w:r w:rsidRPr="00021883">
        <w:rPr>
          <w:lang w:val="pl-PL"/>
        </w:rPr>
        <w:t xml:space="preserve">I następny </w:t>
      </w:r>
      <w:r>
        <w:sym w:font="Wingdings" w:char="F04A"/>
      </w:r>
    </w:p>
  </w:comment>
  <w:comment w:id="35" w:author="Łukasz Rauch" w:date="2014-08-13T14:24:00Z" w:initials="ŁR">
    <w:p w:rsidR="00021883" w:rsidRPr="00D810EA" w:rsidRDefault="00021883">
      <w:pPr>
        <w:pStyle w:val="Tekstkomentarza"/>
        <w:rPr>
          <w:lang w:val="pl-PL"/>
        </w:rPr>
      </w:pPr>
      <w:r>
        <w:rPr>
          <w:rStyle w:val="Odwoaniedokomentarza"/>
        </w:rPr>
        <w:annotationRef/>
      </w:r>
      <w:r w:rsidRPr="00D810EA">
        <w:rPr>
          <w:lang w:val="pl-PL"/>
        </w:rPr>
        <w:t xml:space="preserve">Pisałeś </w:t>
      </w:r>
      <w:proofErr w:type="spellStart"/>
      <w:r w:rsidRPr="00D810EA">
        <w:rPr>
          <w:lang w:val="pl-PL"/>
        </w:rPr>
        <w:t>juz</w:t>
      </w:r>
      <w:proofErr w:type="spellEnd"/>
      <w:r w:rsidRPr="00D810EA">
        <w:rPr>
          <w:lang w:val="pl-PL"/>
        </w:rPr>
        <w:t xml:space="preserve"> o tym, powtarzasz się</w:t>
      </w:r>
    </w:p>
  </w:comment>
  <w:comment w:id="36" w:author="Łukasz Rauch" w:date="2014-08-13T14:24:00Z" w:initials="ŁR">
    <w:p w:rsidR="00021883" w:rsidRPr="00021883" w:rsidRDefault="00021883">
      <w:pPr>
        <w:pStyle w:val="Tekstkomentarza"/>
        <w:rPr>
          <w:lang w:val="pl-PL"/>
        </w:rPr>
      </w:pPr>
      <w:r>
        <w:rPr>
          <w:rStyle w:val="Odwoaniedokomentarza"/>
        </w:rPr>
        <w:annotationRef/>
      </w:r>
      <w:r w:rsidRPr="00021883">
        <w:rPr>
          <w:lang w:val="pl-PL"/>
        </w:rPr>
        <w:t>styl</w:t>
      </w:r>
    </w:p>
  </w:comment>
  <w:comment w:id="40" w:author="Łukasz Rauch" w:date="2014-08-13T14:24:00Z" w:initials="ŁR">
    <w:p w:rsidR="00021883" w:rsidRPr="00021883" w:rsidRDefault="00021883">
      <w:pPr>
        <w:pStyle w:val="Tekstkomentarza"/>
        <w:rPr>
          <w:lang w:val="pl-PL"/>
        </w:rPr>
      </w:pPr>
      <w:r>
        <w:rPr>
          <w:rStyle w:val="Odwoaniedokomentarza"/>
        </w:rPr>
        <w:annotationRef/>
      </w:r>
      <w:proofErr w:type="spellStart"/>
      <w:r w:rsidRPr="00021883">
        <w:rPr>
          <w:lang w:val="pl-PL"/>
        </w:rPr>
        <w:t>przenumerowac</w:t>
      </w:r>
      <w:proofErr w:type="spellEnd"/>
    </w:p>
  </w:comment>
  <w:comment w:id="45" w:author="Łukasz Rauch" w:date="2014-08-13T14:24:00Z" w:initials="ŁR">
    <w:p w:rsidR="00021883" w:rsidRPr="00711B33" w:rsidRDefault="00021883">
      <w:pPr>
        <w:pStyle w:val="Tekstkomentarza"/>
        <w:rPr>
          <w:lang w:val="pl-PL"/>
        </w:rPr>
      </w:pPr>
      <w:r>
        <w:rPr>
          <w:rStyle w:val="Odwoaniedokomentarza"/>
        </w:rPr>
        <w:annotationRef/>
      </w:r>
      <w:r w:rsidRPr="00711B33">
        <w:rPr>
          <w:lang w:val="pl-PL"/>
        </w:rPr>
        <w:t xml:space="preserve">punkt 2.3.1 bez sensu tworzyć jak nie ma </w:t>
      </w:r>
      <w:r>
        <w:rPr>
          <w:lang w:val="pl-PL"/>
        </w:rPr>
        <w:t>punktu 2.3.2 – taki punkt powinien być</w:t>
      </w:r>
    </w:p>
  </w:comment>
  <w:comment w:id="62" w:author="Łukasz Rauch" w:date="2014-08-13T14:24:00Z" w:initials="ŁR">
    <w:p w:rsidR="00021883" w:rsidRPr="00EA6CEF" w:rsidRDefault="00021883">
      <w:pPr>
        <w:pStyle w:val="Tekstkomentarza"/>
        <w:rPr>
          <w:lang w:val="pl-PL"/>
        </w:rPr>
      </w:pPr>
      <w:r>
        <w:rPr>
          <w:rStyle w:val="Odwoaniedokomentarza"/>
        </w:rPr>
        <w:annotationRef/>
      </w:r>
      <w:r w:rsidRPr="00EA6CEF">
        <w:rPr>
          <w:lang w:val="pl-PL"/>
        </w:rPr>
        <w:t xml:space="preserve">powinieneś podawać właściwy </w:t>
      </w:r>
      <w:proofErr w:type="spellStart"/>
      <w:r w:rsidRPr="00EA6CEF">
        <w:rPr>
          <w:lang w:val="pl-PL"/>
        </w:rPr>
        <w:t>url</w:t>
      </w:r>
      <w:proofErr w:type="spellEnd"/>
      <w:r w:rsidRPr="00EA6CEF">
        <w:rPr>
          <w:lang w:val="pl-PL"/>
        </w:rPr>
        <w:t xml:space="preserve"> a nie krótki</w:t>
      </w:r>
    </w:p>
  </w:comment>
  <w:comment w:id="63" w:author="Łukasz Rauch" w:date="2014-08-13T14:24:00Z" w:initials="ŁR">
    <w:p w:rsidR="00021883" w:rsidRPr="00EA6CEF" w:rsidRDefault="00021883">
      <w:pPr>
        <w:pStyle w:val="Tekstkomentarza"/>
        <w:rPr>
          <w:lang w:val="pl-PL"/>
        </w:rPr>
      </w:pPr>
      <w:r>
        <w:rPr>
          <w:rStyle w:val="Odwoaniedokomentarza"/>
        </w:rPr>
        <w:annotationRef/>
      </w:r>
      <w:r w:rsidRPr="00EA6CEF">
        <w:rPr>
          <w:lang w:val="pl-PL"/>
        </w:rPr>
        <w:t>jakie sceny – piszesz coś wcześniej o nich</w:t>
      </w:r>
    </w:p>
  </w:comment>
  <w:comment w:id="67" w:author="Łukasz Rauch" w:date="2014-08-13T14:24:00Z" w:initials="ŁR">
    <w:p w:rsidR="00021883" w:rsidRPr="00021883" w:rsidRDefault="00021883">
      <w:pPr>
        <w:pStyle w:val="Tekstkomentarza"/>
        <w:rPr>
          <w:lang w:val="pl-PL"/>
        </w:rPr>
      </w:pPr>
      <w:r>
        <w:rPr>
          <w:rStyle w:val="Odwoaniedokomentarza"/>
        </w:rPr>
        <w:annotationRef/>
      </w:r>
      <w:r w:rsidRPr="00021883">
        <w:rPr>
          <w:lang w:val="pl-PL"/>
        </w:rPr>
        <w:t>zmienić na rysunek</w:t>
      </w:r>
    </w:p>
  </w:comment>
  <w:comment w:id="68" w:author="Łukasz Rauch" w:date="2014-08-13T14:24:00Z" w:initials="ŁR">
    <w:p w:rsidR="00021883" w:rsidRPr="00021883" w:rsidRDefault="00021883">
      <w:pPr>
        <w:pStyle w:val="Tekstkomentarza"/>
        <w:rPr>
          <w:lang w:val="pl-PL"/>
        </w:rPr>
      </w:pPr>
      <w:r>
        <w:rPr>
          <w:rStyle w:val="Odwoaniedokomentarza"/>
        </w:rPr>
        <w:annotationRef/>
      </w:r>
      <w:r w:rsidRPr="00021883">
        <w:rPr>
          <w:lang w:val="pl-PL"/>
        </w:rPr>
        <w:t>zmienić</w:t>
      </w:r>
    </w:p>
  </w:comment>
  <w:comment w:id="69" w:author="Łukasz Rauch" w:date="2014-08-13T14:24:00Z" w:initials="ŁR">
    <w:p w:rsidR="00021883" w:rsidRPr="00021883" w:rsidRDefault="00021883">
      <w:pPr>
        <w:pStyle w:val="Tekstkomentarza"/>
        <w:rPr>
          <w:lang w:val="pl-PL"/>
        </w:rPr>
      </w:pPr>
      <w:r>
        <w:rPr>
          <w:rStyle w:val="Odwoaniedokomentarza"/>
        </w:rPr>
        <w:annotationRef/>
      </w:r>
      <w:r w:rsidRPr="00021883">
        <w:rPr>
          <w:lang w:val="pl-PL"/>
        </w:rPr>
        <w:t>zmienić na rysunek</w:t>
      </w:r>
    </w:p>
  </w:comment>
  <w:comment w:id="77" w:author="Łukasz Rauch" w:date="2014-08-13T14:24:00Z" w:initials="ŁR">
    <w:p w:rsidR="00021883" w:rsidRPr="00021883" w:rsidRDefault="00021883">
      <w:pPr>
        <w:pStyle w:val="Tekstkomentarza"/>
        <w:rPr>
          <w:lang w:val="pl-PL"/>
        </w:rPr>
      </w:pPr>
      <w:r>
        <w:rPr>
          <w:rStyle w:val="Odwoaniedokomentarza"/>
        </w:rPr>
        <w:annotationRef/>
      </w:r>
      <w:r w:rsidRPr="00021883">
        <w:rPr>
          <w:lang w:val="pl-PL"/>
        </w:rPr>
        <w:t xml:space="preserve">WTF </w:t>
      </w:r>
      <w:proofErr w:type="spellStart"/>
      <w:r w:rsidRPr="00021883">
        <w:rPr>
          <w:lang w:val="pl-PL"/>
        </w:rPr>
        <w:t>is</w:t>
      </w:r>
      <w:proofErr w:type="spellEnd"/>
      <w:r w:rsidRPr="00021883">
        <w:rPr>
          <w:lang w:val="pl-PL"/>
        </w:rPr>
        <w:t xml:space="preserve"> Pong</w:t>
      </w:r>
    </w:p>
  </w:comment>
  <w:comment w:id="81" w:author="Łukasz Rauch" w:date="2014-08-14T07:49:00Z" w:initials="ŁR">
    <w:p w:rsidR="00021883" w:rsidRPr="009C6DA7" w:rsidRDefault="00021883">
      <w:pPr>
        <w:pStyle w:val="Tekstkomentarza"/>
        <w:rPr>
          <w:lang w:val="pl-PL"/>
        </w:rPr>
      </w:pPr>
      <w:r>
        <w:rPr>
          <w:rStyle w:val="Odwoaniedokomentarza"/>
        </w:rPr>
        <w:annotationRef/>
      </w:r>
      <w:r w:rsidRPr="009C6DA7">
        <w:rPr>
          <w:lang w:val="pl-PL"/>
        </w:rPr>
        <w:t xml:space="preserve">Czemu </w:t>
      </w:r>
      <w:r>
        <w:rPr>
          <w:lang w:val="pl-PL"/>
        </w:rPr>
        <w:t xml:space="preserve">te klasy są w </w:t>
      </w:r>
      <w:proofErr w:type="spellStart"/>
      <w:r>
        <w:rPr>
          <w:lang w:val="pl-PL"/>
        </w:rPr>
        <w:t>c</w:t>
      </w:r>
      <w:r w:rsidRPr="009C6DA7">
        <w:rPr>
          <w:lang w:val="pl-PL"/>
        </w:rPr>
        <w:t>udzysłowiu</w:t>
      </w:r>
      <w:proofErr w:type="spellEnd"/>
      <w:r w:rsidRPr="009C6DA7">
        <w:rPr>
          <w:lang w:val="pl-PL"/>
        </w:rPr>
        <w:t>????</w:t>
      </w:r>
      <w:r w:rsidR="005F6933">
        <w:rPr>
          <w:lang w:val="pl-PL"/>
        </w:rPr>
        <w:t xml:space="preserve"> Jeśli nie </w:t>
      </w:r>
      <w:proofErr w:type="spellStart"/>
      <w:r w:rsidR="005F6933">
        <w:rPr>
          <w:lang w:val="pl-PL"/>
        </w:rPr>
        <w:t>cudzyslow</w:t>
      </w:r>
      <w:proofErr w:type="spellEnd"/>
      <w:r w:rsidR="005F6933">
        <w:rPr>
          <w:lang w:val="pl-PL"/>
        </w:rPr>
        <w:t xml:space="preserve"> to kursywa</w:t>
      </w:r>
    </w:p>
  </w:comment>
  <w:comment w:id="85" w:author="Łukasz Rauch" w:date="2014-08-13T14:24:00Z" w:initials="ŁR">
    <w:p w:rsidR="00021883" w:rsidRPr="009C6DA7" w:rsidRDefault="00021883">
      <w:pPr>
        <w:pStyle w:val="Tekstkomentarza"/>
        <w:rPr>
          <w:lang w:val="pl-PL"/>
        </w:rPr>
      </w:pPr>
      <w:r>
        <w:rPr>
          <w:rStyle w:val="Odwoaniedokomentarza"/>
        </w:rPr>
        <w:annotationRef/>
      </w:r>
      <w:r w:rsidRPr="009C6DA7">
        <w:rPr>
          <w:lang w:val="pl-PL"/>
        </w:rPr>
        <w:t xml:space="preserve">Brakuje </w:t>
      </w:r>
      <w:r>
        <w:rPr>
          <w:lang w:val="pl-PL"/>
        </w:rPr>
        <w:t xml:space="preserve">trochę </w:t>
      </w:r>
      <w:r w:rsidRPr="009C6DA7">
        <w:rPr>
          <w:lang w:val="pl-PL"/>
        </w:rPr>
        <w:t>analizy wydajności obydwu gier – nic nie wynika z tego, ze zrobiłeś takie gry</w:t>
      </w:r>
    </w:p>
  </w:comment>
  <w:comment w:id="89" w:author="Łukasz Rauch" w:date="2014-08-13T14:24:00Z" w:initials="ŁR">
    <w:p w:rsidR="00021883" w:rsidRPr="00021883" w:rsidRDefault="00021883">
      <w:pPr>
        <w:pStyle w:val="Tekstkomentarza"/>
        <w:rPr>
          <w:lang w:val="pl-PL"/>
        </w:rPr>
      </w:pPr>
      <w:r>
        <w:rPr>
          <w:rStyle w:val="Odwoaniedokomentarza"/>
        </w:rPr>
        <w:annotationRef/>
      </w:r>
      <w:r w:rsidRPr="00021883">
        <w:rPr>
          <w:lang w:val="pl-PL"/>
        </w:rPr>
        <w:t>Czy ta literatura jest gdzieś cytowana?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546A" w:rsidRDefault="0056546A" w:rsidP="00070CD8">
      <w:r>
        <w:separator/>
      </w:r>
    </w:p>
  </w:endnote>
  <w:endnote w:type="continuationSeparator" w:id="0">
    <w:p w:rsidR="0056546A" w:rsidRDefault="0056546A" w:rsidP="0007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FreeSans">
    <w:altName w:val="MS Mincho"/>
    <w:charset w:val="80"/>
    <w:family w:val="auto"/>
    <w:pitch w:val="variable"/>
  </w:font>
  <w:font w:name="Calibri">
    <w:panose1 w:val="020F0502020204030204"/>
    <w:charset w:val="EE"/>
    <w:family w:val="swiss"/>
    <w:pitch w:val="variable"/>
    <w:sig w:usb0="E00002FF" w:usb1="4000ACFF" w:usb2="00000001" w:usb3="00000000" w:csb0="0000019F" w:csb1="00000000"/>
  </w:font>
  <w:font w:name="DejaVu Sans">
    <w:altName w:val="Arial"/>
    <w:charset w:val="EE"/>
    <w:family w:val="swiss"/>
    <w:pitch w:val="variable"/>
    <w:sig w:usb0="E7000EFF" w:usb1="5200FDFF" w:usb2="0A042021" w:usb3="00000000" w:csb0="000001B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Nimbus Sans L">
    <w:altName w:val="Arial Unicode MS"/>
    <w:charset w:val="80"/>
    <w:family w:val="swiss"/>
    <w:pitch w:val="variable"/>
  </w:font>
  <w:font w:name="OpenSymbol">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charset w:val="EE"/>
    <w:family w:val="modern"/>
    <w:pitch w:val="fixed"/>
    <w:sig w:usb0="E60022FF"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78064"/>
      <w:docPartObj>
        <w:docPartGallery w:val="Page Numbers (Bottom of Page)"/>
        <w:docPartUnique/>
      </w:docPartObj>
    </w:sdtPr>
    <w:sdtEndPr>
      <w:rPr>
        <w:noProof/>
      </w:rPr>
    </w:sdtEndPr>
    <w:sdtContent>
      <w:p w:rsidR="00021883" w:rsidRDefault="00021883">
        <w:pPr>
          <w:pStyle w:val="Stopka"/>
          <w:jc w:val="center"/>
        </w:pPr>
        <w:r>
          <w:fldChar w:fldCharType="begin"/>
        </w:r>
        <w:r>
          <w:instrText xml:space="preserve"> PAGE   \* MERGEFORMAT </w:instrText>
        </w:r>
        <w:r>
          <w:fldChar w:fldCharType="separate"/>
        </w:r>
        <w:r w:rsidR="001B7F80">
          <w:rPr>
            <w:noProof/>
          </w:rPr>
          <w:t>4</w:t>
        </w:r>
        <w:r>
          <w:rPr>
            <w:noProof/>
          </w:rPr>
          <w:fldChar w:fldCharType="end"/>
        </w:r>
      </w:p>
    </w:sdtContent>
  </w:sdt>
  <w:p w:rsidR="00021883" w:rsidRDefault="0002188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546A" w:rsidRDefault="0056546A" w:rsidP="00070CD8">
      <w:r>
        <w:separator/>
      </w:r>
    </w:p>
  </w:footnote>
  <w:footnote w:type="continuationSeparator" w:id="0">
    <w:p w:rsidR="0056546A" w:rsidRDefault="0056546A" w:rsidP="00070CD8">
      <w:r>
        <w:continuationSeparator/>
      </w:r>
    </w:p>
  </w:footnote>
  <w:footnote w:id="1">
    <w:p w:rsidR="00021883" w:rsidRPr="00B57364" w:rsidRDefault="00021883">
      <w:pPr>
        <w:pStyle w:val="Tekstprzypisudolnego"/>
      </w:pPr>
      <w:r>
        <w:rPr>
          <w:rStyle w:val="Odwoanieprzypisudolnego"/>
        </w:rPr>
        <w:footnoteRef/>
      </w:r>
      <w:r>
        <w:t xml:space="preserve"> J.</w:t>
      </w:r>
      <w:r w:rsidRPr="00E15990">
        <w:t xml:space="preserve"> </w:t>
      </w:r>
      <w:proofErr w:type="spellStart"/>
      <w:r w:rsidRPr="00E15990">
        <w:t>Perchat</w:t>
      </w:r>
      <w:proofErr w:type="spellEnd"/>
      <w:r w:rsidRPr="00E15990">
        <w:t>, M</w:t>
      </w:r>
      <w:r>
        <w:t>.</w:t>
      </w:r>
      <w:r w:rsidRPr="00E15990">
        <w:t xml:space="preserve"> </w:t>
      </w:r>
      <w:proofErr w:type="spellStart"/>
      <w:r w:rsidRPr="00E15990">
        <w:t>Desertot</w:t>
      </w:r>
      <w:proofErr w:type="spellEnd"/>
      <w:r w:rsidRPr="00E15990">
        <w:t>, S</w:t>
      </w:r>
      <w:r>
        <w:t>.</w:t>
      </w:r>
      <w:r w:rsidRPr="00E15990">
        <w:t xml:space="preserve"> </w:t>
      </w:r>
      <w:proofErr w:type="spellStart"/>
      <w:r w:rsidRPr="00E15990">
        <w:t>Lecomte</w:t>
      </w:r>
      <w:proofErr w:type="spellEnd"/>
      <w:r>
        <w:t>,</w:t>
      </w:r>
      <w:r w:rsidRPr="00E15990">
        <w:t xml:space="preserve"> </w:t>
      </w:r>
      <w:r w:rsidRPr="00E15990">
        <w:rPr>
          <w:i/>
        </w:rPr>
        <w:t>Component based Framework to Create Mobile Cross-platform Applications</w:t>
      </w:r>
      <w:r>
        <w:rPr>
          <w:i/>
        </w:rPr>
        <w:t xml:space="preserve">, </w:t>
      </w:r>
      <w:r w:rsidRPr="00BE7040">
        <w:t xml:space="preserve">[w:] </w:t>
      </w:r>
      <w:proofErr w:type="spellStart"/>
      <w:r w:rsidRPr="00BE7040">
        <w:t>Procedia</w:t>
      </w:r>
      <w:proofErr w:type="spellEnd"/>
      <w:r w:rsidRPr="00BE7040">
        <w:t xml:space="preserve"> Computer Science</w:t>
      </w:r>
      <w:r w:rsidRPr="00E15990">
        <w:rPr>
          <w:i/>
        </w:rPr>
        <w:t xml:space="preserve">, </w:t>
      </w:r>
      <w:r>
        <w:rPr>
          <w:i/>
        </w:rPr>
        <w:t>Tom</w:t>
      </w:r>
      <w:r w:rsidRPr="00E15990">
        <w:rPr>
          <w:i/>
        </w:rPr>
        <w:t xml:space="preserve"> 19, 2013, </w:t>
      </w:r>
      <w:r>
        <w:rPr>
          <w:i/>
        </w:rPr>
        <w:t>s. 1005</w:t>
      </w:r>
    </w:p>
  </w:footnote>
  <w:footnote w:id="2">
    <w:p w:rsidR="00021883" w:rsidRPr="00A404C8" w:rsidRDefault="00021883">
      <w:pPr>
        <w:pStyle w:val="Tekstprzypisudolnego"/>
      </w:pPr>
      <w:r>
        <w:rPr>
          <w:rStyle w:val="Odwoanieprzypisudolnego"/>
        </w:rPr>
        <w:footnoteRef/>
      </w:r>
      <w:r>
        <w:t xml:space="preserve">  A.</w:t>
      </w:r>
      <w:r w:rsidRPr="00A404C8">
        <w:t xml:space="preserve"> Gupta</w:t>
      </w:r>
      <w:r>
        <w:t>,</w:t>
      </w:r>
      <w:r w:rsidRPr="00A404C8">
        <w:t xml:space="preserve"> R</w:t>
      </w:r>
      <w:r>
        <w:t xml:space="preserve">. </w:t>
      </w:r>
      <w:proofErr w:type="spellStart"/>
      <w:r>
        <w:t>Cozza</w:t>
      </w:r>
      <w:proofErr w:type="spellEnd"/>
      <w:r>
        <w:t xml:space="preserve">, </w:t>
      </w:r>
      <w:r w:rsidRPr="00A404C8">
        <w:t>CK Lu</w:t>
      </w:r>
      <w:r>
        <w:t>,</w:t>
      </w:r>
      <w:r w:rsidRPr="00A404C8">
        <w:t xml:space="preserve"> </w:t>
      </w:r>
      <w:r w:rsidRPr="00A404C8">
        <w:rPr>
          <w:i/>
        </w:rPr>
        <w:t>Market Share Analysis: Mobile Phones, Worldwide, 4Q13 and 2013</w:t>
      </w:r>
      <w:r>
        <w:t>, 2014, s. 6</w:t>
      </w:r>
    </w:p>
  </w:footnote>
  <w:footnote w:id="3">
    <w:p w:rsidR="00021883" w:rsidRPr="003C7E3D" w:rsidRDefault="00021883">
      <w:pPr>
        <w:pStyle w:val="Tekstprzypisudolnego"/>
      </w:pPr>
      <w:r>
        <w:rPr>
          <w:rStyle w:val="Odwoanieprzypisudolnego"/>
        </w:rPr>
        <w:footnoteRef/>
      </w:r>
      <w:r>
        <w:t xml:space="preserve">  A.</w:t>
      </w:r>
      <w:r w:rsidRPr="003C7E3D">
        <w:t xml:space="preserve"> Armando, A</w:t>
      </w:r>
      <w:r>
        <w:t>.</w:t>
      </w:r>
      <w:r w:rsidRPr="003C7E3D">
        <w:t xml:space="preserve"> Merlo, M</w:t>
      </w:r>
      <w:r>
        <w:t>.</w:t>
      </w:r>
      <w:r w:rsidRPr="003C7E3D">
        <w:t xml:space="preserve"> </w:t>
      </w:r>
      <w:proofErr w:type="spellStart"/>
      <w:r w:rsidRPr="003C7E3D">
        <w:t>Migliardi</w:t>
      </w:r>
      <w:proofErr w:type="spellEnd"/>
      <w:r w:rsidRPr="003C7E3D">
        <w:t>, L</w:t>
      </w:r>
      <w:r>
        <w:t>.</w:t>
      </w:r>
      <w:r w:rsidRPr="003C7E3D">
        <w:t xml:space="preserve"> </w:t>
      </w:r>
      <w:proofErr w:type="spellStart"/>
      <w:r w:rsidRPr="003C7E3D">
        <w:t>Verderame</w:t>
      </w:r>
      <w:proofErr w:type="spellEnd"/>
      <w:r>
        <w:t xml:space="preserve">, </w:t>
      </w:r>
      <w:r w:rsidRPr="003C7E3D">
        <w:rPr>
          <w:i/>
        </w:rPr>
        <w:t>Breaking and fixing the Android Launching Flow</w:t>
      </w:r>
      <w:r>
        <w:rPr>
          <w:i/>
        </w:rPr>
        <w:t>,</w:t>
      </w:r>
      <w:r w:rsidRPr="00BE7040">
        <w:t xml:space="preserve"> [w:] Computers &amp; Security</w:t>
      </w:r>
      <w:r w:rsidRPr="003C7E3D">
        <w:rPr>
          <w:i/>
        </w:rPr>
        <w:t xml:space="preserve">, </w:t>
      </w:r>
      <w:r w:rsidRPr="003C7E3D">
        <w:t>Tom 39</w:t>
      </w:r>
      <w:r w:rsidRPr="003C7E3D">
        <w:rPr>
          <w:i/>
        </w:rPr>
        <w:t xml:space="preserve">, </w:t>
      </w:r>
      <w:r w:rsidRPr="003C7E3D">
        <w:t>2013, s. 104</w:t>
      </w:r>
    </w:p>
  </w:footnote>
  <w:footnote w:id="4">
    <w:p w:rsidR="00021883" w:rsidRPr="0091690A" w:rsidRDefault="00021883">
      <w:pPr>
        <w:pStyle w:val="Tekstprzypisudolnego"/>
      </w:pPr>
      <w:r>
        <w:rPr>
          <w:rStyle w:val="Odwoanieprzypisudolnego"/>
        </w:rPr>
        <w:footnoteRef/>
      </w:r>
      <w:r>
        <w:t xml:space="preserve"> D.</w:t>
      </w:r>
      <w:r w:rsidRPr="00AD551B">
        <w:t xml:space="preserve"> </w:t>
      </w:r>
      <w:proofErr w:type="spellStart"/>
      <w:r w:rsidRPr="00AD551B">
        <w:t>D'Orazio</w:t>
      </w:r>
      <w:proofErr w:type="spellEnd"/>
      <w:r>
        <w:t xml:space="preserve">, </w:t>
      </w:r>
      <w:r w:rsidRPr="00AD551B">
        <w:rPr>
          <w:i/>
        </w:rPr>
        <w:t>Google reveals Android Wear, an operating system for smartwatches</w:t>
      </w:r>
      <w:r>
        <w:rPr>
          <w:i/>
        </w:rPr>
        <w:t>,</w:t>
      </w:r>
      <w:r w:rsidRPr="00E7433F">
        <w:t xml:space="preserve"> [w:]</w:t>
      </w:r>
      <w:r w:rsidRPr="0091690A">
        <w:t xml:space="preserve"> The Verge.</w:t>
      </w:r>
      <w:r>
        <w:t xml:space="preserve"> </w:t>
      </w:r>
      <w:r w:rsidRPr="00303F40">
        <w:t>http://tinyurl.com/andwear</w:t>
      </w:r>
      <w:r>
        <w:t>,</w:t>
      </w:r>
      <w:r w:rsidRPr="0091690A">
        <w:t xml:space="preserve"> </w:t>
      </w:r>
      <w:proofErr w:type="spellStart"/>
      <w:r>
        <w:t>dostęp</w:t>
      </w:r>
      <w:proofErr w:type="spellEnd"/>
      <w:r>
        <w:t xml:space="preserve"> 12.07.2014</w:t>
      </w:r>
    </w:p>
  </w:footnote>
  <w:footnote w:id="5">
    <w:p w:rsidR="00021883" w:rsidRPr="00FE5AA8" w:rsidRDefault="00021883">
      <w:pPr>
        <w:pStyle w:val="Tekstprzypisudolnego"/>
      </w:pPr>
      <w:r>
        <w:rPr>
          <w:rStyle w:val="Odwoanieprzypisudolnego"/>
        </w:rPr>
        <w:footnoteRef/>
      </w:r>
      <w:r>
        <w:t xml:space="preserve"> P.</w:t>
      </w:r>
      <w:r w:rsidRPr="00FE5AA8">
        <w:t xml:space="preserve"> Elmer-DeWitt</w:t>
      </w:r>
      <w:r>
        <w:t xml:space="preserve">, </w:t>
      </w:r>
      <w:r w:rsidRPr="00FE5AA8">
        <w:rPr>
          <w:i/>
        </w:rPr>
        <w:t>Don't mistake Apple's market share for its installed base</w:t>
      </w:r>
      <w:r>
        <w:rPr>
          <w:i/>
        </w:rPr>
        <w:t>,</w:t>
      </w:r>
      <w:r w:rsidRPr="00E7433F">
        <w:t xml:space="preserve"> [w:]</w:t>
      </w:r>
      <w:r>
        <w:rPr>
          <w:i/>
        </w:rPr>
        <w:t xml:space="preserve"> </w:t>
      </w:r>
      <w:r w:rsidRPr="00E7433F">
        <w:t>Fortun</w:t>
      </w:r>
      <w:r>
        <w:t xml:space="preserve">e, </w:t>
      </w:r>
      <w:r w:rsidRPr="00E7433F">
        <w:t>http://tinyurl.com/installbase</w:t>
      </w:r>
      <w:r>
        <w:t xml:space="preserve"> </w:t>
      </w:r>
      <w:proofErr w:type="spellStart"/>
      <w:r>
        <w:t>d</w:t>
      </w:r>
      <w:r w:rsidRPr="00E7433F">
        <w:t>ostęp</w:t>
      </w:r>
      <w:proofErr w:type="spellEnd"/>
      <w:r w:rsidRPr="00E7433F">
        <w:t xml:space="preserve"> 12.07.2014</w:t>
      </w:r>
    </w:p>
  </w:footnote>
  <w:footnote w:id="6">
    <w:p w:rsidR="00021883" w:rsidRPr="00BE7040" w:rsidRDefault="00021883">
      <w:pPr>
        <w:pStyle w:val="Tekstprzypisudolnego"/>
      </w:pPr>
      <w:r>
        <w:rPr>
          <w:rStyle w:val="Odwoanieprzypisudolnego"/>
        </w:rPr>
        <w:footnoteRef/>
      </w:r>
      <w:r>
        <w:t xml:space="preserve"> H. Victor, </w:t>
      </w:r>
      <w:r w:rsidRPr="00BE7040">
        <w:rPr>
          <w:i/>
        </w:rPr>
        <w:t>Android's Google Play beats App Store with over 1 million apps, now officially largest</w:t>
      </w:r>
      <w:r>
        <w:rPr>
          <w:i/>
        </w:rPr>
        <w:t>,</w:t>
      </w:r>
      <w:r>
        <w:t xml:space="preserve"> [w:] PhoneArena.com, </w:t>
      </w:r>
      <w:r w:rsidRPr="00BE7040">
        <w:t>http://tinyurl.com/krnrz3q</w:t>
      </w:r>
      <w:r>
        <w:t xml:space="preserve">, </w:t>
      </w:r>
      <w:proofErr w:type="spellStart"/>
      <w:r>
        <w:t>dostęp</w:t>
      </w:r>
      <w:proofErr w:type="spellEnd"/>
      <w:r>
        <w:t xml:space="preserve"> 12.07.2014</w:t>
      </w:r>
    </w:p>
  </w:footnote>
  <w:footnote w:id="7">
    <w:p w:rsidR="00021883" w:rsidRPr="00BF6646" w:rsidRDefault="00021883">
      <w:pPr>
        <w:pStyle w:val="Tekstprzypisudolnego"/>
      </w:pPr>
      <w:r>
        <w:rPr>
          <w:rStyle w:val="Odwoanieprzypisudolnego"/>
        </w:rPr>
        <w:footnoteRef/>
      </w:r>
      <w:r>
        <w:t xml:space="preserve"> </w:t>
      </w:r>
      <w:r w:rsidRPr="00BF6646">
        <w:t>J</w:t>
      </w:r>
      <w:r>
        <w:t>.</w:t>
      </w:r>
      <w:r w:rsidRPr="00BF6646">
        <w:t xml:space="preserve"> Kahn</w:t>
      </w:r>
      <w:r>
        <w:t xml:space="preserve">, </w:t>
      </w:r>
      <w:r w:rsidRPr="00BF6646">
        <w:rPr>
          <w:i/>
        </w:rPr>
        <w:t>Google shows off new version of Android, announce</w:t>
      </w:r>
      <w:r>
        <w:rPr>
          <w:i/>
        </w:rPr>
        <w:t>s 1 billion active monthly users,</w:t>
      </w:r>
      <w:r>
        <w:t xml:space="preserve"> [w:] </w:t>
      </w:r>
      <w:proofErr w:type="spellStart"/>
      <w:r>
        <w:t>Techspot</w:t>
      </w:r>
      <w:proofErr w:type="spellEnd"/>
      <w:r>
        <w:t xml:space="preserve">, </w:t>
      </w:r>
      <w:r w:rsidRPr="00BF6646">
        <w:t>http://tinyurl.com/m2c6q7v</w:t>
      </w:r>
      <w:r>
        <w:t xml:space="preserve">, </w:t>
      </w:r>
      <w:proofErr w:type="spellStart"/>
      <w:r>
        <w:t>dostęp</w:t>
      </w:r>
      <w:proofErr w:type="spellEnd"/>
      <w:r>
        <w:t xml:space="preserve"> 12.07.2014</w:t>
      </w:r>
    </w:p>
  </w:footnote>
  <w:footnote w:id="8">
    <w:p w:rsidR="00021883" w:rsidRPr="002B5C9B" w:rsidRDefault="00021883">
      <w:pPr>
        <w:pStyle w:val="Tekstprzypisudolnego"/>
      </w:pPr>
      <w:r>
        <w:rPr>
          <w:rStyle w:val="Odwoanieprzypisudolnego"/>
        </w:rPr>
        <w:footnoteRef/>
      </w:r>
      <w:r>
        <w:t xml:space="preserve"> </w:t>
      </w:r>
      <w:r w:rsidRPr="002B5C9B">
        <w:rPr>
          <w:i/>
        </w:rPr>
        <w:t xml:space="preserve">Industry Leaders Announce </w:t>
      </w:r>
      <w:r>
        <w:rPr>
          <w:i/>
        </w:rPr>
        <w:t xml:space="preserve">Open Platform for Mobile Device, </w:t>
      </w:r>
      <w:r w:rsidRPr="002B5C9B">
        <w:t>Open Handset Allianc</w:t>
      </w:r>
      <w:r>
        <w:t>e,</w:t>
      </w:r>
      <w:r w:rsidRPr="002B5C9B">
        <w:t xml:space="preserve"> http://tinyurl.com/yvaglq</w:t>
      </w:r>
      <w:r>
        <w:t xml:space="preserve">, </w:t>
      </w:r>
      <w:proofErr w:type="spellStart"/>
      <w:r>
        <w:t>dostęp</w:t>
      </w:r>
      <w:proofErr w:type="spellEnd"/>
      <w:r>
        <w:t xml:space="preserve"> 12.07.2014</w:t>
      </w:r>
    </w:p>
  </w:footnote>
  <w:footnote w:id="9">
    <w:p w:rsidR="00021883" w:rsidRPr="00A4302C" w:rsidRDefault="00021883">
      <w:pPr>
        <w:pStyle w:val="Tekstprzypisudolnego"/>
      </w:pPr>
      <w:r>
        <w:rPr>
          <w:rStyle w:val="Odwoanieprzypisudolnego"/>
        </w:rPr>
        <w:footnoteRef/>
      </w:r>
      <w:r>
        <w:t xml:space="preserve"> </w:t>
      </w:r>
      <w:proofErr w:type="spellStart"/>
      <w:r w:rsidRPr="00A4302C">
        <w:rPr>
          <w:i/>
        </w:rPr>
        <w:t>Codelines</w:t>
      </w:r>
      <w:proofErr w:type="spellEnd"/>
      <w:r w:rsidRPr="00A4302C">
        <w:rPr>
          <w:i/>
        </w:rPr>
        <w:t>, Branches, and Releases</w:t>
      </w:r>
      <w:r>
        <w:t xml:space="preserve">, Android.com, </w:t>
      </w:r>
      <w:r w:rsidRPr="00A4302C">
        <w:t>http://source.android.com/source/code-lines.html</w:t>
      </w:r>
      <w:r>
        <w:t xml:space="preserve">, </w:t>
      </w:r>
      <w:proofErr w:type="spellStart"/>
      <w:r>
        <w:t>dostęp</w:t>
      </w:r>
      <w:proofErr w:type="spellEnd"/>
      <w:r>
        <w:t xml:space="preserve"> 12.07.2014</w:t>
      </w:r>
    </w:p>
  </w:footnote>
  <w:footnote w:id="10">
    <w:p w:rsidR="00021883" w:rsidRPr="00302817" w:rsidRDefault="00021883">
      <w:pPr>
        <w:pStyle w:val="Tekstprzypisudolnego"/>
      </w:pPr>
      <w:r>
        <w:rPr>
          <w:rStyle w:val="Odwoanieprzypisudolnego"/>
        </w:rPr>
        <w:footnoteRef/>
      </w:r>
      <w:r>
        <w:t xml:space="preserve"> </w:t>
      </w:r>
      <w:r w:rsidRPr="004E4202">
        <w:t>A</w:t>
      </w:r>
      <w:r>
        <w:t>.</w:t>
      </w:r>
      <w:r w:rsidRPr="004E4202">
        <w:t xml:space="preserve"> Cunningham</w:t>
      </w:r>
      <w:r>
        <w:t xml:space="preserve">, </w:t>
      </w:r>
      <w:r w:rsidRPr="004E4202">
        <w:rPr>
          <w:i/>
        </w:rPr>
        <w:t>What happened</w:t>
      </w:r>
      <w:r>
        <w:rPr>
          <w:i/>
        </w:rPr>
        <w:t xml:space="preserve"> to the Android Update Alliance, </w:t>
      </w:r>
      <w:r>
        <w:t xml:space="preserve">[w:] </w:t>
      </w:r>
      <w:proofErr w:type="spellStart"/>
      <w:r>
        <w:t>ArsTechnica</w:t>
      </w:r>
      <w:proofErr w:type="spellEnd"/>
      <w:r>
        <w:t xml:space="preserve">, </w:t>
      </w:r>
      <w:r w:rsidRPr="00302817">
        <w:t>http://tinyurl.com/7rxsbot</w:t>
      </w:r>
      <w:r>
        <w:t xml:space="preserve">, </w:t>
      </w:r>
      <w:proofErr w:type="spellStart"/>
      <w:r>
        <w:t>dostęp</w:t>
      </w:r>
      <w:proofErr w:type="spellEnd"/>
      <w:r>
        <w:t xml:space="preserve"> 12.07.2014</w:t>
      </w:r>
    </w:p>
  </w:footnote>
  <w:footnote w:id="11">
    <w:p w:rsidR="00021883" w:rsidRPr="00AD74AA" w:rsidRDefault="00021883">
      <w:pPr>
        <w:pStyle w:val="Tekstprzypisudolnego"/>
      </w:pPr>
      <w:r>
        <w:rPr>
          <w:rStyle w:val="Odwoanieprzypisudolnego"/>
        </w:rPr>
        <w:footnoteRef/>
      </w:r>
      <w:r>
        <w:t xml:space="preserve"> R. </w:t>
      </w:r>
      <w:proofErr w:type="spellStart"/>
      <w:r>
        <w:t>Amadeo</w:t>
      </w:r>
      <w:proofErr w:type="spellEnd"/>
      <w:r>
        <w:t xml:space="preserve">, </w:t>
      </w:r>
      <w:r w:rsidRPr="00AD74AA">
        <w:rPr>
          <w:i/>
        </w:rPr>
        <w:t>Balky carriers and slow OEMs step asi</w:t>
      </w:r>
      <w:r>
        <w:rPr>
          <w:i/>
        </w:rPr>
        <w:t>de: Google is defragging Android,</w:t>
      </w:r>
      <w:r>
        <w:t xml:space="preserve"> </w:t>
      </w:r>
      <w:proofErr w:type="spellStart"/>
      <w:r>
        <w:t>ArsTechnica</w:t>
      </w:r>
      <w:proofErr w:type="spellEnd"/>
      <w:r>
        <w:t xml:space="preserve">, </w:t>
      </w:r>
      <w:r w:rsidRPr="003B0B9B">
        <w:t>http://tinyurl.com/oo74pr9</w:t>
      </w:r>
      <w:r>
        <w:t xml:space="preserve">, </w:t>
      </w:r>
      <w:proofErr w:type="spellStart"/>
      <w:r>
        <w:t>dostęp</w:t>
      </w:r>
      <w:proofErr w:type="spellEnd"/>
      <w:r>
        <w:t xml:space="preserve"> 12.07.2014</w:t>
      </w:r>
    </w:p>
  </w:footnote>
  <w:footnote w:id="12">
    <w:p w:rsidR="00021883" w:rsidRPr="003B0B9B" w:rsidRDefault="00021883">
      <w:pPr>
        <w:pStyle w:val="Tekstprzypisudolnego"/>
      </w:pPr>
      <w:r>
        <w:rPr>
          <w:rStyle w:val="Odwoanieprzypisudolnego"/>
        </w:rPr>
        <w:footnoteRef/>
      </w:r>
      <w:r>
        <w:t xml:space="preserve"> </w:t>
      </w:r>
      <w:r w:rsidRPr="003B0B9B">
        <w:rPr>
          <w:i/>
        </w:rPr>
        <w:t>Android Anatomy and Physiology</w:t>
      </w:r>
      <w:r>
        <w:rPr>
          <w:i/>
        </w:rPr>
        <w:t xml:space="preserve">, </w:t>
      </w:r>
      <w:r>
        <w:t xml:space="preserve">Google I/O, </w:t>
      </w:r>
      <w:r w:rsidRPr="003B0B9B">
        <w:t>http://androidteam.googlecode.com/files/Anatomy-Physiology-of-an-Android.pdf</w:t>
      </w:r>
      <w:r>
        <w:t xml:space="preserve">, </w:t>
      </w:r>
      <w:proofErr w:type="spellStart"/>
      <w:r>
        <w:t>dostęp</w:t>
      </w:r>
      <w:proofErr w:type="spellEnd"/>
      <w:r>
        <w:t xml:space="preserve"> 16.07.2014</w:t>
      </w:r>
    </w:p>
  </w:footnote>
  <w:footnote w:id="13">
    <w:p w:rsidR="00021883" w:rsidRPr="00687D5D" w:rsidRDefault="00021883">
      <w:pPr>
        <w:pStyle w:val="Tekstprzypisudolnego"/>
      </w:pPr>
      <w:r>
        <w:rPr>
          <w:rStyle w:val="Odwoanieprzypisudolnego"/>
        </w:rPr>
        <w:footnoteRef/>
      </w:r>
      <w:r>
        <w:t xml:space="preserve"> S.</w:t>
      </w:r>
      <w:r w:rsidRPr="00687D5D">
        <w:t xml:space="preserve"> </w:t>
      </w:r>
      <w:proofErr w:type="spellStart"/>
      <w:r w:rsidRPr="00687D5D">
        <w:t>Delap</w:t>
      </w:r>
      <w:proofErr w:type="spellEnd"/>
      <w:r>
        <w:t xml:space="preserve">, </w:t>
      </w:r>
      <w:r w:rsidRPr="00687D5D">
        <w:rPr>
          <w:i/>
        </w:rPr>
        <w:t>Google's Android SDK Bypasses Java ME in Favor</w:t>
      </w:r>
      <w:r>
        <w:rPr>
          <w:i/>
        </w:rPr>
        <w:t xml:space="preserve"> of Java Lite and Apache Harmony,</w:t>
      </w:r>
      <w:r>
        <w:t xml:space="preserve"> </w:t>
      </w:r>
      <w:proofErr w:type="spellStart"/>
      <w:r>
        <w:t>InfoQ</w:t>
      </w:r>
      <w:proofErr w:type="spellEnd"/>
      <w:r>
        <w:t xml:space="preserve">, </w:t>
      </w:r>
      <w:r w:rsidRPr="00687D5D">
        <w:t>http://www.infoq.com/news/2007/11/android-java</w:t>
      </w:r>
      <w:r>
        <w:t xml:space="preserve">, </w:t>
      </w:r>
      <w:proofErr w:type="spellStart"/>
      <w:r>
        <w:t>dostęp</w:t>
      </w:r>
      <w:proofErr w:type="spellEnd"/>
      <w:r>
        <w:t xml:space="preserve"> 16.07.2014</w:t>
      </w:r>
    </w:p>
  </w:footnote>
  <w:footnote w:id="14">
    <w:p w:rsidR="00021883" w:rsidRPr="00576D0D" w:rsidRDefault="00021883">
      <w:pPr>
        <w:pStyle w:val="Tekstprzypisudolnego"/>
      </w:pPr>
      <w:r>
        <w:rPr>
          <w:rStyle w:val="Odwoanieprzypisudolnego"/>
        </w:rPr>
        <w:footnoteRef/>
      </w:r>
      <w:r>
        <w:t xml:space="preserve"> E.</w:t>
      </w:r>
      <w:r w:rsidRPr="00576D0D">
        <w:t xml:space="preserve"> Burnette</w:t>
      </w:r>
      <w:r>
        <w:t xml:space="preserve">, </w:t>
      </w:r>
      <w:r w:rsidRPr="00576D0D">
        <w:rPr>
          <w:i/>
        </w:rPr>
        <w:t>Patrick Brady dissects Android</w:t>
      </w:r>
      <w:r>
        <w:rPr>
          <w:i/>
        </w:rPr>
        <w:t xml:space="preserve">, </w:t>
      </w:r>
      <w:r>
        <w:t xml:space="preserve">ZDNet, </w:t>
      </w:r>
      <w:r w:rsidRPr="00576D0D">
        <w:t>http://www.zdnet.com/blog/burnette/patrick-brady-dissects-android/584</w:t>
      </w:r>
      <w:r>
        <w:t xml:space="preserve">, </w:t>
      </w:r>
      <w:proofErr w:type="spellStart"/>
      <w:r>
        <w:t>dostęp</w:t>
      </w:r>
      <w:proofErr w:type="spellEnd"/>
      <w:r>
        <w:t xml:space="preserve"> 16.07.2014</w:t>
      </w:r>
    </w:p>
  </w:footnote>
  <w:footnote w:id="15">
    <w:p w:rsidR="00021883" w:rsidRPr="00FC02EE" w:rsidRDefault="00021883">
      <w:pPr>
        <w:pStyle w:val="Tekstprzypisudolnego"/>
        <w:rPr>
          <w:lang w:val="pl-PL"/>
        </w:rPr>
      </w:pPr>
      <w:r>
        <w:rPr>
          <w:rStyle w:val="Odwoanieprzypisudolnego"/>
        </w:rPr>
        <w:footnoteRef/>
      </w:r>
      <w:r w:rsidRPr="00FC02EE">
        <w:rPr>
          <w:lang w:val="pl-PL"/>
        </w:rPr>
        <w:t xml:space="preserve"> </w:t>
      </w:r>
      <w:r>
        <w:rPr>
          <w:lang w:val="pl-PL"/>
        </w:rPr>
        <w:t xml:space="preserve">Strona internetowa: </w:t>
      </w:r>
      <w:r w:rsidRPr="00FC02EE">
        <w:rPr>
          <w:lang w:val="pl-PL"/>
        </w:rPr>
        <w:t>http://developer.android.com/sdk/index.html</w:t>
      </w:r>
      <w:r>
        <w:rPr>
          <w:lang w:val="pl-PL"/>
        </w:rPr>
        <w:t>, dostęp 18.07.2014</w:t>
      </w:r>
    </w:p>
  </w:footnote>
  <w:footnote w:id="16">
    <w:p w:rsidR="00021883" w:rsidRPr="004D173E" w:rsidRDefault="00021883">
      <w:pPr>
        <w:pStyle w:val="Tekstprzypisudolnego"/>
      </w:pPr>
      <w:r>
        <w:rPr>
          <w:rStyle w:val="Odwoanieprzypisudolnego"/>
        </w:rPr>
        <w:footnoteRef/>
      </w:r>
      <w:r>
        <w:t xml:space="preserve"> S. Perez, </w:t>
      </w:r>
      <w:r w:rsidRPr="004D173E">
        <w:rPr>
          <w:i/>
        </w:rPr>
        <w:t>iTunes App Store Now Has 1.2 Million Apps, Has Seen 75 Billion Downloads To Date</w:t>
      </w:r>
      <w:r>
        <w:rPr>
          <w:i/>
        </w:rPr>
        <w:t xml:space="preserve">, TechCrunch, </w:t>
      </w:r>
      <w:r w:rsidRPr="004D173E">
        <w:rPr>
          <w:i/>
        </w:rPr>
        <w:t>http://tinyurl.com/kowlhq6</w:t>
      </w:r>
      <w:r>
        <w:rPr>
          <w:i/>
        </w:rPr>
        <w:t xml:space="preserve">, </w:t>
      </w:r>
      <w:proofErr w:type="spellStart"/>
      <w:r>
        <w:rPr>
          <w:i/>
        </w:rPr>
        <w:t>dostęp</w:t>
      </w:r>
      <w:proofErr w:type="spellEnd"/>
      <w:r>
        <w:rPr>
          <w:i/>
        </w:rPr>
        <w:t xml:space="preserve"> 18.07.2014</w:t>
      </w:r>
    </w:p>
  </w:footnote>
  <w:footnote w:id="17">
    <w:p w:rsidR="00021883" w:rsidRPr="008B62CB" w:rsidRDefault="00021883">
      <w:pPr>
        <w:pStyle w:val="Tekstprzypisudolnego"/>
      </w:pPr>
      <w:r>
        <w:rPr>
          <w:rStyle w:val="Odwoanieprzypisudolnego"/>
        </w:rPr>
        <w:footnoteRef/>
      </w:r>
      <w:r>
        <w:t xml:space="preserve"> H.</w:t>
      </w:r>
      <w:r w:rsidRPr="008B62CB">
        <w:t xml:space="preserve"> Kelly</w:t>
      </w:r>
      <w:r>
        <w:t xml:space="preserve">, </w:t>
      </w:r>
      <w:r w:rsidRPr="008B62CB">
        <w:rPr>
          <w:i/>
        </w:rPr>
        <w:t>Apple releases iOS 7 update for iPads and iPhones</w:t>
      </w:r>
      <w:r>
        <w:rPr>
          <w:i/>
        </w:rPr>
        <w:t xml:space="preserve">, </w:t>
      </w:r>
      <w:r>
        <w:t xml:space="preserve">CNN, </w:t>
      </w:r>
      <w:r w:rsidRPr="008B62CB">
        <w:t>http://edition.cnn.com/2014/03/10/tech/mobile/ios-7-update/</w:t>
      </w:r>
      <w:r>
        <w:t xml:space="preserve">, </w:t>
      </w:r>
      <w:proofErr w:type="spellStart"/>
      <w:r>
        <w:t>dostęp</w:t>
      </w:r>
      <w:proofErr w:type="spellEnd"/>
      <w:r>
        <w:t xml:space="preserve"> 18.07.2014</w:t>
      </w:r>
    </w:p>
  </w:footnote>
  <w:footnote w:id="18">
    <w:p w:rsidR="00021883" w:rsidRPr="00B40B6D" w:rsidRDefault="00021883">
      <w:pPr>
        <w:pStyle w:val="Tekstprzypisudolnego"/>
      </w:pPr>
      <w:r>
        <w:rPr>
          <w:rStyle w:val="Odwoanieprzypisudolnego"/>
        </w:rPr>
        <w:footnoteRef/>
      </w:r>
      <w:r>
        <w:t xml:space="preserve"> A. Leather, </w:t>
      </w:r>
      <w:r w:rsidRPr="00B06002">
        <w:rPr>
          <w:i/>
        </w:rPr>
        <w:t>How To Jailbreak Your iOS 7 iPhone Or iPad</w:t>
      </w:r>
      <w:r>
        <w:rPr>
          <w:i/>
        </w:rPr>
        <w:t xml:space="preserve">, </w:t>
      </w:r>
      <w:r>
        <w:t xml:space="preserve">Forbes, </w:t>
      </w:r>
      <w:r w:rsidRPr="00B40B6D">
        <w:t>http://tinyurl.com/nx9458p</w:t>
      </w:r>
      <w:r>
        <w:t xml:space="preserve">, </w:t>
      </w:r>
      <w:proofErr w:type="spellStart"/>
      <w:r>
        <w:t>dostęp</w:t>
      </w:r>
      <w:proofErr w:type="spellEnd"/>
      <w:r>
        <w:t xml:space="preserve"> 19.07.2014</w:t>
      </w:r>
    </w:p>
  </w:footnote>
  <w:footnote w:id="19">
    <w:p w:rsidR="00021883" w:rsidRPr="001457B8" w:rsidRDefault="00021883">
      <w:pPr>
        <w:pStyle w:val="Tekstprzypisudolnego"/>
      </w:pPr>
      <w:r>
        <w:rPr>
          <w:rStyle w:val="Odwoanieprzypisudolnego"/>
        </w:rPr>
        <w:footnoteRef/>
      </w:r>
      <w:r>
        <w:t xml:space="preserve"> </w:t>
      </w:r>
      <w:r w:rsidRPr="001457B8">
        <w:rPr>
          <w:i/>
        </w:rPr>
        <w:t>OpenGL ES Programming Guide for iOS</w:t>
      </w:r>
      <w:r>
        <w:t xml:space="preserve">, </w:t>
      </w:r>
      <w:r w:rsidRPr="001457B8">
        <w:t>http://tinyurl.com/lte67js</w:t>
      </w:r>
      <w:r>
        <w:t xml:space="preserve">, </w:t>
      </w:r>
      <w:proofErr w:type="spellStart"/>
      <w:r>
        <w:t>dostęp</w:t>
      </w:r>
      <w:proofErr w:type="spellEnd"/>
      <w:r>
        <w:t xml:space="preserve"> 20.07.2014</w:t>
      </w:r>
    </w:p>
  </w:footnote>
  <w:footnote w:id="20">
    <w:p w:rsidR="00021883" w:rsidRPr="00E2292A" w:rsidRDefault="00021883">
      <w:pPr>
        <w:pStyle w:val="Tekstprzypisudolnego"/>
        <w:rPr>
          <w:rPrChange w:id="23" w:author="Łukasz Rauch" w:date="2014-08-12T09:35:00Z">
            <w:rPr>
              <w:lang w:val="pl-PL"/>
            </w:rPr>
          </w:rPrChange>
        </w:rPr>
      </w:pPr>
      <w:r>
        <w:rPr>
          <w:rStyle w:val="Odwoanieprzypisudolnego"/>
        </w:rPr>
        <w:footnoteRef/>
      </w:r>
      <w:r>
        <w:t xml:space="preserve"> </w:t>
      </w:r>
      <w:proofErr w:type="spellStart"/>
      <w:r w:rsidRPr="00E2292A">
        <w:rPr>
          <w:rPrChange w:id="24" w:author="Łukasz Rauch" w:date="2014-08-12T09:35:00Z">
            <w:rPr>
              <w:lang w:val="pl-PL"/>
            </w:rPr>
          </w:rPrChange>
        </w:rPr>
        <w:t>Ibidem</w:t>
      </w:r>
      <w:proofErr w:type="spellEnd"/>
      <w:r w:rsidRPr="00E2292A">
        <w:rPr>
          <w:rPrChange w:id="25" w:author="Łukasz Rauch" w:date="2014-08-12T09:35:00Z">
            <w:rPr>
              <w:lang w:val="pl-PL"/>
            </w:rPr>
          </w:rPrChange>
        </w:rPr>
        <w:t xml:space="preserve">, </w:t>
      </w:r>
      <w:proofErr w:type="spellStart"/>
      <w:r>
        <w:t>dostęp</w:t>
      </w:r>
      <w:proofErr w:type="spellEnd"/>
      <w:r>
        <w:t xml:space="preserve"> 20.07.2014</w:t>
      </w:r>
    </w:p>
  </w:footnote>
  <w:footnote w:id="21">
    <w:p w:rsidR="00021883" w:rsidRPr="0049265C" w:rsidRDefault="00021883">
      <w:pPr>
        <w:pStyle w:val="Tekstprzypisudolnego"/>
      </w:pPr>
      <w:r>
        <w:rPr>
          <w:rStyle w:val="Odwoanieprzypisudolnego"/>
        </w:rPr>
        <w:footnoteRef/>
      </w:r>
      <w:r w:rsidRPr="0049265C">
        <w:t xml:space="preserve"> </w:t>
      </w:r>
      <w:r w:rsidRPr="0049265C">
        <w:rPr>
          <w:i/>
        </w:rPr>
        <w:t>Which Developer Program is for you?,</w:t>
      </w:r>
      <w:r>
        <w:t xml:space="preserve"> Apple Inc., </w:t>
      </w:r>
      <w:r w:rsidRPr="0049265C">
        <w:t xml:space="preserve">https://developer.apple.com/programs/which-program/, </w:t>
      </w:r>
      <w:proofErr w:type="spellStart"/>
      <w:r w:rsidRPr="0049265C">
        <w:t>dostęp</w:t>
      </w:r>
      <w:proofErr w:type="spellEnd"/>
      <w:r w:rsidRPr="0049265C">
        <w:t xml:space="preserve"> 21.07.2014</w:t>
      </w:r>
    </w:p>
  </w:footnote>
  <w:footnote w:id="22">
    <w:p w:rsidR="00021883" w:rsidRPr="00850289" w:rsidRDefault="00021883">
      <w:pPr>
        <w:pStyle w:val="Tekstprzypisudolnego"/>
      </w:pPr>
      <w:r>
        <w:rPr>
          <w:rStyle w:val="Odwoanieprzypisudolnego"/>
        </w:rPr>
        <w:footnoteRef/>
      </w:r>
      <w:r>
        <w:t xml:space="preserve"> </w:t>
      </w:r>
      <w:r w:rsidRPr="00850289">
        <w:rPr>
          <w:i/>
        </w:rPr>
        <w:t>iOS Developer Program</w:t>
      </w:r>
      <w:r>
        <w:t xml:space="preserve">, Apple Inc., </w:t>
      </w:r>
      <w:r w:rsidRPr="00850289">
        <w:t>https://developer.apple.com/programs/ios/distribute.html</w:t>
      </w:r>
      <w:r>
        <w:t xml:space="preserve">, </w:t>
      </w:r>
      <w:proofErr w:type="spellStart"/>
      <w:r>
        <w:t>dostęp</w:t>
      </w:r>
      <w:proofErr w:type="spellEnd"/>
      <w:r>
        <w:t xml:space="preserve"> 21.07.2014</w:t>
      </w:r>
    </w:p>
  </w:footnote>
  <w:footnote w:id="23">
    <w:p w:rsidR="00021883" w:rsidRPr="009C25E1" w:rsidRDefault="00021883">
      <w:pPr>
        <w:pStyle w:val="Tekstprzypisudolnego"/>
      </w:pPr>
      <w:r>
        <w:rPr>
          <w:rStyle w:val="Odwoanieprzypisudolnego"/>
        </w:rPr>
        <w:footnoteRef/>
      </w:r>
      <w:r>
        <w:t xml:space="preserve"> </w:t>
      </w:r>
      <w:r w:rsidRPr="009C25E1">
        <w:rPr>
          <w:i/>
        </w:rPr>
        <w:t>SOFTWARE LICENSE AGREEMENT FOR OS X</w:t>
      </w:r>
      <w:r>
        <w:t xml:space="preserve">, Apple Inc.,  </w:t>
      </w:r>
      <w:r w:rsidRPr="009C25E1">
        <w:t>http://images.apple.com/legal/sla/docs/OSXServer30.pdf</w:t>
      </w:r>
      <w:r>
        <w:t xml:space="preserve">, </w:t>
      </w:r>
      <w:proofErr w:type="spellStart"/>
      <w:r>
        <w:t>dostęp</w:t>
      </w:r>
      <w:proofErr w:type="spellEnd"/>
      <w:r>
        <w:t xml:space="preserve"> 23.07.2014</w:t>
      </w:r>
    </w:p>
  </w:footnote>
  <w:footnote w:id="24">
    <w:p w:rsidR="00021883" w:rsidRPr="00B33736" w:rsidRDefault="00021883">
      <w:pPr>
        <w:pStyle w:val="Tekstprzypisudolnego"/>
        <w:rPr>
          <w:lang w:val="pl-PL"/>
        </w:rPr>
      </w:pPr>
      <w:r>
        <w:rPr>
          <w:rStyle w:val="Odwoanieprzypisudolnego"/>
        </w:rPr>
        <w:footnoteRef/>
      </w:r>
      <w:r w:rsidRPr="00B33736">
        <w:rPr>
          <w:lang w:val="pl-PL"/>
        </w:rPr>
        <w:t xml:space="preserve"> </w:t>
      </w:r>
      <w:r>
        <w:rPr>
          <w:lang w:val="pl-PL"/>
        </w:rPr>
        <w:t xml:space="preserve">Strona internetowa: </w:t>
      </w:r>
      <w:r>
        <w:fldChar w:fldCharType="begin"/>
      </w:r>
      <w:r w:rsidRPr="00E2292A">
        <w:rPr>
          <w:lang w:val="pl-PL"/>
          <w:rPrChange w:id="39" w:author="Łukasz Rauch" w:date="2014-08-12T09:35:00Z">
            <w:rPr/>
          </w:rPrChange>
        </w:rPr>
        <w:instrText xml:space="preserve"> HYPERLINK "http://www.pmbaty.com/iosbuildenv/" </w:instrText>
      </w:r>
      <w:r>
        <w:fldChar w:fldCharType="separate"/>
      </w:r>
      <w:r w:rsidRPr="004B3190">
        <w:rPr>
          <w:rStyle w:val="Hipercze"/>
          <w:lang w:val="pl-PL"/>
        </w:rPr>
        <w:t>http://www.pmbaty.com/iosbuildenv/</w:t>
      </w:r>
      <w:r>
        <w:rPr>
          <w:rStyle w:val="Hipercze"/>
          <w:lang w:val="pl-PL"/>
        </w:rPr>
        <w:fldChar w:fldCharType="end"/>
      </w:r>
      <w:r>
        <w:rPr>
          <w:lang w:val="pl-PL"/>
        </w:rPr>
        <w:t>, dostęp 24.07.2014</w:t>
      </w:r>
    </w:p>
  </w:footnote>
  <w:footnote w:id="25">
    <w:p w:rsidR="00021883" w:rsidRPr="00263D6E" w:rsidRDefault="00021883">
      <w:pPr>
        <w:pStyle w:val="Tekstprzypisudolnego"/>
      </w:pPr>
      <w:r>
        <w:rPr>
          <w:rStyle w:val="Odwoanieprzypisudolnego"/>
        </w:rPr>
        <w:footnoteRef/>
      </w:r>
      <w:r>
        <w:t xml:space="preserve"> </w:t>
      </w:r>
      <w:r w:rsidRPr="00263D6E">
        <w:rPr>
          <w:i/>
        </w:rPr>
        <w:t>Default passwords,</w:t>
      </w:r>
      <w:r w:rsidRPr="00263D6E">
        <w:t xml:space="preserve"> </w:t>
      </w:r>
      <w:proofErr w:type="spellStart"/>
      <w:r w:rsidRPr="00263D6E">
        <w:t>Cydia</w:t>
      </w:r>
      <w:proofErr w:type="spellEnd"/>
      <w:r w:rsidRPr="00263D6E">
        <w:t>, http://cydia.saurik.com/password.html</w:t>
      </w:r>
      <w:r>
        <w:t xml:space="preserve">, </w:t>
      </w:r>
      <w:proofErr w:type="spellStart"/>
      <w:r>
        <w:t>dostęp</w:t>
      </w:r>
      <w:proofErr w:type="spellEnd"/>
      <w:r>
        <w:t xml:space="preserve"> 23.07.2014</w:t>
      </w:r>
    </w:p>
  </w:footnote>
  <w:footnote w:id="26">
    <w:p w:rsidR="00021883" w:rsidRPr="0098646C" w:rsidRDefault="00021883">
      <w:pPr>
        <w:pStyle w:val="Tekstprzypisudolnego"/>
      </w:pPr>
      <w:r>
        <w:rPr>
          <w:rStyle w:val="Odwoanieprzypisudolnego"/>
        </w:rPr>
        <w:footnoteRef/>
      </w:r>
      <w:r>
        <w:t xml:space="preserve"> </w:t>
      </w:r>
      <w:r w:rsidRPr="0098646C">
        <w:rPr>
          <w:i/>
        </w:rPr>
        <w:t xml:space="preserve">How to Auto Install a DEB File Using </w:t>
      </w:r>
      <w:proofErr w:type="spellStart"/>
      <w:r w:rsidRPr="0098646C">
        <w:rPr>
          <w:i/>
        </w:rPr>
        <w:t>Cydia</w:t>
      </w:r>
      <w:proofErr w:type="spellEnd"/>
      <w:r>
        <w:t xml:space="preserve">, </w:t>
      </w:r>
      <w:proofErr w:type="spellStart"/>
      <w:r>
        <w:t>iClarified</w:t>
      </w:r>
      <w:proofErr w:type="spellEnd"/>
      <w:r>
        <w:t xml:space="preserve">, </w:t>
      </w:r>
      <w:r w:rsidRPr="0098646C">
        <w:t>http://www.iclarified.com/entry/?enid=5730</w:t>
      </w:r>
      <w:r>
        <w:t xml:space="preserve">, </w:t>
      </w:r>
      <w:proofErr w:type="spellStart"/>
      <w:r>
        <w:t>dostęp</w:t>
      </w:r>
      <w:proofErr w:type="spellEnd"/>
      <w:r>
        <w:t xml:space="preserve"> 24.07.2014</w:t>
      </w:r>
    </w:p>
  </w:footnote>
  <w:footnote w:id="27">
    <w:p w:rsidR="00021883" w:rsidRPr="00D36E2A" w:rsidRDefault="00021883">
      <w:pPr>
        <w:pStyle w:val="Tekstprzypisudolnego"/>
      </w:pPr>
      <w:r>
        <w:rPr>
          <w:rStyle w:val="Odwoanieprzypisudolnego"/>
        </w:rPr>
        <w:footnoteRef/>
      </w:r>
      <w:r>
        <w:t xml:space="preserve"> </w:t>
      </w:r>
      <w:r w:rsidRPr="00D36E2A">
        <w:rPr>
          <w:i/>
        </w:rPr>
        <w:t>Microsoft Unveils Windows Phone 8</w:t>
      </w:r>
      <w:r>
        <w:t xml:space="preserve">, Microsoft,  </w:t>
      </w:r>
      <w:r w:rsidRPr="00D36E2A">
        <w:t>http://tinyurl.com/njuavdc</w:t>
      </w:r>
      <w:r>
        <w:t xml:space="preserve">, </w:t>
      </w:r>
      <w:proofErr w:type="spellStart"/>
      <w:r>
        <w:t>dostęp</w:t>
      </w:r>
      <w:proofErr w:type="spellEnd"/>
      <w:r>
        <w:t xml:space="preserve"> 26.07.2014</w:t>
      </w:r>
    </w:p>
  </w:footnote>
  <w:footnote w:id="28">
    <w:p w:rsidR="00021883" w:rsidRPr="00B34B06" w:rsidRDefault="00021883">
      <w:pPr>
        <w:pStyle w:val="Tekstprzypisudolnego"/>
      </w:pPr>
      <w:r>
        <w:rPr>
          <w:rStyle w:val="Odwoanieprzypisudolnego"/>
        </w:rPr>
        <w:footnoteRef/>
      </w:r>
      <w:r>
        <w:t xml:space="preserve"> T. Warren, </w:t>
      </w:r>
      <w:r w:rsidRPr="00B34B06">
        <w:rPr>
          <w:i/>
        </w:rPr>
        <w:t>Windows Phone 8 in detail: new Start Screen, multi-core support, VoIP integration, and NFC</w:t>
      </w:r>
      <w:r>
        <w:t xml:space="preserve">, The Verge, </w:t>
      </w:r>
      <w:r w:rsidRPr="00B34B06">
        <w:t>http://tinyurl.com/7ge4qbx</w:t>
      </w:r>
      <w:r>
        <w:t xml:space="preserve">, </w:t>
      </w:r>
      <w:proofErr w:type="spellStart"/>
      <w:r>
        <w:t>dostęp</w:t>
      </w:r>
      <w:proofErr w:type="spellEnd"/>
      <w:r>
        <w:t xml:space="preserve"> 26.07.2014</w:t>
      </w:r>
    </w:p>
  </w:footnote>
  <w:footnote w:id="29">
    <w:p w:rsidR="00021883" w:rsidRPr="00EA58AF" w:rsidRDefault="00021883">
      <w:pPr>
        <w:pStyle w:val="Tekstprzypisudolnego"/>
      </w:pPr>
      <w:r>
        <w:rPr>
          <w:rStyle w:val="Odwoanieprzypisudolnego"/>
        </w:rPr>
        <w:footnoteRef/>
      </w:r>
      <w:r>
        <w:t xml:space="preserve"> R.</w:t>
      </w:r>
      <w:r w:rsidRPr="00EA58AF">
        <w:t xml:space="preserve"> Hoover</w:t>
      </w:r>
      <w:r>
        <w:t xml:space="preserve">, </w:t>
      </w:r>
      <w:r w:rsidRPr="00EA58AF">
        <w:rPr>
          <w:i/>
        </w:rPr>
        <w:t>Making Windows Phone an even better choice for business</w:t>
      </w:r>
      <w:r>
        <w:rPr>
          <w:i/>
        </w:rPr>
        <w:t>,</w:t>
      </w:r>
      <w:r>
        <w:t xml:space="preserve"> </w:t>
      </w:r>
      <w:r w:rsidRPr="00EA58AF">
        <w:t>http://tinyurl.com/ntbbcb9</w:t>
      </w:r>
      <w:r>
        <w:t xml:space="preserve">, </w:t>
      </w:r>
      <w:proofErr w:type="spellStart"/>
      <w:r>
        <w:t>dostęp</w:t>
      </w:r>
      <w:proofErr w:type="spellEnd"/>
      <w:r>
        <w:t xml:space="preserve"> 26.07.2014</w:t>
      </w:r>
    </w:p>
  </w:footnote>
  <w:footnote w:id="30">
    <w:p w:rsidR="00021883" w:rsidRPr="008362BB" w:rsidRDefault="00021883">
      <w:pPr>
        <w:pStyle w:val="Tekstprzypisudolnego"/>
      </w:pPr>
      <w:r>
        <w:rPr>
          <w:rStyle w:val="Odwoanieprzypisudolnego"/>
        </w:rPr>
        <w:footnoteRef/>
      </w:r>
      <w:r>
        <w:t xml:space="preserve"> </w:t>
      </w:r>
      <w:r w:rsidRPr="008362BB">
        <w:t xml:space="preserve">F. Larry, </w:t>
      </w:r>
      <w:r w:rsidRPr="008362BB">
        <w:rPr>
          <w:i/>
        </w:rPr>
        <w:t>What does Windows Phone 8 share your core Windows 8?</w:t>
      </w:r>
      <w:r>
        <w:rPr>
          <w:i/>
        </w:rPr>
        <w:t>,</w:t>
      </w:r>
      <w:r>
        <w:t xml:space="preserve"> </w:t>
      </w:r>
      <w:proofErr w:type="spellStart"/>
      <w:r>
        <w:t>TechNewspedia</w:t>
      </w:r>
      <w:proofErr w:type="spellEnd"/>
      <w:r>
        <w:t xml:space="preserve">, </w:t>
      </w:r>
      <w:r w:rsidRPr="008362BB">
        <w:t>http://tinyurl.com/nknqfkb</w:t>
      </w:r>
      <w:r>
        <w:t xml:space="preserve">, </w:t>
      </w:r>
      <w:proofErr w:type="spellStart"/>
      <w:r>
        <w:t>dostęp</w:t>
      </w:r>
      <w:proofErr w:type="spellEnd"/>
      <w:r>
        <w:t xml:space="preserve"> 26.07.2014</w:t>
      </w:r>
    </w:p>
  </w:footnote>
  <w:footnote w:id="31">
    <w:p w:rsidR="00021883" w:rsidRPr="007179B6" w:rsidRDefault="00021883">
      <w:pPr>
        <w:pStyle w:val="Tekstprzypisudolnego"/>
        <w:rPr>
          <w:lang w:val="pl-PL"/>
        </w:rPr>
      </w:pPr>
      <w:r>
        <w:rPr>
          <w:rStyle w:val="Odwoanieprzypisudolnego"/>
        </w:rPr>
        <w:footnoteRef/>
      </w:r>
      <w:r w:rsidRPr="007179B6">
        <w:rPr>
          <w:lang w:val="pl-PL"/>
        </w:rPr>
        <w:t xml:space="preserve"> </w:t>
      </w:r>
      <w:r>
        <w:rPr>
          <w:lang w:val="pl-PL"/>
        </w:rPr>
        <w:t xml:space="preserve">Strona internetowa: </w:t>
      </w:r>
      <w:r w:rsidRPr="007179B6">
        <w:rPr>
          <w:lang w:val="pl-PL"/>
        </w:rPr>
        <w:t>http://www.microsoft.com/en-us/evalcenter/evaluate-windows-8-1-enterprise</w:t>
      </w:r>
      <w:r>
        <w:rPr>
          <w:lang w:val="pl-PL"/>
        </w:rPr>
        <w:t>, dostęp 27.07.2014</w:t>
      </w:r>
    </w:p>
  </w:footnote>
  <w:footnote w:id="32">
    <w:p w:rsidR="00021883" w:rsidRPr="000B2FE1" w:rsidRDefault="00021883">
      <w:pPr>
        <w:pStyle w:val="Tekstprzypisudolnego"/>
        <w:rPr>
          <w:lang w:val="pl-PL"/>
        </w:rPr>
      </w:pPr>
      <w:r>
        <w:rPr>
          <w:rStyle w:val="Odwoanieprzypisudolnego"/>
        </w:rPr>
        <w:footnoteRef/>
      </w:r>
      <w:r w:rsidRPr="000B2FE1">
        <w:rPr>
          <w:lang w:val="pl-PL"/>
        </w:rPr>
        <w:t xml:space="preserve"> </w:t>
      </w:r>
      <w:r>
        <w:rPr>
          <w:lang w:val="pl-PL"/>
        </w:rPr>
        <w:t xml:space="preserve">Strona internetowa: </w:t>
      </w:r>
      <w:r w:rsidRPr="000B2FE1">
        <w:rPr>
          <w:lang w:val="pl-PL"/>
        </w:rPr>
        <w:t>https://www.virtualbox.org/wiki/Downloads</w:t>
      </w:r>
      <w:r>
        <w:rPr>
          <w:lang w:val="pl-PL"/>
        </w:rPr>
        <w:t>, dostęp 27.07.2014</w:t>
      </w:r>
    </w:p>
  </w:footnote>
  <w:footnote w:id="33">
    <w:p w:rsidR="00021883" w:rsidRPr="006D15B3" w:rsidRDefault="00021883">
      <w:pPr>
        <w:pStyle w:val="Tekstprzypisudolnego"/>
      </w:pPr>
      <w:r>
        <w:rPr>
          <w:rStyle w:val="Odwoanieprzypisudolnego"/>
        </w:rPr>
        <w:footnoteRef/>
      </w:r>
      <w:r>
        <w:t xml:space="preserve"> </w:t>
      </w:r>
      <w:r w:rsidRPr="006D15B3">
        <w:rPr>
          <w:i/>
        </w:rPr>
        <w:t>Learn Unity</w:t>
      </w:r>
      <w:r>
        <w:t xml:space="preserve">, Unity Technologies, </w:t>
      </w:r>
      <w:r w:rsidRPr="006D15B3">
        <w:t>http://unity3d.com/learn/documentation</w:t>
      </w:r>
      <w:r>
        <w:t xml:space="preserve">, </w:t>
      </w:r>
      <w:proofErr w:type="spellStart"/>
      <w:r>
        <w:t>dostęp</w:t>
      </w:r>
      <w:proofErr w:type="spellEnd"/>
      <w:r>
        <w:t xml:space="preserve"> 28.07.2014</w:t>
      </w:r>
    </w:p>
  </w:footnote>
  <w:footnote w:id="34">
    <w:p w:rsidR="00021883" w:rsidRPr="006D15B3" w:rsidRDefault="00021883">
      <w:pPr>
        <w:pStyle w:val="Tekstprzypisudolnego"/>
      </w:pPr>
      <w:r>
        <w:rPr>
          <w:rStyle w:val="Odwoanieprzypisudolnego"/>
        </w:rPr>
        <w:footnoteRef/>
      </w:r>
      <w:r>
        <w:t xml:space="preserve"> J. </w:t>
      </w:r>
      <w:proofErr w:type="spellStart"/>
      <w:r>
        <w:t>Brodkin</w:t>
      </w:r>
      <w:proofErr w:type="spellEnd"/>
      <w:r>
        <w:t xml:space="preserve">, </w:t>
      </w:r>
      <w:r w:rsidRPr="006D15B3">
        <w:rPr>
          <w:i/>
        </w:rPr>
        <w:t>How Unity3D Became a Game-Development Beast</w:t>
      </w:r>
      <w:r>
        <w:rPr>
          <w:i/>
        </w:rPr>
        <w:t>,</w:t>
      </w:r>
      <w:r>
        <w:t xml:space="preserve"> Dice,</w:t>
      </w:r>
      <w:r>
        <w:rPr>
          <w:i/>
        </w:rPr>
        <w:t xml:space="preserve"> </w:t>
      </w:r>
      <w:r w:rsidRPr="00686216">
        <w:t xml:space="preserve"> </w:t>
      </w:r>
      <w:hyperlink r:id="rId1" w:history="1">
        <w:r w:rsidRPr="00686216">
          <w:rPr>
            <w:rStyle w:val="Hipercze"/>
          </w:rPr>
          <w:t>http://news.dice.com/2013/06/03/how-unity3d-become-a-game-development-beast/</w:t>
        </w:r>
      </w:hyperlink>
      <w:r>
        <w:rPr>
          <w:i/>
        </w:rPr>
        <w:t xml:space="preserve">, </w:t>
      </w:r>
      <w:proofErr w:type="spellStart"/>
      <w:r>
        <w:rPr>
          <w:i/>
        </w:rPr>
        <w:t>dostęp</w:t>
      </w:r>
      <w:proofErr w:type="spellEnd"/>
      <w:r>
        <w:rPr>
          <w:i/>
        </w:rPr>
        <w:t xml:space="preserve"> 28.07.2014</w:t>
      </w:r>
    </w:p>
  </w:footnote>
  <w:footnote w:id="35">
    <w:p w:rsidR="00021883" w:rsidRPr="00F323F0" w:rsidRDefault="00021883">
      <w:pPr>
        <w:pStyle w:val="Tekstprzypisudolnego"/>
      </w:pPr>
      <w:r>
        <w:rPr>
          <w:rStyle w:val="Odwoanieprzypisudolnego"/>
        </w:rPr>
        <w:footnoteRef/>
      </w:r>
      <w:r w:rsidRPr="00F323F0">
        <w:t xml:space="preserve"> </w:t>
      </w:r>
      <w:r w:rsidRPr="00F323F0">
        <w:rPr>
          <w:i/>
        </w:rPr>
        <w:t>Graphics for beginners</w:t>
      </w:r>
      <w:r>
        <w:t>, Unity Technologies,</w:t>
      </w:r>
      <w:r w:rsidRPr="00F323F0">
        <w:t xml:space="preserve"> </w:t>
      </w:r>
      <w:r w:rsidRPr="009137DD">
        <w:t>http://unity3d.com/learn/tutorials/modules/beginner/graphics</w:t>
      </w:r>
      <w:r>
        <w:t xml:space="preserve">, </w:t>
      </w:r>
      <w:proofErr w:type="spellStart"/>
      <w:r>
        <w:t>dostęp</w:t>
      </w:r>
      <w:proofErr w:type="spellEnd"/>
      <w:r>
        <w:t xml:space="preserve"> 28.07.2014</w:t>
      </w:r>
    </w:p>
  </w:footnote>
  <w:footnote w:id="36">
    <w:p w:rsidR="00021883" w:rsidRPr="00060241" w:rsidRDefault="00021883">
      <w:pPr>
        <w:pStyle w:val="Tekstprzypisudolnego"/>
      </w:pPr>
      <w:r>
        <w:rPr>
          <w:rStyle w:val="Odwoanieprzypisudolnego"/>
        </w:rPr>
        <w:footnoteRef/>
      </w:r>
      <w:r>
        <w:t xml:space="preserve"> </w:t>
      </w:r>
      <w:r w:rsidRPr="00060241">
        <w:rPr>
          <w:i/>
        </w:rPr>
        <w:t>Effortlessly unleash your game on the world’s hottest platforms</w:t>
      </w:r>
      <w:r>
        <w:t xml:space="preserve">, Unity Technologies, </w:t>
      </w:r>
      <w:r w:rsidRPr="00060241">
        <w:t>http://unity3d.com/unity/multiplatform</w:t>
      </w:r>
      <w:r>
        <w:t xml:space="preserve">, </w:t>
      </w:r>
      <w:proofErr w:type="spellStart"/>
      <w:r>
        <w:t>dostęp</w:t>
      </w:r>
      <w:proofErr w:type="spellEnd"/>
      <w:r>
        <w:t xml:space="preserve"> 28.07.2014</w:t>
      </w:r>
    </w:p>
  </w:footnote>
  <w:footnote w:id="37">
    <w:p w:rsidR="00021883" w:rsidRPr="004421A0" w:rsidRDefault="00021883">
      <w:pPr>
        <w:pStyle w:val="Tekstprzypisudolnego"/>
        <w:rPr>
          <w:lang w:val="pl-PL"/>
        </w:rPr>
      </w:pPr>
      <w:r>
        <w:rPr>
          <w:rStyle w:val="Odwoanieprzypisudolnego"/>
        </w:rPr>
        <w:footnoteRef/>
      </w:r>
      <w:r w:rsidRPr="004421A0">
        <w:rPr>
          <w:lang w:val="pl-PL"/>
        </w:rPr>
        <w:t xml:space="preserve"> Str</w:t>
      </w:r>
      <w:r>
        <w:rPr>
          <w:lang w:val="pl-PL"/>
        </w:rPr>
        <w:t>ona internetowa:</w:t>
      </w:r>
      <w:r w:rsidRPr="004421A0">
        <w:rPr>
          <w:lang w:val="pl-PL"/>
        </w:rPr>
        <w:t xml:space="preserve"> http://uploads.gamedev5.net/gallery/album_371/gallery_25962_371_41468.png</w:t>
      </w:r>
      <w:r>
        <w:rPr>
          <w:lang w:val="pl-PL"/>
        </w:rPr>
        <w:t>, dostęp 29.07.2014</w:t>
      </w:r>
    </w:p>
  </w:footnote>
  <w:footnote w:id="38">
    <w:p w:rsidR="00021883" w:rsidRPr="001A358F" w:rsidRDefault="00021883">
      <w:pPr>
        <w:pStyle w:val="Tekstprzypisudolnego"/>
      </w:pPr>
      <w:r>
        <w:rPr>
          <w:rStyle w:val="Odwoanieprzypisudolnego"/>
        </w:rPr>
        <w:footnoteRef/>
      </w:r>
      <w:r>
        <w:t xml:space="preserve"> </w:t>
      </w:r>
      <w:r w:rsidRPr="001A358F">
        <w:rPr>
          <w:i/>
        </w:rPr>
        <w:t>We let you focus on making your game successful</w:t>
      </w:r>
      <w:r>
        <w:t xml:space="preserve">, </w:t>
      </w:r>
      <w:proofErr w:type="spellStart"/>
      <w:r>
        <w:t>Marmelade</w:t>
      </w:r>
      <w:proofErr w:type="spellEnd"/>
      <w:r>
        <w:t xml:space="preserve"> Technologies Ltd.,  </w:t>
      </w:r>
      <w:r w:rsidRPr="007A63CE">
        <w:t>https://www.madewithmarmalade.com/products/we-let-you-focus-on-making-your-game-successful</w:t>
      </w:r>
      <w:r>
        <w:t xml:space="preserve">, </w:t>
      </w:r>
      <w:proofErr w:type="spellStart"/>
      <w:r>
        <w:t>dostęp</w:t>
      </w:r>
      <w:proofErr w:type="spellEnd"/>
      <w:r>
        <w:t xml:space="preserve"> 28.07.2014</w:t>
      </w:r>
    </w:p>
  </w:footnote>
  <w:footnote w:id="39">
    <w:p w:rsidR="00021883" w:rsidRPr="007A63CE" w:rsidRDefault="00021883">
      <w:pPr>
        <w:pStyle w:val="Tekstprzypisudolnego"/>
      </w:pPr>
      <w:r>
        <w:rPr>
          <w:rStyle w:val="Odwoanieprzypisudolnego"/>
        </w:rPr>
        <w:footnoteRef/>
      </w:r>
      <w:r>
        <w:t xml:space="preserve"> </w:t>
      </w:r>
      <w:r w:rsidRPr="007A63CE">
        <w:rPr>
          <w:i/>
        </w:rPr>
        <w:t>Supported Platforms</w:t>
      </w:r>
      <w:r>
        <w:t xml:space="preserve">, </w:t>
      </w:r>
      <w:proofErr w:type="spellStart"/>
      <w:r>
        <w:t>Marmelade</w:t>
      </w:r>
      <w:proofErr w:type="spellEnd"/>
      <w:r>
        <w:t xml:space="preserve"> Technologies Ltd., </w:t>
      </w:r>
      <w:r w:rsidRPr="007A63CE">
        <w:t>https://www.madewithmarmalade.com/marmalade/supported-platforms</w:t>
      </w:r>
      <w:r>
        <w:t xml:space="preserve">, </w:t>
      </w:r>
      <w:proofErr w:type="spellStart"/>
      <w:r>
        <w:t>dostęp</w:t>
      </w:r>
      <w:proofErr w:type="spellEnd"/>
      <w:r>
        <w:t xml:space="preserve"> 29.07.2014</w:t>
      </w:r>
    </w:p>
  </w:footnote>
  <w:footnote w:id="40">
    <w:p w:rsidR="00021883" w:rsidRPr="00A42101" w:rsidRDefault="00021883">
      <w:pPr>
        <w:pStyle w:val="Tekstprzypisudolnego"/>
      </w:pPr>
      <w:r>
        <w:rPr>
          <w:rStyle w:val="Odwoanieprzypisudolnego"/>
        </w:rPr>
        <w:footnoteRef/>
      </w:r>
      <w:r>
        <w:t xml:space="preserve"> </w:t>
      </w:r>
      <w:r w:rsidRPr="00A42101">
        <w:rPr>
          <w:i/>
        </w:rPr>
        <w:t xml:space="preserve">How </w:t>
      </w:r>
      <w:proofErr w:type="spellStart"/>
      <w:r w:rsidRPr="00A42101">
        <w:rPr>
          <w:i/>
        </w:rPr>
        <w:t>Marmelade</w:t>
      </w:r>
      <w:proofErr w:type="spellEnd"/>
      <w:r w:rsidRPr="00A42101">
        <w:rPr>
          <w:i/>
        </w:rPr>
        <w:t xml:space="preserve"> works</w:t>
      </w:r>
      <w:r>
        <w:t xml:space="preserve">, </w:t>
      </w:r>
      <w:proofErr w:type="spellStart"/>
      <w:r>
        <w:t>Marmelade</w:t>
      </w:r>
      <w:proofErr w:type="spellEnd"/>
      <w:r>
        <w:t xml:space="preserve"> Technologies Ltd., </w:t>
      </w:r>
      <w:r w:rsidRPr="00A42101">
        <w:t>https://www.madewithmarmalade.com/marmalade/how-marmalade-works</w:t>
      </w:r>
      <w:r>
        <w:t xml:space="preserve">, </w:t>
      </w:r>
      <w:proofErr w:type="spellStart"/>
      <w:r>
        <w:t>dostęp</w:t>
      </w:r>
      <w:proofErr w:type="spellEnd"/>
      <w:r>
        <w:t xml:space="preserve"> 29.07.2014</w:t>
      </w:r>
    </w:p>
  </w:footnote>
  <w:footnote w:id="41">
    <w:p w:rsidR="00021883" w:rsidRPr="007509D0" w:rsidRDefault="00021883">
      <w:pPr>
        <w:pStyle w:val="Tekstprzypisudolnego"/>
        <w:rPr>
          <w:lang w:val="pl-PL"/>
        </w:rPr>
      </w:pPr>
      <w:r>
        <w:rPr>
          <w:rStyle w:val="Odwoanieprzypisudolnego"/>
        </w:rPr>
        <w:footnoteRef/>
      </w:r>
      <w:r w:rsidRPr="007509D0">
        <w:rPr>
          <w:lang w:val="pl-PL"/>
        </w:rPr>
        <w:t xml:space="preserve"> Strona </w:t>
      </w:r>
      <w:r>
        <w:rPr>
          <w:lang w:val="pl-PL"/>
        </w:rPr>
        <w:t xml:space="preserve">internetowa: </w:t>
      </w:r>
      <w:r w:rsidRPr="007509D0">
        <w:rPr>
          <w:lang w:val="pl-PL"/>
        </w:rPr>
        <w:t>http://twolofbees.com/uploads/temp/dance/jmonkey_test1.jpg</w:t>
      </w:r>
      <w:r>
        <w:rPr>
          <w:lang w:val="pl-PL"/>
        </w:rPr>
        <w:t>, dostęp 29.07.2014</w:t>
      </w:r>
    </w:p>
  </w:footnote>
  <w:footnote w:id="42">
    <w:p w:rsidR="00021883" w:rsidRPr="004421A0" w:rsidRDefault="00021883">
      <w:pPr>
        <w:pStyle w:val="Tekstprzypisudolnego"/>
      </w:pPr>
      <w:r>
        <w:rPr>
          <w:rStyle w:val="Odwoanieprzypisudolnego"/>
        </w:rPr>
        <w:footnoteRef/>
      </w:r>
      <w:r w:rsidRPr="004421A0">
        <w:t xml:space="preserve"> </w:t>
      </w:r>
      <w:r w:rsidRPr="004421A0">
        <w:rPr>
          <w:i/>
        </w:rPr>
        <w:t>Winter 2007 Demo Day At Georgia Tech</w:t>
      </w:r>
      <w:r w:rsidRPr="004421A0">
        <w:t>,</w:t>
      </w:r>
      <w:r>
        <w:t xml:space="preserve"> </w:t>
      </w:r>
      <w:proofErr w:type="spellStart"/>
      <w:r>
        <w:t>GayGamer</w:t>
      </w:r>
      <w:proofErr w:type="spellEnd"/>
      <w:r>
        <w:t xml:space="preserve">,  </w:t>
      </w:r>
      <w:r w:rsidRPr="004421A0">
        <w:t>http://gaygamer.net/2007/12/winter_2007_demo_day_at_georgi.html</w:t>
      </w:r>
      <w:r>
        <w:t xml:space="preserve">, </w:t>
      </w:r>
      <w:proofErr w:type="spellStart"/>
      <w:r>
        <w:t>dostęp</w:t>
      </w:r>
      <w:proofErr w:type="spellEnd"/>
      <w:r>
        <w:t xml:space="preserve"> 28.07.2014</w:t>
      </w:r>
    </w:p>
  </w:footnote>
  <w:footnote w:id="43">
    <w:p w:rsidR="00021883" w:rsidRPr="004B22A7" w:rsidRDefault="00021883">
      <w:pPr>
        <w:pStyle w:val="Tekstprzypisudolnego"/>
        <w:rPr>
          <w:lang w:val="pl-PL"/>
        </w:rPr>
      </w:pPr>
      <w:r>
        <w:rPr>
          <w:rStyle w:val="Odwoanieprzypisudolnego"/>
        </w:rPr>
        <w:footnoteRef/>
      </w:r>
      <w:r w:rsidRPr="004B22A7">
        <w:rPr>
          <w:lang w:val="pl-PL"/>
        </w:rPr>
        <w:t xml:space="preserve"> </w:t>
      </w:r>
      <w:proofErr w:type="spellStart"/>
      <w:r w:rsidRPr="004B22A7">
        <w:rPr>
          <w:i/>
          <w:lang w:val="pl-PL"/>
        </w:rPr>
        <w:t>jMonkey</w:t>
      </w:r>
      <w:proofErr w:type="spellEnd"/>
      <w:r w:rsidRPr="004B22A7">
        <w:rPr>
          <w:i/>
          <w:lang w:val="pl-PL"/>
        </w:rPr>
        <w:t xml:space="preserve"> Hub</w:t>
      </w:r>
      <w:r w:rsidRPr="004B22A7">
        <w:rPr>
          <w:lang w:val="pl-PL"/>
        </w:rPr>
        <w:t>, http://hub.jmonkeyengine.org/wiki/doku.php/, dostę</w:t>
      </w:r>
      <w:r>
        <w:rPr>
          <w:lang w:val="pl-PL"/>
        </w:rPr>
        <w:t>p 29.07.2014</w:t>
      </w:r>
    </w:p>
  </w:footnote>
  <w:footnote w:id="44">
    <w:p w:rsidR="00021883" w:rsidRPr="00E9723F" w:rsidRDefault="00021883">
      <w:pPr>
        <w:pStyle w:val="Tekstprzypisudolnego"/>
      </w:pPr>
      <w:r>
        <w:rPr>
          <w:rStyle w:val="Odwoanieprzypisudolnego"/>
        </w:rPr>
        <w:footnoteRef/>
      </w:r>
      <w:r>
        <w:t xml:space="preserve"> </w:t>
      </w:r>
      <w:r w:rsidRPr="00E9723F">
        <w:rPr>
          <w:i/>
        </w:rPr>
        <w:t>Bullet Physics</w:t>
      </w:r>
      <w:r w:rsidRPr="00E9723F">
        <w:t>, http://bulletphysics.org,</w:t>
      </w:r>
      <w:r>
        <w:t xml:space="preserve"> </w:t>
      </w:r>
      <w:proofErr w:type="spellStart"/>
      <w:r>
        <w:t>dostęp</w:t>
      </w:r>
      <w:proofErr w:type="spellEnd"/>
      <w:r>
        <w:t xml:space="preserve"> 29.07.2014</w:t>
      </w:r>
    </w:p>
  </w:footnote>
  <w:footnote w:id="45">
    <w:p w:rsidR="00021883" w:rsidRPr="00D94537" w:rsidRDefault="00021883">
      <w:pPr>
        <w:pStyle w:val="Tekstprzypisudolnego"/>
      </w:pPr>
      <w:r>
        <w:rPr>
          <w:rStyle w:val="Odwoanieprzypisudolnego"/>
        </w:rPr>
        <w:footnoteRef/>
      </w:r>
      <w:r>
        <w:t xml:space="preserve"> J.</w:t>
      </w:r>
      <w:r w:rsidRPr="00D94537">
        <w:t xml:space="preserve"> </w:t>
      </w:r>
      <w:proofErr w:type="spellStart"/>
      <w:r w:rsidRPr="00D94537">
        <w:t>McGuirk</w:t>
      </w:r>
      <w:proofErr w:type="spellEnd"/>
      <w:r>
        <w:t xml:space="preserve">, </w:t>
      </w:r>
      <w:r w:rsidRPr="00D94537">
        <w:rPr>
          <w:i/>
        </w:rPr>
        <w:t>2D Gaming Mobile Performance</w:t>
      </w:r>
      <w:r>
        <w:t xml:space="preserve">, </w:t>
      </w:r>
      <w:proofErr w:type="spellStart"/>
      <w:r>
        <w:t>JuiceBox</w:t>
      </w:r>
      <w:proofErr w:type="spellEnd"/>
      <w:r>
        <w:t xml:space="preserve"> Games, </w:t>
      </w:r>
      <w:r w:rsidRPr="003A7DF4">
        <w:t>http://tinyurl.com/nujulpm</w:t>
      </w:r>
      <w:r>
        <w:t xml:space="preserve">, </w:t>
      </w:r>
      <w:proofErr w:type="spellStart"/>
      <w:r>
        <w:t>dostęp</w:t>
      </w:r>
      <w:proofErr w:type="spellEnd"/>
      <w:r>
        <w:t xml:space="preserve"> 17.07.2014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6EE29BB"/>
    <w:multiLevelType w:val="hybridMultilevel"/>
    <w:tmpl w:val="033EBD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2005F68"/>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3">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5">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6">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9">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1">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4">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6">
    <w:nsid w:val="719375DB"/>
    <w:multiLevelType w:val="hybridMultilevel"/>
    <w:tmpl w:val="1C8A4D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8">
    <w:nsid w:val="77E96CD9"/>
    <w:multiLevelType w:val="hybridMultilevel"/>
    <w:tmpl w:val="B7D01EBE"/>
    <w:lvl w:ilvl="0" w:tplc="0409000F">
      <w:start w:val="1"/>
      <w:numFmt w:val="decimal"/>
      <w:lvlText w:val="%1."/>
      <w:lvlJc w:val="left"/>
      <w:pPr>
        <w:ind w:left="720" w:hanging="360"/>
      </w:pPr>
    </w:lvl>
    <w:lvl w:ilvl="1" w:tplc="E89659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31">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7"/>
  </w:num>
  <w:num w:numId="3">
    <w:abstractNumId w:val="15"/>
  </w:num>
  <w:num w:numId="4">
    <w:abstractNumId w:val="24"/>
  </w:num>
  <w:num w:numId="5">
    <w:abstractNumId w:val="21"/>
  </w:num>
  <w:num w:numId="6">
    <w:abstractNumId w:val="31"/>
  </w:num>
  <w:num w:numId="7">
    <w:abstractNumId w:val="12"/>
  </w:num>
  <w:num w:numId="8">
    <w:abstractNumId w:val="12"/>
  </w:num>
  <w:num w:numId="9">
    <w:abstractNumId w:val="0"/>
  </w:num>
  <w:num w:numId="10">
    <w:abstractNumId w:val="19"/>
  </w:num>
  <w:num w:numId="11">
    <w:abstractNumId w:val="22"/>
  </w:num>
  <w:num w:numId="12">
    <w:abstractNumId w:val="12"/>
  </w:num>
  <w:num w:numId="13">
    <w:abstractNumId w:val="13"/>
  </w:num>
  <w:num w:numId="14">
    <w:abstractNumId w:val="5"/>
  </w:num>
  <w:num w:numId="15">
    <w:abstractNumId w:val="4"/>
  </w:num>
  <w:num w:numId="16">
    <w:abstractNumId w:val="14"/>
  </w:num>
  <w:num w:numId="17">
    <w:abstractNumId w:val="1"/>
  </w:num>
  <w:num w:numId="18">
    <w:abstractNumId w:val="3"/>
  </w:num>
  <w:num w:numId="19">
    <w:abstractNumId w:val="30"/>
  </w:num>
  <w:num w:numId="20">
    <w:abstractNumId w:val="8"/>
  </w:num>
  <w:num w:numId="21">
    <w:abstractNumId w:val="29"/>
  </w:num>
  <w:num w:numId="22">
    <w:abstractNumId w:val="7"/>
  </w:num>
  <w:num w:numId="23">
    <w:abstractNumId w:val="9"/>
  </w:num>
  <w:num w:numId="24">
    <w:abstractNumId w:val="12"/>
  </w:num>
  <w:num w:numId="25">
    <w:abstractNumId w:val="20"/>
  </w:num>
  <w:num w:numId="26">
    <w:abstractNumId w:val="23"/>
  </w:num>
  <w:num w:numId="27">
    <w:abstractNumId w:val="25"/>
  </w:num>
  <w:num w:numId="28">
    <w:abstractNumId w:val="27"/>
  </w:num>
  <w:num w:numId="29">
    <w:abstractNumId w:val="18"/>
  </w:num>
  <w:num w:numId="30">
    <w:abstractNumId w:val="6"/>
  </w:num>
  <w:num w:numId="31">
    <w:abstractNumId w:val="11"/>
  </w:num>
  <w:num w:numId="32">
    <w:abstractNumId w:val="16"/>
  </w:num>
  <w:num w:numId="33">
    <w:abstractNumId w:val="2"/>
  </w:num>
  <w:num w:numId="34">
    <w:abstractNumId w:val="28"/>
  </w:num>
  <w:num w:numId="35">
    <w:abstractNumId w:val="26"/>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1883"/>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0241"/>
    <w:rsid w:val="00061BCF"/>
    <w:rsid w:val="00062965"/>
    <w:rsid w:val="000629BA"/>
    <w:rsid w:val="00062AB8"/>
    <w:rsid w:val="0006491C"/>
    <w:rsid w:val="00064A02"/>
    <w:rsid w:val="00064C32"/>
    <w:rsid w:val="0006613E"/>
    <w:rsid w:val="000661C7"/>
    <w:rsid w:val="0006749E"/>
    <w:rsid w:val="0006758B"/>
    <w:rsid w:val="0006782F"/>
    <w:rsid w:val="0006798B"/>
    <w:rsid w:val="00067EBC"/>
    <w:rsid w:val="00070CD8"/>
    <w:rsid w:val="000739AF"/>
    <w:rsid w:val="00073DBB"/>
    <w:rsid w:val="00076242"/>
    <w:rsid w:val="000763B3"/>
    <w:rsid w:val="0007656B"/>
    <w:rsid w:val="0008291D"/>
    <w:rsid w:val="0008329D"/>
    <w:rsid w:val="00083634"/>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2FE1"/>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6A8"/>
    <w:rsid w:val="000E39F9"/>
    <w:rsid w:val="000E539F"/>
    <w:rsid w:val="000E66A8"/>
    <w:rsid w:val="000E6A00"/>
    <w:rsid w:val="000E7AF6"/>
    <w:rsid w:val="000F0582"/>
    <w:rsid w:val="000F07C3"/>
    <w:rsid w:val="000F1E54"/>
    <w:rsid w:val="000F208E"/>
    <w:rsid w:val="000F2C10"/>
    <w:rsid w:val="000F4B31"/>
    <w:rsid w:val="000F4CCB"/>
    <w:rsid w:val="000F4EB6"/>
    <w:rsid w:val="000F7606"/>
    <w:rsid w:val="000F7A16"/>
    <w:rsid w:val="001005F9"/>
    <w:rsid w:val="001010DB"/>
    <w:rsid w:val="001016C6"/>
    <w:rsid w:val="001019D7"/>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2DC1"/>
    <w:rsid w:val="001437E3"/>
    <w:rsid w:val="00144381"/>
    <w:rsid w:val="0014558B"/>
    <w:rsid w:val="001457B8"/>
    <w:rsid w:val="00147B7B"/>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1F4"/>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92F"/>
    <w:rsid w:val="00186C93"/>
    <w:rsid w:val="00187466"/>
    <w:rsid w:val="00190961"/>
    <w:rsid w:val="00190F89"/>
    <w:rsid w:val="00191011"/>
    <w:rsid w:val="0019102D"/>
    <w:rsid w:val="0019243D"/>
    <w:rsid w:val="0019277B"/>
    <w:rsid w:val="001934C1"/>
    <w:rsid w:val="00195094"/>
    <w:rsid w:val="001979B3"/>
    <w:rsid w:val="001A0F5C"/>
    <w:rsid w:val="001A267A"/>
    <w:rsid w:val="001A355B"/>
    <w:rsid w:val="001A358F"/>
    <w:rsid w:val="001A4AAE"/>
    <w:rsid w:val="001A5A34"/>
    <w:rsid w:val="001A7795"/>
    <w:rsid w:val="001B2CFD"/>
    <w:rsid w:val="001B42C0"/>
    <w:rsid w:val="001B4788"/>
    <w:rsid w:val="001B5414"/>
    <w:rsid w:val="001B54D8"/>
    <w:rsid w:val="001B571B"/>
    <w:rsid w:val="001B6052"/>
    <w:rsid w:val="001B7F80"/>
    <w:rsid w:val="001C1182"/>
    <w:rsid w:val="001C33F7"/>
    <w:rsid w:val="001C38AD"/>
    <w:rsid w:val="001C42F6"/>
    <w:rsid w:val="001C4596"/>
    <w:rsid w:val="001C66E7"/>
    <w:rsid w:val="001C678C"/>
    <w:rsid w:val="001C70CF"/>
    <w:rsid w:val="001C775F"/>
    <w:rsid w:val="001D0812"/>
    <w:rsid w:val="001D1633"/>
    <w:rsid w:val="001D2128"/>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6C5A"/>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3636"/>
    <w:rsid w:val="00234027"/>
    <w:rsid w:val="002347A2"/>
    <w:rsid w:val="00235141"/>
    <w:rsid w:val="00235984"/>
    <w:rsid w:val="00235A19"/>
    <w:rsid w:val="00235FB3"/>
    <w:rsid w:val="002364F6"/>
    <w:rsid w:val="002368D0"/>
    <w:rsid w:val="00240406"/>
    <w:rsid w:val="0024227D"/>
    <w:rsid w:val="002422A2"/>
    <w:rsid w:val="00242A46"/>
    <w:rsid w:val="00244F20"/>
    <w:rsid w:val="00245B84"/>
    <w:rsid w:val="00246D1F"/>
    <w:rsid w:val="00247E0A"/>
    <w:rsid w:val="002503BB"/>
    <w:rsid w:val="00251356"/>
    <w:rsid w:val="00251F11"/>
    <w:rsid w:val="002542B2"/>
    <w:rsid w:val="0025597F"/>
    <w:rsid w:val="00260D6A"/>
    <w:rsid w:val="0026238F"/>
    <w:rsid w:val="0026335C"/>
    <w:rsid w:val="00263D6E"/>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0C16"/>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B5C9B"/>
    <w:rsid w:val="002C100A"/>
    <w:rsid w:val="002C109A"/>
    <w:rsid w:val="002C1A2B"/>
    <w:rsid w:val="002C2353"/>
    <w:rsid w:val="002C286D"/>
    <w:rsid w:val="002C2C0E"/>
    <w:rsid w:val="002C4A9A"/>
    <w:rsid w:val="002C503E"/>
    <w:rsid w:val="002C5795"/>
    <w:rsid w:val="002C58FB"/>
    <w:rsid w:val="002C5A07"/>
    <w:rsid w:val="002C69D5"/>
    <w:rsid w:val="002C6E95"/>
    <w:rsid w:val="002C7E5D"/>
    <w:rsid w:val="002D03FB"/>
    <w:rsid w:val="002D1342"/>
    <w:rsid w:val="002D2063"/>
    <w:rsid w:val="002D380A"/>
    <w:rsid w:val="002D479F"/>
    <w:rsid w:val="002D6430"/>
    <w:rsid w:val="002E1A69"/>
    <w:rsid w:val="002E2775"/>
    <w:rsid w:val="002E2C62"/>
    <w:rsid w:val="002E3A6D"/>
    <w:rsid w:val="002E522B"/>
    <w:rsid w:val="002E5E26"/>
    <w:rsid w:val="002E753A"/>
    <w:rsid w:val="002E79B9"/>
    <w:rsid w:val="002E7F5F"/>
    <w:rsid w:val="002F1EB4"/>
    <w:rsid w:val="002F2412"/>
    <w:rsid w:val="002F2D4F"/>
    <w:rsid w:val="002F3126"/>
    <w:rsid w:val="002F38E8"/>
    <w:rsid w:val="002F6492"/>
    <w:rsid w:val="002F6964"/>
    <w:rsid w:val="002F71B4"/>
    <w:rsid w:val="00300667"/>
    <w:rsid w:val="003017C9"/>
    <w:rsid w:val="0030212F"/>
    <w:rsid w:val="00302817"/>
    <w:rsid w:val="00303CEB"/>
    <w:rsid w:val="00303F40"/>
    <w:rsid w:val="00304D9E"/>
    <w:rsid w:val="003051EA"/>
    <w:rsid w:val="00305822"/>
    <w:rsid w:val="00306584"/>
    <w:rsid w:val="00306910"/>
    <w:rsid w:val="00307DF4"/>
    <w:rsid w:val="0031077E"/>
    <w:rsid w:val="003107F4"/>
    <w:rsid w:val="00310B66"/>
    <w:rsid w:val="00311A84"/>
    <w:rsid w:val="00311C65"/>
    <w:rsid w:val="00311CE7"/>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1BD8"/>
    <w:rsid w:val="00352D8C"/>
    <w:rsid w:val="003533C7"/>
    <w:rsid w:val="00353DEF"/>
    <w:rsid w:val="003545D7"/>
    <w:rsid w:val="00354BBD"/>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22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A7DF4"/>
    <w:rsid w:val="003B011B"/>
    <w:rsid w:val="003B05D3"/>
    <w:rsid w:val="003B0B19"/>
    <w:rsid w:val="003B0B9B"/>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C7E3D"/>
    <w:rsid w:val="003D1FC6"/>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31E"/>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6AE7"/>
    <w:rsid w:val="00407377"/>
    <w:rsid w:val="00407670"/>
    <w:rsid w:val="00410556"/>
    <w:rsid w:val="00411BC4"/>
    <w:rsid w:val="004133E5"/>
    <w:rsid w:val="004136F3"/>
    <w:rsid w:val="004146B0"/>
    <w:rsid w:val="00414B1E"/>
    <w:rsid w:val="00414E4E"/>
    <w:rsid w:val="004152F5"/>
    <w:rsid w:val="00416171"/>
    <w:rsid w:val="00416656"/>
    <w:rsid w:val="0041703D"/>
    <w:rsid w:val="00417F91"/>
    <w:rsid w:val="00422001"/>
    <w:rsid w:val="0042350D"/>
    <w:rsid w:val="00424DB6"/>
    <w:rsid w:val="0042538A"/>
    <w:rsid w:val="004260CA"/>
    <w:rsid w:val="00426208"/>
    <w:rsid w:val="0042646D"/>
    <w:rsid w:val="00427128"/>
    <w:rsid w:val="00427B9E"/>
    <w:rsid w:val="00430727"/>
    <w:rsid w:val="00431219"/>
    <w:rsid w:val="004319B2"/>
    <w:rsid w:val="00432E3F"/>
    <w:rsid w:val="0043333D"/>
    <w:rsid w:val="004345B5"/>
    <w:rsid w:val="00436CEC"/>
    <w:rsid w:val="004374F4"/>
    <w:rsid w:val="004407CD"/>
    <w:rsid w:val="004409CC"/>
    <w:rsid w:val="00441A77"/>
    <w:rsid w:val="004421A0"/>
    <w:rsid w:val="0044235F"/>
    <w:rsid w:val="004441CA"/>
    <w:rsid w:val="004460F5"/>
    <w:rsid w:val="0044710F"/>
    <w:rsid w:val="0044787F"/>
    <w:rsid w:val="0045115C"/>
    <w:rsid w:val="00451804"/>
    <w:rsid w:val="00452834"/>
    <w:rsid w:val="00452E11"/>
    <w:rsid w:val="00455D9F"/>
    <w:rsid w:val="0045602D"/>
    <w:rsid w:val="004560CA"/>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DB8"/>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3BF"/>
    <w:rsid w:val="0049255C"/>
    <w:rsid w:val="0049265C"/>
    <w:rsid w:val="00492AC3"/>
    <w:rsid w:val="004946BF"/>
    <w:rsid w:val="00494B2F"/>
    <w:rsid w:val="00497132"/>
    <w:rsid w:val="00497D42"/>
    <w:rsid w:val="004A27A4"/>
    <w:rsid w:val="004A27D7"/>
    <w:rsid w:val="004B0C65"/>
    <w:rsid w:val="004B12FE"/>
    <w:rsid w:val="004B22A7"/>
    <w:rsid w:val="004B23F1"/>
    <w:rsid w:val="004B4289"/>
    <w:rsid w:val="004B58ED"/>
    <w:rsid w:val="004B6FDA"/>
    <w:rsid w:val="004B751C"/>
    <w:rsid w:val="004B78D3"/>
    <w:rsid w:val="004C0F47"/>
    <w:rsid w:val="004C30BF"/>
    <w:rsid w:val="004C428E"/>
    <w:rsid w:val="004C450F"/>
    <w:rsid w:val="004C69B5"/>
    <w:rsid w:val="004D1410"/>
    <w:rsid w:val="004D173E"/>
    <w:rsid w:val="004D21A7"/>
    <w:rsid w:val="004D2368"/>
    <w:rsid w:val="004D2979"/>
    <w:rsid w:val="004D2D96"/>
    <w:rsid w:val="004D52C9"/>
    <w:rsid w:val="004D7667"/>
    <w:rsid w:val="004D767B"/>
    <w:rsid w:val="004E01E0"/>
    <w:rsid w:val="004E0875"/>
    <w:rsid w:val="004E14BD"/>
    <w:rsid w:val="004E16C3"/>
    <w:rsid w:val="004E1BD1"/>
    <w:rsid w:val="004E4202"/>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546A"/>
    <w:rsid w:val="00566240"/>
    <w:rsid w:val="005676C3"/>
    <w:rsid w:val="0057171A"/>
    <w:rsid w:val="00572576"/>
    <w:rsid w:val="00573184"/>
    <w:rsid w:val="00573FEB"/>
    <w:rsid w:val="0057515E"/>
    <w:rsid w:val="00576D0D"/>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973"/>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933"/>
    <w:rsid w:val="005F6F1D"/>
    <w:rsid w:val="005F79B4"/>
    <w:rsid w:val="005F7B60"/>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2F8E"/>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305"/>
    <w:rsid w:val="00647EB5"/>
    <w:rsid w:val="00650FBB"/>
    <w:rsid w:val="0065126B"/>
    <w:rsid w:val="00652581"/>
    <w:rsid w:val="006534A9"/>
    <w:rsid w:val="00653629"/>
    <w:rsid w:val="00654E86"/>
    <w:rsid w:val="006570B1"/>
    <w:rsid w:val="00657BE5"/>
    <w:rsid w:val="00661CF4"/>
    <w:rsid w:val="00663F36"/>
    <w:rsid w:val="00664E26"/>
    <w:rsid w:val="0066527F"/>
    <w:rsid w:val="00665E68"/>
    <w:rsid w:val="006663CF"/>
    <w:rsid w:val="0066673F"/>
    <w:rsid w:val="0067075A"/>
    <w:rsid w:val="00670B7E"/>
    <w:rsid w:val="0067541D"/>
    <w:rsid w:val="006813CA"/>
    <w:rsid w:val="00681818"/>
    <w:rsid w:val="0068405C"/>
    <w:rsid w:val="0068412A"/>
    <w:rsid w:val="0068456D"/>
    <w:rsid w:val="0068598F"/>
    <w:rsid w:val="00686216"/>
    <w:rsid w:val="00687D5D"/>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2F48"/>
    <w:rsid w:val="006B402C"/>
    <w:rsid w:val="006B4910"/>
    <w:rsid w:val="006B5A7A"/>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15B3"/>
    <w:rsid w:val="006D2B71"/>
    <w:rsid w:val="006D2E0D"/>
    <w:rsid w:val="006D4A42"/>
    <w:rsid w:val="006D6902"/>
    <w:rsid w:val="006D69D2"/>
    <w:rsid w:val="006D7403"/>
    <w:rsid w:val="006D7CAE"/>
    <w:rsid w:val="006D7DCE"/>
    <w:rsid w:val="006E1A28"/>
    <w:rsid w:val="006E229A"/>
    <w:rsid w:val="006E2B86"/>
    <w:rsid w:val="006E2D59"/>
    <w:rsid w:val="006E3DEA"/>
    <w:rsid w:val="006E502B"/>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3B9F"/>
    <w:rsid w:val="00705BDF"/>
    <w:rsid w:val="007066DD"/>
    <w:rsid w:val="00706920"/>
    <w:rsid w:val="00706DE0"/>
    <w:rsid w:val="00706E00"/>
    <w:rsid w:val="0070755F"/>
    <w:rsid w:val="00707899"/>
    <w:rsid w:val="0071100B"/>
    <w:rsid w:val="00711B33"/>
    <w:rsid w:val="00711D80"/>
    <w:rsid w:val="0071295E"/>
    <w:rsid w:val="00712D7E"/>
    <w:rsid w:val="00713EE7"/>
    <w:rsid w:val="007143A8"/>
    <w:rsid w:val="00716BEC"/>
    <w:rsid w:val="007179B6"/>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6437"/>
    <w:rsid w:val="00736B25"/>
    <w:rsid w:val="007370CC"/>
    <w:rsid w:val="00737948"/>
    <w:rsid w:val="00737AEA"/>
    <w:rsid w:val="00737F6E"/>
    <w:rsid w:val="00743B5A"/>
    <w:rsid w:val="0074504F"/>
    <w:rsid w:val="007453D0"/>
    <w:rsid w:val="00747267"/>
    <w:rsid w:val="00747717"/>
    <w:rsid w:val="00750466"/>
    <w:rsid w:val="007509D0"/>
    <w:rsid w:val="00751DDE"/>
    <w:rsid w:val="00751E47"/>
    <w:rsid w:val="007530D7"/>
    <w:rsid w:val="007535F0"/>
    <w:rsid w:val="007536D4"/>
    <w:rsid w:val="00753C46"/>
    <w:rsid w:val="0075444A"/>
    <w:rsid w:val="007560BD"/>
    <w:rsid w:val="0075706A"/>
    <w:rsid w:val="0075751F"/>
    <w:rsid w:val="00762930"/>
    <w:rsid w:val="00764AD4"/>
    <w:rsid w:val="0077077B"/>
    <w:rsid w:val="00771797"/>
    <w:rsid w:val="00771D2D"/>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A63CE"/>
    <w:rsid w:val="007B064F"/>
    <w:rsid w:val="007B134B"/>
    <w:rsid w:val="007B2BFA"/>
    <w:rsid w:val="007B3813"/>
    <w:rsid w:val="007B6D5F"/>
    <w:rsid w:val="007B710B"/>
    <w:rsid w:val="007C076B"/>
    <w:rsid w:val="007C15EE"/>
    <w:rsid w:val="007C4A31"/>
    <w:rsid w:val="007C517E"/>
    <w:rsid w:val="007C5BF3"/>
    <w:rsid w:val="007D1349"/>
    <w:rsid w:val="007D18F2"/>
    <w:rsid w:val="007D2296"/>
    <w:rsid w:val="007D266E"/>
    <w:rsid w:val="007D29BD"/>
    <w:rsid w:val="007D3006"/>
    <w:rsid w:val="007D414A"/>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3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362BB"/>
    <w:rsid w:val="00841755"/>
    <w:rsid w:val="00841A88"/>
    <w:rsid w:val="00843AA3"/>
    <w:rsid w:val="008456B6"/>
    <w:rsid w:val="00845A22"/>
    <w:rsid w:val="00845F53"/>
    <w:rsid w:val="00847336"/>
    <w:rsid w:val="00847346"/>
    <w:rsid w:val="00847935"/>
    <w:rsid w:val="00847B81"/>
    <w:rsid w:val="00847D99"/>
    <w:rsid w:val="00850289"/>
    <w:rsid w:val="00850382"/>
    <w:rsid w:val="008504D9"/>
    <w:rsid w:val="00850E85"/>
    <w:rsid w:val="00850F10"/>
    <w:rsid w:val="008512AE"/>
    <w:rsid w:val="00851B82"/>
    <w:rsid w:val="00851FF1"/>
    <w:rsid w:val="00853956"/>
    <w:rsid w:val="00853B1B"/>
    <w:rsid w:val="00853E60"/>
    <w:rsid w:val="00854397"/>
    <w:rsid w:val="0085677C"/>
    <w:rsid w:val="0085688C"/>
    <w:rsid w:val="0085689D"/>
    <w:rsid w:val="00856D81"/>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00F9"/>
    <w:rsid w:val="008A1B27"/>
    <w:rsid w:val="008A1DDD"/>
    <w:rsid w:val="008A3FEE"/>
    <w:rsid w:val="008A45F6"/>
    <w:rsid w:val="008A4802"/>
    <w:rsid w:val="008A48B9"/>
    <w:rsid w:val="008B14C8"/>
    <w:rsid w:val="008B2B7E"/>
    <w:rsid w:val="008B4167"/>
    <w:rsid w:val="008B6222"/>
    <w:rsid w:val="008B62CB"/>
    <w:rsid w:val="008B6856"/>
    <w:rsid w:val="008B6DF6"/>
    <w:rsid w:val="008B7274"/>
    <w:rsid w:val="008B798B"/>
    <w:rsid w:val="008C06F7"/>
    <w:rsid w:val="008C21E4"/>
    <w:rsid w:val="008C260A"/>
    <w:rsid w:val="008C37B0"/>
    <w:rsid w:val="008C3CCD"/>
    <w:rsid w:val="008C4501"/>
    <w:rsid w:val="008C46A2"/>
    <w:rsid w:val="008C55E8"/>
    <w:rsid w:val="008C5C12"/>
    <w:rsid w:val="008C7C0E"/>
    <w:rsid w:val="008D05C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F19"/>
    <w:rsid w:val="009100CC"/>
    <w:rsid w:val="009124F2"/>
    <w:rsid w:val="009126C3"/>
    <w:rsid w:val="009137DD"/>
    <w:rsid w:val="0091690A"/>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38F"/>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8646C"/>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36F3"/>
    <w:rsid w:val="009B54B4"/>
    <w:rsid w:val="009B5DC2"/>
    <w:rsid w:val="009C1A25"/>
    <w:rsid w:val="009C25E1"/>
    <w:rsid w:val="009C4E95"/>
    <w:rsid w:val="009C4FC4"/>
    <w:rsid w:val="009C53A8"/>
    <w:rsid w:val="009C649B"/>
    <w:rsid w:val="009C6DA7"/>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04C8"/>
    <w:rsid w:val="00A42101"/>
    <w:rsid w:val="00A42AB2"/>
    <w:rsid w:val="00A42EC4"/>
    <w:rsid w:val="00A4302C"/>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101"/>
    <w:rsid w:val="00A94FED"/>
    <w:rsid w:val="00A96272"/>
    <w:rsid w:val="00A96FDF"/>
    <w:rsid w:val="00A97644"/>
    <w:rsid w:val="00A9782C"/>
    <w:rsid w:val="00A97879"/>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1B"/>
    <w:rsid w:val="00AD5573"/>
    <w:rsid w:val="00AD5705"/>
    <w:rsid w:val="00AD57F2"/>
    <w:rsid w:val="00AD5BE4"/>
    <w:rsid w:val="00AD66BC"/>
    <w:rsid w:val="00AD74AA"/>
    <w:rsid w:val="00AD7B5E"/>
    <w:rsid w:val="00AE0D79"/>
    <w:rsid w:val="00AE1C18"/>
    <w:rsid w:val="00AE20B2"/>
    <w:rsid w:val="00AE2A32"/>
    <w:rsid w:val="00AE3168"/>
    <w:rsid w:val="00AE5AFA"/>
    <w:rsid w:val="00AE6CCE"/>
    <w:rsid w:val="00AE7162"/>
    <w:rsid w:val="00AF049E"/>
    <w:rsid w:val="00AF08B4"/>
    <w:rsid w:val="00AF1776"/>
    <w:rsid w:val="00AF5F3F"/>
    <w:rsid w:val="00AF6FE3"/>
    <w:rsid w:val="00AF70BC"/>
    <w:rsid w:val="00AF7DD7"/>
    <w:rsid w:val="00B001DA"/>
    <w:rsid w:val="00B00F78"/>
    <w:rsid w:val="00B02C7C"/>
    <w:rsid w:val="00B035A1"/>
    <w:rsid w:val="00B06002"/>
    <w:rsid w:val="00B0677C"/>
    <w:rsid w:val="00B069EC"/>
    <w:rsid w:val="00B077A7"/>
    <w:rsid w:val="00B12238"/>
    <w:rsid w:val="00B12F15"/>
    <w:rsid w:val="00B13180"/>
    <w:rsid w:val="00B15397"/>
    <w:rsid w:val="00B165FD"/>
    <w:rsid w:val="00B16655"/>
    <w:rsid w:val="00B1698F"/>
    <w:rsid w:val="00B20037"/>
    <w:rsid w:val="00B21462"/>
    <w:rsid w:val="00B22868"/>
    <w:rsid w:val="00B22D59"/>
    <w:rsid w:val="00B244C3"/>
    <w:rsid w:val="00B24605"/>
    <w:rsid w:val="00B24F96"/>
    <w:rsid w:val="00B2549F"/>
    <w:rsid w:val="00B265FF"/>
    <w:rsid w:val="00B26F96"/>
    <w:rsid w:val="00B3030B"/>
    <w:rsid w:val="00B30B2D"/>
    <w:rsid w:val="00B33513"/>
    <w:rsid w:val="00B33736"/>
    <w:rsid w:val="00B3460C"/>
    <w:rsid w:val="00B34B06"/>
    <w:rsid w:val="00B367C0"/>
    <w:rsid w:val="00B40ADC"/>
    <w:rsid w:val="00B40B6D"/>
    <w:rsid w:val="00B41840"/>
    <w:rsid w:val="00B41B0E"/>
    <w:rsid w:val="00B43C48"/>
    <w:rsid w:val="00B44C34"/>
    <w:rsid w:val="00B44E87"/>
    <w:rsid w:val="00B45597"/>
    <w:rsid w:val="00B472B2"/>
    <w:rsid w:val="00B47461"/>
    <w:rsid w:val="00B51CB4"/>
    <w:rsid w:val="00B525FE"/>
    <w:rsid w:val="00B5271E"/>
    <w:rsid w:val="00B5311E"/>
    <w:rsid w:val="00B5320A"/>
    <w:rsid w:val="00B54C53"/>
    <w:rsid w:val="00B56AEA"/>
    <w:rsid w:val="00B57364"/>
    <w:rsid w:val="00B57CF6"/>
    <w:rsid w:val="00B60552"/>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6BD"/>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6AAE"/>
    <w:rsid w:val="00BA7CE0"/>
    <w:rsid w:val="00BA7FAA"/>
    <w:rsid w:val="00BB187B"/>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E7040"/>
    <w:rsid w:val="00BF1AD7"/>
    <w:rsid w:val="00BF1E46"/>
    <w:rsid w:val="00BF26BF"/>
    <w:rsid w:val="00BF26DB"/>
    <w:rsid w:val="00BF273C"/>
    <w:rsid w:val="00BF3277"/>
    <w:rsid w:val="00BF34EC"/>
    <w:rsid w:val="00BF6646"/>
    <w:rsid w:val="00C007D7"/>
    <w:rsid w:val="00C008B4"/>
    <w:rsid w:val="00C023F0"/>
    <w:rsid w:val="00C04806"/>
    <w:rsid w:val="00C06312"/>
    <w:rsid w:val="00C07636"/>
    <w:rsid w:val="00C07C09"/>
    <w:rsid w:val="00C106DE"/>
    <w:rsid w:val="00C11593"/>
    <w:rsid w:val="00C115CE"/>
    <w:rsid w:val="00C139A3"/>
    <w:rsid w:val="00C13CBF"/>
    <w:rsid w:val="00C13D12"/>
    <w:rsid w:val="00C14D33"/>
    <w:rsid w:val="00C14F24"/>
    <w:rsid w:val="00C17A3B"/>
    <w:rsid w:val="00C17D6B"/>
    <w:rsid w:val="00C20F80"/>
    <w:rsid w:val="00C22227"/>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1EF9"/>
    <w:rsid w:val="00C72109"/>
    <w:rsid w:val="00C730ED"/>
    <w:rsid w:val="00C7626E"/>
    <w:rsid w:val="00C763AD"/>
    <w:rsid w:val="00C76FB6"/>
    <w:rsid w:val="00C77B52"/>
    <w:rsid w:val="00C77C54"/>
    <w:rsid w:val="00C77EC9"/>
    <w:rsid w:val="00C80A68"/>
    <w:rsid w:val="00C80B60"/>
    <w:rsid w:val="00C80E73"/>
    <w:rsid w:val="00C816C1"/>
    <w:rsid w:val="00C829EA"/>
    <w:rsid w:val="00C83C81"/>
    <w:rsid w:val="00C83DA0"/>
    <w:rsid w:val="00C847FF"/>
    <w:rsid w:val="00C855D7"/>
    <w:rsid w:val="00C870FD"/>
    <w:rsid w:val="00C87C51"/>
    <w:rsid w:val="00C92CC6"/>
    <w:rsid w:val="00C93B8A"/>
    <w:rsid w:val="00C96B8F"/>
    <w:rsid w:val="00C9730E"/>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5BF4"/>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27769"/>
    <w:rsid w:val="00D3068B"/>
    <w:rsid w:val="00D32901"/>
    <w:rsid w:val="00D3402F"/>
    <w:rsid w:val="00D343F1"/>
    <w:rsid w:val="00D36A4B"/>
    <w:rsid w:val="00D36E2A"/>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0EA"/>
    <w:rsid w:val="00D81127"/>
    <w:rsid w:val="00D81FA4"/>
    <w:rsid w:val="00D8379A"/>
    <w:rsid w:val="00D8471B"/>
    <w:rsid w:val="00D849A6"/>
    <w:rsid w:val="00D85A82"/>
    <w:rsid w:val="00D85B28"/>
    <w:rsid w:val="00D86054"/>
    <w:rsid w:val="00D901DA"/>
    <w:rsid w:val="00D9056E"/>
    <w:rsid w:val="00D93910"/>
    <w:rsid w:val="00D939B2"/>
    <w:rsid w:val="00D94537"/>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5840"/>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4AC3"/>
    <w:rsid w:val="00E14E62"/>
    <w:rsid w:val="00E15990"/>
    <w:rsid w:val="00E165AF"/>
    <w:rsid w:val="00E17412"/>
    <w:rsid w:val="00E20458"/>
    <w:rsid w:val="00E20A56"/>
    <w:rsid w:val="00E211F6"/>
    <w:rsid w:val="00E22379"/>
    <w:rsid w:val="00E2292A"/>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433F"/>
    <w:rsid w:val="00E75A99"/>
    <w:rsid w:val="00E77147"/>
    <w:rsid w:val="00E81198"/>
    <w:rsid w:val="00E83007"/>
    <w:rsid w:val="00E835D4"/>
    <w:rsid w:val="00E838D4"/>
    <w:rsid w:val="00E83941"/>
    <w:rsid w:val="00E8514B"/>
    <w:rsid w:val="00E86089"/>
    <w:rsid w:val="00E90CCF"/>
    <w:rsid w:val="00E920AF"/>
    <w:rsid w:val="00E9378C"/>
    <w:rsid w:val="00E9469F"/>
    <w:rsid w:val="00E96A82"/>
    <w:rsid w:val="00E9723F"/>
    <w:rsid w:val="00EA017B"/>
    <w:rsid w:val="00EA24CD"/>
    <w:rsid w:val="00EA35CB"/>
    <w:rsid w:val="00EA39E7"/>
    <w:rsid w:val="00EA4410"/>
    <w:rsid w:val="00EA490E"/>
    <w:rsid w:val="00EA5272"/>
    <w:rsid w:val="00EA58AF"/>
    <w:rsid w:val="00EA5D5A"/>
    <w:rsid w:val="00EA6CEF"/>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2B3"/>
    <w:rsid w:val="00ED5522"/>
    <w:rsid w:val="00ED5656"/>
    <w:rsid w:val="00ED61AF"/>
    <w:rsid w:val="00ED62F5"/>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05AE"/>
    <w:rsid w:val="00F225FF"/>
    <w:rsid w:val="00F229E5"/>
    <w:rsid w:val="00F25167"/>
    <w:rsid w:val="00F252C8"/>
    <w:rsid w:val="00F252FC"/>
    <w:rsid w:val="00F25555"/>
    <w:rsid w:val="00F259ED"/>
    <w:rsid w:val="00F260BD"/>
    <w:rsid w:val="00F267FB"/>
    <w:rsid w:val="00F27BE2"/>
    <w:rsid w:val="00F27D87"/>
    <w:rsid w:val="00F30714"/>
    <w:rsid w:val="00F323F0"/>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9CA"/>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17C0"/>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02EE"/>
    <w:rsid w:val="00FC1758"/>
    <w:rsid w:val="00FC7F2B"/>
    <w:rsid w:val="00FD06C2"/>
    <w:rsid w:val="00FD107E"/>
    <w:rsid w:val="00FD2A6D"/>
    <w:rsid w:val="00FD2A9B"/>
    <w:rsid w:val="00FD2D3B"/>
    <w:rsid w:val="00FD3C85"/>
    <w:rsid w:val="00FD52C2"/>
    <w:rsid w:val="00FD688C"/>
    <w:rsid w:val="00FE3246"/>
    <w:rsid w:val="00FE33BA"/>
    <w:rsid w:val="00FE3CF7"/>
    <w:rsid w:val="00FE3E80"/>
    <w:rsid w:val="00FE406F"/>
    <w:rsid w:val="00FE5907"/>
    <w:rsid w:val="00FE5A39"/>
    <w:rsid w:val="00FE5AA8"/>
    <w:rsid w:val="00FE5E2C"/>
    <w:rsid w:val="00FE7E7F"/>
    <w:rsid w:val="00FF1744"/>
    <w:rsid w:val="00FF1E70"/>
    <w:rsid w:val="00FF26F3"/>
    <w:rsid w:val="00FF4EB0"/>
    <w:rsid w:val="00FF585C"/>
    <w:rsid w:val="00FF755E"/>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9A6390"/>
    <w:pPr>
      <w:keepNext/>
      <w:keepLines/>
      <w:pageBreakBefore/>
      <w:numPr>
        <w:numId w:val="1"/>
      </w:numPr>
      <w:spacing w:before="480"/>
      <w:ind w:left="431" w:hanging="431"/>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odtytu">
    <w:name w:val="Subtitle"/>
    <w:basedOn w:val="Normalny"/>
    <w:next w:val="Normalny"/>
    <w:link w:val="PodtytuZnak"/>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PodtytuZnak">
    <w:name w:val="Podtytuł Znak"/>
    <w:basedOn w:val="Domylnaczcionkaakapitu"/>
    <w:link w:val="Podtytu"/>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ytu">
    <w:name w:val="Title"/>
    <w:basedOn w:val="Normalny"/>
    <w:next w:val="Normalny"/>
    <w:link w:val="TytuZnak"/>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ytuZnak">
    <w:name w:val="Tytuł Znak"/>
    <w:basedOn w:val="Domylnaczcionkaakapitu"/>
    <w:link w:val="Tytu"/>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Pogrubienie">
    <w:name w:val="Strong"/>
    <w:basedOn w:val="Domylnaczcionkaakapitu"/>
    <w:uiPriority w:val="22"/>
    <w:qFormat/>
    <w:rsid w:val="00CA192F"/>
    <w:rPr>
      <w:b/>
      <w:bCs/>
    </w:rPr>
  </w:style>
  <w:style w:type="paragraph" w:styleId="Cytat">
    <w:name w:val="Quote"/>
    <w:basedOn w:val="Normalny"/>
    <w:next w:val="Normalny"/>
    <w:link w:val="CytatZnak"/>
    <w:uiPriority w:val="29"/>
    <w:qFormat/>
    <w:rsid w:val="00CA192F"/>
    <w:rPr>
      <w:rFonts w:cs="Mangal"/>
      <w:i/>
      <w:iCs/>
      <w:color w:val="000000" w:themeColor="text1"/>
      <w:szCs w:val="21"/>
    </w:rPr>
  </w:style>
  <w:style w:type="character" w:customStyle="1" w:styleId="CytatZnak">
    <w:name w:val="Cytat Znak"/>
    <w:basedOn w:val="Domylnaczcionkaakapitu"/>
    <w:link w:val="Cytat"/>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Bezodstpw">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3.xm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6.emf"/><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chart" Target="charts/chart2.xml"/><Relationship Id="rId33" Type="http://schemas.openxmlformats.org/officeDocument/2006/relationships/image" Target="media/image15.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6.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oleObject" Target="embeddings/oleObject1.bin"/><Relationship Id="rId32" Type="http://schemas.openxmlformats.org/officeDocument/2006/relationships/image" Target="media/image14.png"/><Relationship Id="rId37" Type="http://schemas.openxmlformats.org/officeDocument/2006/relationships/oleObject" Target="embeddings/oleObject3.bin"/><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chart" Target="charts/chart5.xml"/><Relationship Id="rId36" Type="http://schemas.openxmlformats.org/officeDocument/2006/relationships/image" Target="media/image17.emf"/><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chart" Target="charts/chart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oleObject" Target="embeddings/oleObject2.bin"/></Relationships>
</file>

<file path=word/_rels/footnotes.xml.rels><?xml version="1.0" encoding="UTF-8" standalone="yes"?>
<Relationships xmlns="http://schemas.openxmlformats.org/package/2006/relationships"><Relationship Id="rId1" Type="http://schemas.openxmlformats.org/officeDocument/2006/relationships/hyperlink" Target="http://news.dice.com/2013/06/03/how-unity3d-become-a-game-development-beas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userdata\popanda\Desktop\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Udział</a:t>
            </a:r>
            <a:r>
              <a:rPr lang="pl-PL" sz="1200" baseline="0"/>
              <a:t> systemów operacyjnych w sprzedanych urządzeniach w 2013 roku</a:t>
            </a:r>
            <a:endParaRPr lang="en-US" sz="1200"/>
          </a:p>
        </c:rich>
      </c:tx>
      <c:overlay val="0"/>
    </c:title>
    <c:autoTitleDeleted val="0"/>
    <c:plotArea>
      <c:layout/>
      <c:pieChart>
        <c:varyColors val="1"/>
        <c:ser>
          <c:idx val="0"/>
          <c:order val="0"/>
          <c:dLbls>
            <c:showLegendKey val="0"/>
            <c:showVal val="1"/>
            <c:showCatName val="0"/>
            <c:showSerName val="0"/>
            <c:showPercent val="0"/>
            <c:showBubbleSize val="0"/>
            <c:showLeaderLines val="1"/>
          </c:dLbls>
          <c:cat>
            <c:strRef>
              <c:f>gartner!$B$3:$B$7</c:f>
              <c:strCache>
                <c:ptCount val="5"/>
                <c:pt idx="0">
                  <c:v>Android</c:v>
                </c:pt>
                <c:pt idx="1">
                  <c:v>iOS</c:v>
                </c:pt>
                <c:pt idx="2">
                  <c:v>Windows Phone</c:v>
                </c:pt>
                <c:pt idx="3">
                  <c:v>BlackBerry</c:v>
                </c:pt>
                <c:pt idx="4">
                  <c:v>Inne</c:v>
                </c:pt>
              </c:strCache>
            </c:strRef>
          </c:cat>
          <c:val>
            <c:numRef>
              <c:f>gartner!$C$3:$C$7</c:f>
              <c:numCache>
                <c:formatCode>General</c:formatCode>
                <c:ptCount val="5"/>
                <c:pt idx="0">
                  <c:v>78.400000000000006</c:v>
                </c:pt>
                <c:pt idx="1">
                  <c:v>15.6</c:v>
                </c:pt>
                <c:pt idx="2">
                  <c:v>3.2</c:v>
                </c:pt>
                <c:pt idx="3">
                  <c:v>1.9000000000000001</c:v>
                </c:pt>
                <c:pt idx="4">
                  <c:v>0.9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pl-PL" sz="1200"/>
              <a:t>Test obiektów nieruchomych</a:t>
            </a:r>
          </a:p>
        </c:rich>
      </c:tx>
      <c:layout>
        <c:manualLayout>
          <c:xMode val="edge"/>
          <c:yMode val="edge"/>
          <c:x val="0.32409711286089238"/>
          <c:y val="0"/>
        </c:manualLayout>
      </c:layout>
      <c:overlay val="1"/>
    </c:title>
    <c:autoTitleDeleted val="0"/>
    <c:plotArea>
      <c:layout>
        <c:manualLayout>
          <c:layoutTarget val="inner"/>
          <c:xMode val="edge"/>
          <c:yMode val="edge"/>
          <c:x val="0.11269986398826062"/>
          <c:y val="0.10695610965296004"/>
          <c:w val="0.7399409362820486"/>
          <c:h val="0.75391586468358363"/>
        </c:manualLayout>
      </c:layout>
      <c:barChart>
        <c:barDir val="col"/>
        <c:grouping val="clustered"/>
        <c:varyColors val="0"/>
        <c:ser>
          <c:idx val="0"/>
          <c:order val="0"/>
          <c:tx>
            <c:strRef>
              <c:f>'test 2D'!$B$1</c:f>
              <c:strCache>
                <c:ptCount val="1"/>
                <c:pt idx="0">
                  <c:v>S4</c:v>
                </c:pt>
              </c:strCache>
            </c:strRef>
          </c:tx>
          <c:invertIfNegative val="0"/>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invertIfNegative val="0"/>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invertIfNegative val="0"/>
          <c:cat>
            <c:numRef>
              <c:f>'test 2D'!$I$4:$I$6</c:f>
              <c:numCache>
                <c:formatCode>0</c:formatCode>
                <c:ptCount val="3"/>
                <c:pt idx="0">
                  <c:v>50</c:v>
                </c:pt>
                <c:pt idx="1">
                  <c:v>250</c:v>
                </c:pt>
                <c:pt idx="2">
                  <c:v>500</c:v>
                </c:pt>
              </c:numCache>
            </c:numRef>
          </c:cat>
          <c:val>
            <c:numRef>
              <c:f>'test 2D'!$D$4:$D$6</c:f>
              <c:numCache>
                <c:formatCode>0.00</c:formatCode>
                <c:ptCount val="3"/>
                <c:pt idx="0">
                  <c:v>58.21</c:v>
                </c:pt>
                <c:pt idx="1">
                  <c:v>45.230000000000011</c:v>
                </c:pt>
                <c:pt idx="2">
                  <c:v>22.53</c:v>
                </c:pt>
              </c:numCache>
            </c:numRef>
          </c:val>
        </c:ser>
        <c:ser>
          <c:idx val="3"/>
          <c:order val="3"/>
          <c:tx>
            <c:strRef>
              <c:f>'test 2D'!$E$1</c:f>
              <c:strCache>
                <c:ptCount val="1"/>
                <c:pt idx="0">
                  <c:v>iPhone 5</c:v>
                </c:pt>
              </c:strCache>
            </c:strRef>
          </c:tx>
          <c:invertIfNegative val="0"/>
          <c:cat>
            <c:numRef>
              <c:f>'test 2D'!$I$4:$I$6</c:f>
              <c:numCache>
                <c:formatCode>0</c:formatCode>
                <c:ptCount val="3"/>
                <c:pt idx="0">
                  <c:v>50</c:v>
                </c:pt>
                <c:pt idx="1">
                  <c:v>250</c:v>
                </c:pt>
                <c:pt idx="2">
                  <c:v>500</c:v>
                </c:pt>
              </c:numCache>
            </c:numRef>
          </c:cat>
          <c:val>
            <c:numRef>
              <c:f>'test 2D'!$E$4:$E$6</c:f>
              <c:numCache>
                <c:formatCode>0.00</c:formatCode>
                <c:ptCount val="3"/>
                <c:pt idx="0">
                  <c:v>58.440886473217404</c:v>
                </c:pt>
                <c:pt idx="1">
                  <c:v>58.828164061085644</c:v>
                </c:pt>
                <c:pt idx="2">
                  <c:v>55.49078268317411</c:v>
                </c:pt>
              </c:numCache>
            </c:numRef>
          </c:val>
        </c:ser>
        <c:ser>
          <c:idx val="4"/>
          <c:order val="4"/>
          <c:tx>
            <c:strRef>
              <c:f>'test 2D'!$F$1</c:f>
              <c:strCache>
                <c:ptCount val="1"/>
                <c:pt idx="0">
                  <c:v>iPad 3</c:v>
                </c:pt>
              </c:strCache>
            </c:strRef>
          </c:tx>
          <c:invertIfNegative val="0"/>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58.655811199707394</c:v>
                </c:pt>
                <c:pt idx="2">
                  <c:v>44.875839752131377</c:v>
                </c:pt>
              </c:numCache>
            </c:numRef>
          </c:val>
        </c:ser>
        <c:ser>
          <c:idx val="5"/>
          <c:order val="5"/>
          <c:tx>
            <c:strRef>
              <c:f>'test 2D'!$G$1</c:f>
              <c:strCache>
                <c:ptCount val="1"/>
                <c:pt idx="0">
                  <c:v>iPad 1</c:v>
                </c:pt>
              </c:strCache>
            </c:strRef>
          </c:tx>
          <c:invertIfNegative val="0"/>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39.438872948705956</c:v>
                </c:pt>
                <c:pt idx="2">
                  <c:v>24.901683159318985</c:v>
                </c:pt>
              </c:numCache>
            </c:numRef>
          </c:val>
        </c:ser>
        <c:dLbls>
          <c:showLegendKey val="0"/>
          <c:showVal val="0"/>
          <c:showCatName val="0"/>
          <c:showSerName val="0"/>
          <c:showPercent val="0"/>
          <c:showBubbleSize val="0"/>
        </c:dLbls>
        <c:gapWidth val="150"/>
        <c:axId val="188721024"/>
        <c:axId val="206504320"/>
      </c:barChart>
      <c:catAx>
        <c:axId val="188721024"/>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206504320"/>
        <c:crosses val="autoZero"/>
        <c:auto val="1"/>
        <c:lblAlgn val="ctr"/>
        <c:lblOffset val="100"/>
        <c:noMultiLvlLbl val="0"/>
      </c:catAx>
      <c:valAx>
        <c:axId val="206504320"/>
        <c:scaling>
          <c:orientation val="minMax"/>
        </c:scaling>
        <c:delete val="0"/>
        <c:axPos val="l"/>
        <c:majorGridlines/>
        <c:title>
          <c:tx>
            <c:rich>
              <a:bodyPr rot="-5400000" vert="horz"/>
              <a:lstStyle/>
              <a:p>
                <a:pPr>
                  <a:defRPr/>
                </a:pPr>
                <a:r>
                  <a:rPr lang="pl-PL"/>
                  <a:t>FPS</a:t>
                </a:r>
              </a:p>
            </c:rich>
          </c:tx>
          <c:layout>
            <c:manualLayout>
              <c:xMode val="edge"/>
              <c:yMode val="edge"/>
              <c:x val="2.2082239720035051E-3"/>
              <c:y val="0.49170312044327774"/>
            </c:manualLayout>
          </c:layout>
          <c:overlay val="0"/>
        </c:title>
        <c:numFmt formatCode="0.00" sourceLinked="1"/>
        <c:majorTickMark val="out"/>
        <c:minorTickMark val="none"/>
        <c:tickLblPos val="nextTo"/>
        <c:crossAx val="18872102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Różnica</a:t>
            </a:r>
            <a:r>
              <a:rPr lang="pl-PL" sz="1200" baseline="0"/>
              <a:t> pomiędzy testami obiektów nieruchomych a ruchomych</a:t>
            </a:r>
            <a:endParaRPr lang="pl-PL" sz="1200"/>
          </a:p>
        </c:rich>
      </c:tx>
      <c:layout>
        <c:manualLayout>
          <c:xMode val="edge"/>
          <c:yMode val="edge"/>
          <c:x val="0.12113188976377966"/>
          <c:y val="0"/>
        </c:manualLayout>
      </c:layout>
      <c:overlay val="0"/>
    </c:title>
    <c:autoTitleDeleted val="0"/>
    <c:plotArea>
      <c:layout/>
      <c:barChart>
        <c:barDir val="col"/>
        <c:grouping val="clustered"/>
        <c:varyColors val="0"/>
        <c:ser>
          <c:idx val="0"/>
          <c:order val="0"/>
          <c:tx>
            <c:strRef>
              <c:f>'test 2D'!$B$1</c:f>
              <c:strCache>
                <c:ptCount val="1"/>
                <c:pt idx="0">
                  <c:v>S4</c:v>
                </c:pt>
              </c:strCache>
            </c:strRef>
          </c:tx>
          <c:invertIfNegative val="0"/>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12.260000000000002</c:v>
                </c:pt>
                <c:pt idx="2">
                  <c:v>7</c:v>
                </c:pt>
              </c:numCache>
            </c:numRef>
          </c:val>
        </c:ser>
        <c:ser>
          <c:idx val="1"/>
          <c:order val="1"/>
          <c:tx>
            <c:strRef>
              <c:f>'test 2D'!$C$1</c:f>
              <c:strCache>
                <c:ptCount val="1"/>
                <c:pt idx="0">
                  <c:v>Lumia</c:v>
                </c:pt>
              </c:strCache>
            </c:strRef>
          </c:tx>
          <c:invertIfNegative val="0"/>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3.3600000000000008</c:v>
                </c:pt>
              </c:numCache>
            </c:numRef>
          </c:val>
        </c:ser>
        <c:ser>
          <c:idx val="2"/>
          <c:order val="2"/>
          <c:tx>
            <c:strRef>
              <c:f>'test 2D'!$D$1</c:f>
              <c:strCache>
                <c:ptCount val="1"/>
                <c:pt idx="0">
                  <c:v>Core</c:v>
                </c:pt>
              </c:strCache>
            </c:strRef>
          </c:tx>
          <c:invertIfNegative val="0"/>
          <c:cat>
            <c:numRef>
              <c:f>'test 2D'!$I$8:$I$10</c:f>
              <c:numCache>
                <c:formatCode>0</c:formatCode>
                <c:ptCount val="3"/>
                <c:pt idx="0">
                  <c:v>50</c:v>
                </c:pt>
                <c:pt idx="1">
                  <c:v>250</c:v>
                </c:pt>
                <c:pt idx="2">
                  <c:v>500</c:v>
                </c:pt>
              </c:numCache>
            </c:numRef>
          </c:cat>
          <c:val>
            <c:numRef>
              <c:f>'test 2D'!$D$25:$D$27</c:f>
              <c:numCache>
                <c:formatCode>0.00</c:formatCode>
                <c:ptCount val="3"/>
                <c:pt idx="0">
                  <c:v>2.0000000000003185E-2</c:v>
                </c:pt>
                <c:pt idx="1">
                  <c:v>9.120000000000001</c:v>
                </c:pt>
                <c:pt idx="2">
                  <c:v>4.870000000000001</c:v>
                </c:pt>
              </c:numCache>
            </c:numRef>
          </c:val>
        </c:ser>
        <c:ser>
          <c:idx val="3"/>
          <c:order val="3"/>
          <c:tx>
            <c:strRef>
              <c:f>'test 2D'!$E$1</c:f>
              <c:strCache>
                <c:ptCount val="1"/>
                <c:pt idx="0">
                  <c:v>iPhone 5</c:v>
                </c:pt>
              </c:strCache>
            </c:strRef>
          </c:tx>
          <c:invertIfNegative val="0"/>
          <c:cat>
            <c:numRef>
              <c:f>'test 2D'!$I$8:$I$10</c:f>
              <c:numCache>
                <c:formatCode>0</c:formatCode>
                <c:ptCount val="3"/>
                <c:pt idx="0">
                  <c:v>50</c:v>
                </c:pt>
                <c:pt idx="1">
                  <c:v>250</c:v>
                </c:pt>
                <c:pt idx="2">
                  <c:v>500</c:v>
                </c:pt>
              </c:numCache>
            </c:numRef>
          </c:cat>
          <c:val>
            <c:numRef>
              <c:f>'test 2D'!$E$25:$E$27</c:f>
              <c:numCache>
                <c:formatCode>0.00</c:formatCode>
                <c:ptCount val="3"/>
                <c:pt idx="0">
                  <c:v>0.22905643082614127</c:v>
                </c:pt>
                <c:pt idx="1">
                  <c:v>0.38532410907959147</c:v>
                </c:pt>
                <c:pt idx="2">
                  <c:v>17.415285218337843</c:v>
                </c:pt>
              </c:numCache>
            </c:numRef>
          </c:val>
        </c:ser>
        <c:ser>
          <c:idx val="4"/>
          <c:order val="4"/>
          <c:tx>
            <c:strRef>
              <c:f>'test 2D'!$F$1</c:f>
              <c:strCache>
                <c:ptCount val="1"/>
                <c:pt idx="0">
                  <c:v>iPad 3</c:v>
                </c:pt>
              </c:strCache>
            </c:strRef>
          </c:tx>
          <c:invertIfNegative val="0"/>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17.486747140225333</c:v>
                </c:pt>
              </c:numCache>
            </c:numRef>
          </c:val>
        </c:ser>
        <c:ser>
          <c:idx val="5"/>
          <c:order val="5"/>
          <c:tx>
            <c:strRef>
              <c:f>'test 2D'!$G$1</c:f>
              <c:strCache>
                <c:ptCount val="1"/>
                <c:pt idx="0">
                  <c:v>iPad 1</c:v>
                </c:pt>
              </c:strCache>
            </c:strRef>
          </c:tx>
          <c:invertIfNegative val="0"/>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10.496253814651206</c:v>
                </c:pt>
                <c:pt idx="2">
                  <c:v>9.5497353439164989</c:v>
                </c:pt>
              </c:numCache>
            </c:numRef>
          </c:val>
        </c:ser>
        <c:dLbls>
          <c:showLegendKey val="0"/>
          <c:showVal val="0"/>
          <c:showCatName val="0"/>
          <c:showSerName val="0"/>
          <c:showPercent val="0"/>
          <c:showBubbleSize val="0"/>
        </c:dLbls>
        <c:gapWidth val="150"/>
        <c:axId val="240258432"/>
        <c:axId val="242103424"/>
      </c:barChart>
      <c:catAx>
        <c:axId val="240258432"/>
        <c:scaling>
          <c:orientation val="minMax"/>
        </c:scaling>
        <c:delete val="0"/>
        <c:axPos val="b"/>
        <c:title>
          <c:tx>
            <c:rich>
              <a:bodyPr/>
              <a:lstStyle/>
              <a:p>
                <a:pPr>
                  <a:defRPr/>
                </a:pPr>
                <a:r>
                  <a:rPr lang="pl-PL"/>
                  <a:t>Ilość obiektów</a:t>
                </a:r>
              </a:p>
            </c:rich>
          </c:tx>
          <c:layout>
            <c:manualLayout>
              <c:xMode val="edge"/>
              <c:yMode val="edge"/>
              <c:x val="0.36499453193350884"/>
              <c:y val="0.92960629921259863"/>
            </c:manualLayout>
          </c:layout>
          <c:overlay val="0"/>
        </c:title>
        <c:numFmt formatCode="0" sourceLinked="1"/>
        <c:majorTickMark val="out"/>
        <c:minorTickMark val="none"/>
        <c:tickLblPos val="nextTo"/>
        <c:crossAx val="242103424"/>
        <c:crosses val="autoZero"/>
        <c:auto val="1"/>
        <c:lblAlgn val="ctr"/>
        <c:lblOffset val="100"/>
        <c:noMultiLvlLbl val="0"/>
      </c:catAx>
      <c:valAx>
        <c:axId val="242103424"/>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240258432"/>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Test obiektów ruchomych ze</a:t>
            </a:r>
            <a:r>
              <a:rPr lang="pl-PL" sz="1200" baseline="0"/>
              <a:t> sztucznymi operacjami zmiennoprzecinkowymi</a:t>
            </a:r>
          </a:p>
        </c:rich>
      </c:tx>
      <c:layout>
        <c:manualLayout>
          <c:xMode val="edge"/>
          <c:yMode val="edge"/>
          <c:x val="0.13445822397200349"/>
          <c:y val="0"/>
        </c:manualLayout>
      </c:layout>
      <c:overlay val="0"/>
    </c:title>
    <c:autoTitleDeleted val="0"/>
    <c:plotArea>
      <c:layout>
        <c:manualLayout>
          <c:layoutTarget val="inner"/>
          <c:xMode val="edge"/>
          <c:yMode val="edge"/>
          <c:x val="0.13551640419947553"/>
          <c:y val="0.15001166520851536"/>
          <c:w val="0.6796649168853911"/>
          <c:h val="0.68676290463692036"/>
        </c:manualLayout>
      </c:layout>
      <c:barChart>
        <c:barDir val="col"/>
        <c:grouping val="clustered"/>
        <c:varyColors val="0"/>
        <c:ser>
          <c:idx val="0"/>
          <c:order val="0"/>
          <c:tx>
            <c:strRef>
              <c:f>'test 2D'!$B$1</c:f>
              <c:strCache>
                <c:ptCount val="1"/>
                <c:pt idx="0">
                  <c:v>S4</c:v>
                </c:pt>
              </c:strCache>
            </c:strRef>
          </c:tx>
          <c:invertIfNegative val="0"/>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invertIfNegative val="0"/>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invertIfNegative val="0"/>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invertIfNegative val="0"/>
          <c:cat>
            <c:numRef>
              <c:f>('test 2D'!$J$13,'test 2D'!$J$17)</c:f>
              <c:numCache>
                <c:formatCode>0.00</c:formatCode>
                <c:ptCount val="2"/>
                <c:pt idx="0">
                  <c:v>225</c:v>
                </c:pt>
                <c:pt idx="1">
                  <c:v>2500</c:v>
                </c:pt>
              </c:numCache>
            </c:numRef>
          </c:cat>
          <c:val>
            <c:numRef>
              <c:f>('test 2D'!$E$13,'test 2D'!$E$17)</c:f>
              <c:numCache>
                <c:formatCode>0.00</c:formatCode>
                <c:ptCount val="2"/>
                <c:pt idx="0">
                  <c:v>58.544740126178382</c:v>
                </c:pt>
                <c:pt idx="1">
                  <c:v>58.898070846558966</c:v>
                </c:pt>
              </c:numCache>
            </c:numRef>
          </c:val>
        </c:ser>
        <c:ser>
          <c:idx val="4"/>
          <c:order val="4"/>
          <c:tx>
            <c:strRef>
              <c:f>'test 2D'!$F$1</c:f>
              <c:strCache>
                <c:ptCount val="1"/>
                <c:pt idx="0">
                  <c:v>iPad 3</c:v>
                </c:pt>
              </c:strCache>
            </c:strRef>
          </c:tx>
          <c:invertIfNegative val="0"/>
          <c:cat>
            <c:numRef>
              <c:f>('test 2D'!$J$13,'test 2D'!$J$17)</c:f>
              <c:numCache>
                <c:formatCode>0.00</c:formatCode>
                <c:ptCount val="2"/>
                <c:pt idx="0">
                  <c:v>225</c:v>
                </c:pt>
                <c:pt idx="1">
                  <c:v>2500</c:v>
                </c:pt>
              </c:numCache>
            </c:numRef>
          </c:cat>
          <c:val>
            <c:numRef>
              <c:f>('test 2D'!$F$13,'test 2D'!$F$17)</c:f>
              <c:numCache>
                <c:formatCode>0.00</c:formatCode>
                <c:ptCount val="2"/>
                <c:pt idx="0">
                  <c:v>58.514229187787286</c:v>
                </c:pt>
                <c:pt idx="1">
                  <c:v>58.395496836868411</c:v>
                </c:pt>
              </c:numCache>
            </c:numRef>
          </c:val>
        </c:ser>
        <c:ser>
          <c:idx val="5"/>
          <c:order val="5"/>
          <c:tx>
            <c:strRef>
              <c:f>'test 2D'!$G$1</c:f>
              <c:strCache>
                <c:ptCount val="1"/>
                <c:pt idx="0">
                  <c:v>iPad 1</c:v>
                </c:pt>
              </c:strCache>
            </c:strRef>
          </c:tx>
          <c:invertIfNegative val="0"/>
          <c:cat>
            <c:numRef>
              <c:f>('test 2D'!$J$13,'test 2D'!$J$17)</c:f>
              <c:numCache>
                <c:formatCode>0.00</c:formatCode>
                <c:ptCount val="2"/>
                <c:pt idx="0">
                  <c:v>225</c:v>
                </c:pt>
                <c:pt idx="1">
                  <c:v>2500</c:v>
                </c:pt>
              </c:numCache>
            </c:numRef>
          </c:cat>
          <c:val>
            <c:numRef>
              <c:f>('test 2D'!$G$13,'test 2D'!$G$17)</c:f>
              <c:numCache>
                <c:formatCode>0.00</c:formatCode>
                <c:ptCount val="2"/>
                <c:pt idx="0">
                  <c:v>57.280888346165263</c:v>
                </c:pt>
                <c:pt idx="1">
                  <c:v>48.083496922929108</c:v>
                </c:pt>
              </c:numCache>
            </c:numRef>
          </c:val>
        </c:ser>
        <c:dLbls>
          <c:showLegendKey val="0"/>
          <c:showVal val="0"/>
          <c:showCatName val="0"/>
          <c:showSerName val="0"/>
          <c:showPercent val="0"/>
          <c:showBubbleSize val="0"/>
        </c:dLbls>
        <c:gapWidth val="150"/>
        <c:axId val="198859008"/>
        <c:axId val="198877568"/>
      </c:barChart>
      <c:catAx>
        <c:axId val="198859008"/>
        <c:scaling>
          <c:orientation val="minMax"/>
        </c:scaling>
        <c:delete val="0"/>
        <c:axPos val="b"/>
        <c:title>
          <c:tx>
            <c:rich>
              <a:bodyPr/>
              <a:lstStyle/>
              <a:p>
                <a:pPr>
                  <a:defRPr/>
                </a:pPr>
                <a:r>
                  <a:rPr lang="pl-PL"/>
                  <a:t>Operacje</a:t>
                </a:r>
                <a:r>
                  <a:rPr lang="pl-PL" baseline="0"/>
                  <a:t> zmiennoprzecinkowe na sekundę</a:t>
                </a:r>
                <a:endParaRPr lang="pl-PL"/>
              </a:p>
            </c:rich>
          </c:tx>
          <c:layout>
            <c:manualLayout>
              <c:xMode val="edge"/>
              <c:yMode val="edge"/>
              <c:x val="0.23400853018372725"/>
              <c:y val="0.92960629921259863"/>
            </c:manualLayout>
          </c:layout>
          <c:overlay val="0"/>
        </c:title>
        <c:numFmt formatCode="0.00" sourceLinked="1"/>
        <c:majorTickMark val="out"/>
        <c:minorTickMark val="none"/>
        <c:tickLblPos val="nextTo"/>
        <c:crossAx val="198877568"/>
        <c:crosses val="autoZero"/>
        <c:auto val="1"/>
        <c:lblAlgn val="ctr"/>
        <c:lblOffset val="100"/>
        <c:noMultiLvlLbl val="0"/>
      </c:catAx>
      <c:valAx>
        <c:axId val="198877568"/>
        <c:scaling>
          <c:orientation val="minMax"/>
          <c:min val="40"/>
        </c:scaling>
        <c:delete val="0"/>
        <c:axPos val="l"/>
        <c:majorGridlines/>
        <c:title>
          <c:tx>
            <c:rich>
              <a:bodyPr rot="-5400000" vert="horz"/>
              <a:lstStyle/>
              <a:p>
                <a:pPr>
                  <a:defRPr/>
                </a:pPr>
                <a:r>
                  <a:rPr lang="pl-PL"/>
                  <a:t>FPS</a:t>
                </a:r>
              </a:p>
            </c:rich>
          </c:tx>
          <c:layout>
            <c:manualLayout>
              <c:xMode val="edge"/>
              <c:yMode val="edge"/>
              <c:x val="2.7777777777777887E-3"/>
              <c:y val="0.45951552930883638"/>
            </c:manualLayout>
          </c:layout>
          <c:overlay val="0"/>
        </c:title>
        <c:numFmt formatCode="0.00" sourceLinked="1"/>
        <c:majorTickMark val="out"/>
        <c:minorTickMark val="none"/>
        <c:tickLblPos val="nextTo"/>
        <c:crossAx val="198859008"/>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Test inkrementalny</a:t>
            </a:r>
          </a:p>
        </c:rich>
      </c:tx>
      <c:layout>
        <c:manualLayout>
          <c:xMode val="edge"/>
          <c:yMode val="edge"/>
          <c:x val="0.36723619374956185"/>
          <c:y val="0"/>
        </c:manualLayout>
      </c:layout>
      <c:overlay val="0"/>
    </c:title>
    <c:autoTitleDeleted val="0"/>
    <c:plotArea>
      <c:layout>
        <c:manualLayout>
          <c:layoutTarget val="inner"/>
          <c:xMode val="edge"/>
          <c:yMode val="edge"/>
          <c:x val="0.16607195975503061"/>
          <c:y val="8.6817220764071168E-2"/>
          <c:w val="0.62568394575678044"/>
          <c:h val="0.71863662875473888"/>
        </c:manualLayout>
      </c:layout>
      <c:lineChart>
        <c:grouping val="standard"/>
        <c:varyColors val="0"/>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mooth val="0"/>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mooth val="0"/>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mooth val="0"/>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mooth val="0"/>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mooth val="0"/>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mooth val="0"/>
        </c:ser>
        <c:dLbls>
          <c:showLegendKey val="0"/>
          <c:showVal val="0"/>
          <c:showCatName val="0"/>
          <c:showSerName val="0"/>
          <c:showPercent val="0"/>
          <c:showBubbleSize val="0"/>
        </c:dLbls>
        <c:marker val="1"/>
        <c:smooth val="0"/>
        <c:axId val="198898048"/>
        <c:axId val="198899968"/>
      </c:lineChart>
      <c:catAx>
        <c:axId val="198898048"/>
        <c:scaling>
          <c:orientation val="minMax"/>
        </c:scaling>
        <c:delete val="0"/>
        <c:axPos val="b"/>
        <c:title>
          <c:tx>
            <c:rich>
              <a:bodyPr/>
              <a:lstStyle/>
              <a:p>
                <a:pPr>
                  <a:defRPr/>
                </a:pPr>
                <a:r>
                  <a:rPr lang="pl-PL"/>
                  <a:t>Ilość obiektów</a:t>
                </a:r>
              </a:p>
            </c:rich>
          </c:tx>
          <c:layout>
            <c:manualLayout>
              <c:xMode val="edge"/>
              <c:yMode val="edge"/>
              <c:x val="0.3785667104111986"/>
              <c:y val="0.92960629921259863"/>
            </c:manualLayout>
          </c:layout>
          <c:overlay val="0"/>
        </c:title>
        <c:numFmt formatCode="General" sourceLinked="1"/>
        <c:majorTickMark val="out"/>
        <c:minorTickMark val="none"/>
        <c:tickLblPos val="nextTo"/>
        <c:txPr>
          <a:bodyPr rot="2700000"/>
          <a:lstStyle/>
          <a:p>
            <a:pPr>
              <a:defRPr/>
            </a:pPr>
            <a:endParaRPr lang="pl-PL"/>
          </a:p>
        </c:txPr>
        <c:crossAx val="198899968"/>
        <c:crosses val="autoZero"/>
        <c:auto val="1"/>
        <c:lblAlgn val="ctr"/>
        <c:lblOffset val="100"/>
        <c:noMultiLvlLbl val="0"/>
      </c:catAx>
      <c:valAx>
        <c:axId val="198899968"/>
        <c:scaling>
          <c:orientation val="minMax"/>
        </c:scaling>
        <c:delete val="0"/>
        <c:axPos val="l"/>
        <c:majorGridlines/>
        <c:title>
          <c:tx>
            <c:rich>
              <a:bodyPr rot="-5400000" vert="horz"/>
              <a:lstStyle/>
              <a:p>
                <a:pPr>
                  <a:defRPr/>
                </a:pPr>
                <a:r>
                  <a:rPr lang="pl-PL"/>
                  <a:t>FPS</a:t>
                </a:r>
              </a:p>
            </c:rich>
          </c:tx>
          <c:layout>
            <c:manualLayout>
              <c:xMode val="edge"/>
              <c:yMode val="edge"/>
              <c:x val="2.7777777777777887E-3"/>
              <c:y val="0.40068387284922774"/>
            </c:manualLayout>
          </c:layout>
          <c:overlay val="0"/>
        </c:title>
        <c:numFmt formatCode="0.00" sourceLinked="1"/>
        <c:majorTickMark val="out"/>
        <c:minorTickMark val="none"/>
        <c:tickLblPos val="nextTo"/>
        <c:crossAx val="198898048"/>
        <c:crosses val="autoZero"/>
        <c:crossBetween val="between"/>
      </c:valAx>
    </c:plotArea>
    <c:legend>
      <c:legendPos val="r"/>
      <c:layout>
        <c:manualLayout>
          <c:xMode val="edge"/>
          <c:yMode val="edge"/>
          <c:x val="0.81791601049868856"/>
          <c:y val="0.22026027996500439"/>
          <c:w val="0.18208398950131274"/>
          <c:h val="0.50230314960629807"/>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Stabilna</a:t>
            </a:r>
            <a:r>
              <a:rPr lang="pl-PL" sz="1200" baseline="0"/>
              <a:t> ilość obiektów tworzona na klatkę</a:t>
            </a:r>
            <a:endParaRPr lang="pl-PL" sz="1200"/>
          </a:p>
        </c:rich>
      </c:tx>
      <c:overlay val="0"/>
    </c:title>
    <c:autoTitleDeleted val="0"/>
    <c:plotArea>
      <c:layout/>
      <c:barChart>
        <c:barDir val="col"/>
        <c:grouping val="clustered"/>
        <c:varyColors val="0"/>
        <c:ser>
          <c:idx val="0"/>
          <c:order val="0"/>
          <c:tx>
            <c:strRef>
              <c:f>'test creation-deletion'!$B$1</c:f>
              <c:strCache>
                <c:ptCount val="1"/>
                <c:pt idx="0">
                  <c:v>S4</c:v>
                </c:pt>
              </c:strCache>
            </c:strRef>
          </c:tx>
          <c:invertIfNegative val="0"/>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invertIfNegative val="0"/>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invertIfNegative val="0"/>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invertIfNegative val="0"/>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invertIfNegative val="0"/>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invertIfNegative val="0"/>
          <c:cat>
            <c:numRef>
              <c:f>'test creation-deletion'!$H$1</c:f>
              <c:numCache>
                <c:formatCode>General</c:formatCode>
                <c:ptCount val="1"/>
              </c:numCache>
            </c:numRef>
          </c:cat>
          <c:val>
            <c:numRef>
              <c:f>'test creation-deletion'!$G$2</c:f>
              <c:numCache>
                <c:formatCode>General</c:formatCode>
                <c:ptCount val="1"/>
                <c:pt idx="0">
                  <c:v>65</c:v>
                </c:pt>
              </c:numCache>
            </c:numRef>
          </c:val>
        </c:ser>
        <c:dLbls>
          <c:showLegendKey val="0"/>
          <c:showVal val="0"/>
          <c:showCatName val="0"/>
          <c:showSerName val="0"/>
          <c:showPercent val="0"/>
          <c:showBubbleSize val="0"/>
        </c:dLbls>
        <c:gapWidth val="150"/>
        <c:axId val="198752896"/>
        <c:axId val="198762880"/>
      </c:barChart>
      <c:catAx>
        <c:axId val="198752896"/>
        <c:scaling>
          <c:orientation val="minMax"/>
        </c:scaling>
        <c:delete val="0"/>
        <c:axPos val="b"/>
        <c:numFmt formatCode="General" sourceLinked="1"/>
        <c:majorTickMark val="out"/>
        <c:minorTickMark val="none"/>
        <c:tickLblPos val="nextTo"/>
        <c:crossAx val="198762880"/>
        <c:crosses val="autoZero"/>
        <c:auto val="1"/>
        <c:lblAlgn val="ctr"/>
        <c:lblOffset val="100"/>
        <c:noMultiLvlLbl val="0"/>
      </c:catAx>
      <c:valAx>
        <c:axId val="198762880"/>
        <c:scaling>
          <c:orientation val="minMax"/>
        </c:scaling>
        <c:delete val="0"/>
        <c:axPos val="l"/>
        <c:majorGridlines/>
        <c:title>
          <c:tx>
            <c:rich>
              <a:bodyPr rot="-5400000" vert="horz"/>
              <a:lstStyle/>
              <a:p>
                <a:pPr>
                  <a:defRPr/>
                </a:pPr>
                <a:r>
                  <a:rPr lang="pl-PL"/>
                  <a:t>Ilość obiektów na klatkę</a:t>
                </a:r>
              </a:p>
            </c:rich>
          </c:tx>
          <c:overlay val="0"/>
        </c:title>
        <c:numFmt formatCode="General" sourceLinked="1"/>
        <c:majorTickMark val="out"/>
        <c:minorTickMark val="none"/>
        <c:tickLblPos val="nextTo"/>
        <c:crossAx val="198752896"/>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Różnica pomiędzy testami dwu i trójwymiarowymi dla obiektów nieruchomych</a:t>
            </a:r>
          </a:p>
        </c:rich>
      </c:tx>
      <c:layout>
        <c:manualLayout>
          <c:xMode val="edge"/>
          <c:yMode val="edge"/>
          <c:x val="0.10945822397200362"/>
          <c:y val="0"/>
        </c:manualLayout>
      </c:layout>
      <c:overlay val="0"/>
    </c:title>
    <c:autoTitleDeleted val="0"/>
    <c:plotArea>
      <c:layout>
        <c:manualLayout>
          <c:layoutTarget val="inner"/>
          <c:xMode val="edge"/>
          <c:yMode val="edge"/>
          <c:x val="0.13789129483814541"/>
          <c:y val="0.17315981335666372"/>
          <c:w val="0.68991535433070861"/>
          <c:h val="0.72914333624963645"/>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3D'!$B$23:$B$25</c:f>
              <c:numCache>
                <c:formatCode>0.00</c:formatCode>
                <c:ptCount val="3"/>
                <c:pt idx="0">
                  <c:v>-0.60000000000000164</c:v>
                </c:pt>
                <c:pt idx="1">
                  <c:v>-4.2000000000000028</c:v>
                </c:pt>
                <c:pt idx="2">
                  <c:v>0.69999999999999962</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0.30000000000000082</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-1.4699999999999955</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3D'!$F$23:$F$25</c:f>
              <c:numCache>
                <c:formatCode>0.00</c:formatCode>
                <c:ptCount val="3"/>
                <c:pt idx="0">
                  <c:v>-1.6477034294933841</c:v>
                </c:pt>
                <c:pt idx="1">
                  <c:v>-0.98573299517237656</c:v>
                </c:pt>
                <c:pt idx="2">
                  <c:v>-1.0516182310616387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3D'!$G$23:$G$25</c:f>
              <c:numCache>
                <c:formatCode>0.00</c:formatCode>
                <c:ptCount val="3"/>
                <c:pt idx="0">
                  <c:v>-2.6453525710801542</c:v>
                </c:pt>
                <c:pt idx="1">
                  <c:v>-2.0260051402627326</c:v>
                </c:pt>
                <c:pt idx="2">
                  <c:v>-4.9147222144532137</c:v>
                </c:pt>
              </c:numCache>
            </c:numRef>
          </c:val>
        </c:ser>
        <c:dLbls>
          <c:showLegendKey val="0"/>
          <c:showVal val="0"/>
          <c:showCatName val="0"/>
          <c:showSerName val="0"/>
          <c:showPercent val="0"/>
          <c:showBubbleSize val="0"/>
        </c:dLbls>
        <c:gapWidth val="150"/>
        <c:axId val="198918912"/>
        <c:axId val="198920832"/>
      </c:barChart>
      <c:catAx>
        <c:axId val="198918912"/>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98920832"/>
        <c:crosses val="autoZero"/>
        <c:auto val="1"/>
        <c:lblAlgn val="ctr"/>
        <c:lblOffset val="100"/>
        <c:noMultiLvlLbl val="0"/>
      </c:catAx>
      <c:valAx>
        <c:axId val="198920832"/>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98918912"/>
        <c:crosses val="autoZero"/>
        <c:crossBetween val="between"/>
      </c:valAx>
    </c:plotArea>
    <c:legend>
      <c:legendPos val="r"/>
      <c:layout>
        <c:manualLayout>
          <c:xMode val="edge"/>
          <c:yMode val="edge"/>
          <c:x val="0.83613998250218824"/>
          <c:y val="0.26343175853018308"/>
          <c:w val="0.16386001749781276"/>
          <c:h val="0.5023031496062980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Różnica pomiędzy testami dwu i trójwymiarowymi dla obiektów ruchomych</a:t>
            </a:r>
          </a:p>
        </c:rich>
      </c:tx>
      <c:layout>
        <c:manualLayout>
          <c:xMode val="edge"/>
          <c:yMode val="edge"/>
          <c:x val="0.10945822397200362"/>
          <c:y val="0"/>
        </c:manualLayout>
      </c:layout>
      <c:overlay val="0"/>
    </c:title>
    <c:autoTitleDeleted val="0"/>
    <c:plotArea>
      <c:layout>
        <c:manualLayout>
          <c:layoutTarget val="inner"/>
          <c:xMode val="edge"/>
          <c:yMode val="edge"/>
          <c:x val="0.13789129483814541"/>
          <c:y val="0.17315981335666372"/>
          <c:w val="0.68991535433070861"/>
          <c:h val="0.72914333624963645"/>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3D'!$B$27:$B$29</c:f>
              <c:numCache>
                <c:formatCode>0.00</c:formatCode>
                <c:ptCount val="3"/>
                <c:pt idx="0">
                  <c:v>-1.1899999999999959</c:v>
                </c:pt>
                <c:pt idx="1">
                  <c:v>2.5399999999999987</c:v>
                </c:pt>
                <c:pt idx="2">
                  <c:v>1.6999999999999975</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3D'!$C$27:$C$29</c:f>
              <c:numCache>
                <c:formatCode>0.00</c:formatCode>
                <c:ptCount val="3"/>
                <c:pt idx="0">
                  <c:v>-1.2199999999999955</c:v>
                </c:pt>
                <c:pt idx="1">
                  <c:v>3.6099999999999994</c:v>
                </c:pt>
                <c:pt idx="2">
                  <c:v>1.9399999999999977</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3D'!$D$27:$D$29</c:f>
              <c:numCache>
                <c:formatCode>0.00</c:formatCode>
                <c:ptCount val="3"/>
                <c:pt idx="0">
                  <c:v>-0.81000000000000261</c:v>
                </c:pt>
                <c:pt idx="1">
                  <c:v>2.1099999999999994</c:v>
                </c:pt>
                <c:pt idx="2">
                  <c:v>3.66</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3D'!$E$27:$E$29</c:f>
              <c:numCache>
                <c:formatCode>0.00</c:formatCode>
                <c:ptCount val="3"/>
                <c:pt idx="0">
                  <c:v>-1.4481699576085338</c:v>
                </c:pt>
                <c:pt idx="1">
                  <c:v>-0.79504474814535797</c:v>
                </c:pt>
                <c:pt idx="2">
                  <c:v>-2.4467728867867748</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-1.670332621690962</c:v>
                </c:pt>
                <c:pt idx="2">
                  <c:v>-2.5933933051923783</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3D'!$G$27:$G$29</c:f>
              <c:numCache>
                <c:formatCode>0.00</c:formatCode>
                <c:ptCount val="3"/>
                <c:pt idx="0">
                  <c:v>-0.9746497500343827</c:v>
                </c:pt>
                <c:pt idx="1">
                  <c:v>-3.2799295639652897</c:v>
                </c:pt>
                <c:pt idx="2">
                  <c:v>-2.9260039479109636</c:v>
                </c:pt>
              </c:numCache>
            </c:numRef>
          </c:val>
        </c:ser>
        <c:dLbls>
          <c:showLegendKey val="0"/>
          <c:showVal val="0"/>
          <c:showCatName val="0"/>
          <c:showSerName val="0"/>
          <c:showPercent val="0"/>
          <c:showBubbleSize val="0"/>
        </c:dLbls>
        <c:gapWidth val="150"/>
        <c:axId val="199035904"/>
        <c:axId val="199038080"/>
      </c:barChart>
      <c:catAx>
        <c:axId val="199035904"/>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99038080"/>
        <c:crosses val="autoZero"/>
        <c:auto val="1"/>
        <c:lblAlgn val="ctr"/>
        <c:lblOffset val="100"/>
        <c:noMultiLvlLbl val="0"/>
      </c:catAx>
      <c:valAx>
        <c:axId val="199038080"/>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99035904"/>
        <c:crosses val="autoZero"/>
        <c:crossBetween val="between"/>
      </c:valAx>
    </c:plotArea>
    <c:legend>
      <c:legendPos val="r"/>
      <c:layout>
        <c:manualLayout>
          <c:xMode val="edge"/>
          <c:yMode val="edge"/>
          <c:x val="0.83613998250218824"/>
          <c:y val="0.26343175853018308"/>
          <c:w val="0.16386001749781276"/>
          <c:h val="0.50230314960629807"/>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BE624C-0F77-4DC9-A860-3CAE48879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1930</TotalTime>
  <Pages>1</Pages>
  <Words>12363</Words>
  <Characters>74180</Characters>
  <Application>Microsoft Office Word</Application>
  <DocSecurity>0</DocSecurity>
  <Lines>618</Lines>
  <Paragraphs>172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Nokia Siemens Networks</Company>
  <LinksUpToDate>false</LinksUpToDate>
  <CharactersWithSpaces>86371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Łukasz Rauch</cp:lastModifiedBy>
  <cp:revision>100</cp:revision>
  <cp:lastPrinted>2012-06-29T13:32:00Z</cp:lastPrinted>
  <dcterms:created xsi:type="dcterms:W3CDTF">2014-08-02T20:38:00Z</dcterms:created>
  <dcterms:modified xsi:type="dcterms:W3CDTF">2014-08-14T06:01:00Z</dcterms:modified>
</cp:coreProperties>
</file>