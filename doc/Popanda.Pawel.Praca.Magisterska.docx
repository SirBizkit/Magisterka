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omments.xml" ContentType="application/vnd.openxmlformats-officedocument.wordprocessingml.comments+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chart10.xml" ContentType="application/vnd.openxmlformats-officedocument.drawingml.chart+xml"/>
  <Override PartName="/word/charts/chart11.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A27A4" w:rsidRPr="00BC2573" w:rsidRDefault="004A27A4" w:rsidP="004A27A4">
      <w:pPr>
        <w:jc w:val="center"/>
        <w:rPr>
          <w:sz w:val="36"/>
          <w:szCs w:val="36"/>
          <w:lang w:val="pl-PL"/>
        </w:rPr>
      </w:pPr>
      <w:r w:rsidRPr="00BC2573">
        <w:rPr>
          <w:sz w:val="36"/>
          <w:szCs w:val="36"/>
          <w:lang w:val="pl-PL"/>
        </w:rPr>
        <w:t xml:space="preserve">   AKADEMIA GÓRNICZO-HUTNICZA </w:t>
      </w:r>
    </w:p>
    <w:p w:rsidR="004A27A4" w:rsidRPr="00BC2573" w:rsidRDefault="004A27A4" w:rsidP="004A27A4">
      <w:pPr>
        <w:jc w:val="center"/>
        <w:rPr>
          <w:sz w:val="36"/>
          <w:szCs w:val="36"/>
          <w:lang w:val="pl-PL"/>
        </w:rPr>
      </w:pPr>
      <w:r w:rsidRPr="00BC2573">
        <w:rPr>
          <w:sz w:val="36"/>
          <w:szCs w:val="36"/>
          <w:lang w:val="pl-PL"/>
        </w:rPr>
        <w:t>IM. STANISŁAWA STASZICA W KRAKOWIE</w:t>
      </w:r>
    </w:p>
    <w:p w:rsidR="004A27A4" w:rsidRPr="00BC2573" w:rsidRDefault="004A27A4" w:rsidP="004A27A4">
      <w:pPr>
        <w:jc w:val="center"/>
        <w:rPr>
          <w:sz w:val="20"/>
          <w:lang w:val="pl-PL"/>
        </w:rPr>
      </w:pPr>
      <w:r w:rsidRPr="00BC2573">
        <w:rPr>
          <w:noProof/>
          <w:sz w:val="20"/>
          <w:lang w:val="pl-PL" w:eastAsia="pl-PL" w:bidi="ar-SA"/>
        </w:rPr>
        <w:drawing>
          <wp:inline distT="0" distB="0" distL="0" distR="0">
            <wp:extent cx="5753735" cy="112395"/>
            <wp:effectExtent l="0" t="0" r="0" b="1905"/>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53735" cy="112395"/>
                    </a:xfrm>
                    <a:prstGeom prst="rect">
                      <a:avLst/>
                    </a:prstGeom>
                    <a:noFill/>
                    <a:ln>
                      <a:noFill/>
                    </a:ln>
                  </pic:spPr>
                </pic:pic>
              </a:graphicData>
            </a:graphic>
          </wp:inline>
        </w:drawing>
      </w:r>
    </w:p>
    <w:p w:rsidR="004A27A4" w:rsidRPr="00BC2573" w:rsidRDefault="004A27A4" w:rsidP="004A27A4">
      <w:pPr>
        <w:jc w:val="center"/>
        <w:rPr>
          <w:color w:val="000000" w:themeColor="text1"/>
          <w:sz w:val="28"/>
          <w:szCs w:val="28"/>
          <w:lang w:val="pl-PL"/>
        </w:rPr>
      </w:pPr>
      <w:r w:rsidRPr="00BC2573">
        <w:rPr>
          <w:sz w:val="28"/>
          <w:szCs w:val="28"/>
          <w:lang w:val="pl-PL"/>
        </w:rPr>
        <w:t>Wydział Inżynierii Metali i Informatyki Przemysłowej</w:t>
      </w:r>
    </w:p>
    <w:p w:rsidR="004A27A4" w:rsidRPr="00BC2573" w:rsidRDefault="004A27A4" w:rsidP="004A27A4">
      <w:pPr>
        <w:jc w:val="center"/>
        <w:rPr>
          <w:lang w:val="pl-PL"/>
        </w:rPr>
      </w:pPr>
      <w:r w:rsidRPr="00BC2573">
        <w:rPr>
          <w:noProof/>
          <w:lang w:val="pl-PL" w:eastAsia="pl-PL" w:bidi="ar-SA"/>
        </w:rPr>
        <w:drawing>
          <wp:inline distT="0" distB="0" distL="0" distR="0">
            <wp:extent cx="1932305" cy="2208530"/>
            <wp:effectExtent l="0" t="0" r="0" b="127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32305" cy="2208530"/>
                    </a:xfrm>
                    <a:prstGeom prst="rect">
                      <a:avLst/>
                    </a:prstGeom>
                    <a:noFill/>
                    <a:ln>
                      <a:noFill/>
                    </a:ln>
                  </pic:spPr>
                </pic:pic>
              </a:graphicData>
            </a:graphic>
          </wp:inline>
        </w:drawing>
      </w:r>
      <w:bookmarkStart w:id="0" w:name="_GoBack"/>
      <w:bookmarkEnd w:id="0"/>
    </w:p>
    <w:p w:rsidR="004A27A4" w:rsidRPr="00BC2573" w:rsidRDefault="004A27A4" w:rsidP="004A27A4">
      <w:pPr>
        <w:jc w:val="center"/>
        <w:rPr>
          <w:sz w:val="32"/>
          <w:szCs w:val="32"/>
          <w:lang w:val="pl-PL"/>
        </w:rPr>
      </w:pPr>
      <w:r w:rsidRPr="00BC2573">
        <w:rPr>
          <w:sz w:val="48"/>
          <w:szCs w:val="48"/>
          <w:lang w:val="pl-PL"/>
        </w:rPr>
        <w:t>PRACA DYPLOMOWA MAGISTERSKA</w:t>
      </w:r>
    </w:p>
    <w:p w:rsidR="004A27A4" w:rsidRPr="00BC2573" w:rsidRDefault="004A27A4" w:rsidP="004A27A4">
      <w:pPr>
        <w:jc w:val="center"/>
        <w:rPr>
          <w:sz w:val="32"/>
          <w:szCs w:val="32"/>
          <w:lang w:val="pl-PL"/>
        </w:rPr>
      </w:pPr>
      <w:r w:rsidRPr="00BC2573">
        <w:rPr>
          <w:sz w:val="32"/>
          <w:szCs w:val="32"/>
          <w:lang w:val="pl-PL"/>
        </w:rPr>
        <w:t>pt.</w:t>
      </w:r>
    </w:p>
    <w:p w:rsidR="00E8514B" w:rsidRPr="00BC2573" w:rsidRDefault="004A27A4" w:rsidP="004A27A4">
      <w:pPr>
        <w:ind w:right="-185"/>
        <w:jc w:val="center"/>
        <w:rPr>
          <w:sz w:val="36"/>
          <w:szCs w:val="36"/>
          <w:lang w:val="pl-PL"/>
        </w:rPr>
      </w:pPr>
      <w:r w:rsidRPr="00BC2573">
        <w:rPr>
          <w:sz w:val="36"/>
          <w:szCs w:val="36"/>
          <w:lang w:val="pl-PL"/>
        </w:rPr>
        <w:t>„</w:t>
      </w:r>
      <w:r w:rsidR="00AF7DD7" w:rsidRPr="00BC2573">
        <w:rPr>
          <w:sz w:val="36"/>
          <w:szCs w:val="36"/>
          <w:lang w:val="pl-PL"/>
        </w:rPr>
        <w:t>Analiza możliwoś</w:t>
      </w:r>
      <w:r w:rsidR="00E8514B" w:rsidRPr="00BC2573">
        <w:rPr>
          <w:sz w:val="36"/>
          <w:szCs w:val="36"/>
          <w:lang w:val="pl-PL"/>
        </w:rPr>
        <w:t>ci implementacji oprogramowania</w:t>
      </w:r>
    </w:p>
    <w:p w:rsidR="004A27A4" w:rsidRPr="00BC2573" w:rsidRDefault="00AF7DD7" w:rsidP="004A27A4">
      <w:pPr>
        <w:ind w:right="-185"/>
        <w:jc w:val="center"/>
        <w:rPr>
          <w:sz w:val="36"/>
          <w:szCs w:val="36"/>
          <w:lang w:val="pl-PL"/>
        </w:rPr>
      </w:pPr>
      <w:r w:rsidRPr="00BC2573">
        <w:rPr>
          <w:sz w:val="36"/>
          <w:szCs w:val="36"/>
          <w:lang w:val="pl-PL"/>
        </w:rPr>
        <w:t>do wizualizacji 2D i 3D dla różnych platform mobilnych</w:t>
      </w:r>
      <w:r w:rsidR="004A27A4" w:rsidRPr="00BC2573">
        <w:rPr>
          <w:sz w:val="36"/>
          <w:szCs w:val="36"/>
          <w:lang w:val="pl-PL"/>
        </w:rPr>
        <w:t>”</w:t>
      </w:r>
    </w:p>
    <w:p w:rsidR="004A27A4" w:rsidRPr="00BC2573" w:rsidRDefault="004A27A4" w:rsidP="004A27A4">
      <w:pPr>
        <w:rPr>
          <w:lang w:val="pl-PL"/>
        </w:rPr>
      </w:pPr>
    </w:p>
    <w:p w:rsidR="00AF7DD7" w:rsidRPr="00BC2573" w:rsidRDefault="00AF7DD7" w:rsidP="004A27A4">
      <w:pPr>
        <w:rPr>
          <w:lang w:val="pl-PL"/>
        </w:rPr>
      </w:pPr>
    </w:p>
    <w:p w:rsidR="004A27A4" w:rsidRPr="00BC2573" w:rsidRDefault="004A27A4" w:rsidP="004A27A4">
      <w:pPr>
        <w:rPr>
          <w:b/>
          <w:lang w:val="pl-PL"/>
        </w:rPr>
      </w:pPr>
      <w:r w:rsidRPr="00BC2573">
        <w:rPr>
          <w:lang w:val="pl-PL"/>
        </w:rPr>
        <w:t>Imię i nazwisko dyplomanta:</w:t>
      </w:r>
      <w:r w:rsidRPr="00BC2573">
        <w:rPr>
          <w:b/>
          <w:lang w:val="pl-PL"/>
        </w:rPr>
        <w:tab/>
      </w:r>
      <w:r w:rsidRPr="00BC2573">
        <w:rPr>
          <w:b/>
          <w:lang w:val="pl-PL"/>
        </w:rPr>
        <w:tab/>
      </w:r>
      <w:r w:rsidR="009C1A25" w:rsidRPr="00BC2573">
        <w:rPr>
          <w:b/>
          <w:lang w:val="pl-PL"/>
        </w:rPr>
        <w:t>Paweł Popanda</w:t>
      </w:r>
    </w:p>
    <w:p w:rsidR="004A27A4" w:rsidRPr="00BC2573" w:rsidRDefault="004A27A4" w:rsidP="004A27A4">
      <w:pPr>
        <w:rPr>
          <w:b/>
          <w:lang w:val="pl-PL"/>
        </w:rPr>
      </w:pPr>
      <w:r w:rsidRPr="00BC2573">
        <w:rPr>
          <w:lang w:val="pl-PL"/>
        </w:rPr>
        <w:t>Kierunek studiów:</w:t>
      </w:r>
      <w:r w:rsidRPr="00BC2573">
        <w:rPr>
          <w:b/>
          <w:lang w:val="pl-PL"/>
        </w:rPr>
        <w:t xml:space="preserve"> </w:t>
      </w:r>
      <w:r w:rsidRPr="00BC2573">
        <w:rPr>
          <w:b/>
          <w:lang w:val="pl-PL"/>
        </w:rPr>
        <w:tab/>
      </w:r>
      <w:r w:rsidRPr="00BC2573">
        <w:rPr>
          <w:b/>
          <w:lang w:val="pl-PL"/>
        </w:rPr>
        <w:tab/>
      </w:r>
      <w:r w:rsidRPr="00BC2573">
        <w:rPr>
          <w:b/>
          <w:lang w:val="pl-PL"/>
        </w:rPr>
        <w:tab/>
        <w:t>Informatyka Stosowana</w:t>
      </w:r>
    </w:p>
    <w:p w:rsidR="004A27A4" w:rsidRPr="00BC2573" w:rsidRDefault="004A27A4" w:rsidP="004A27A4">
      <w:pPr>
        <w:rPr>
          <w:b/>
          <w:lang w:val="pl-PL"/>
        </w:rPr>
      </w:pPr>
      <w:r w:rsidRPr="00BC2573">
        <w:rPr>
          <w:lang w:val="pl-PL"/>
        </w:rPr>
        <w:t xml:space="preserve">Specjalność: </w:t>
      </w:r>
      <w:r w:rsidRPr="00BC2573">
        <w:rPr>
          <w:lang w:val="pl-PL"/>
        </w:rPr>
        <w:tab/>
      </w:r>
      <w:r w:rsidRPr="00BC2573">
        <w:rPr>
          <w:b/>
          <w:lang w:val="pl-PL"/>
        </w:rPr>
        <w:tab/>
      </w:r>
      <w:r w:rsidRPr="00BC2573">
        <w:rPr>
          <w:b/>
          <w:lang w:val="pl-PL"/>
        </w:rPr>
        <w:tab/>
      </w:r>
      <w:r w:rsidRPr="00BC2573">
        <w:rPr>
          <w:b/>
          <w:lang w:val="pl-PL"/>
        </w:rPr>
        <w:tab/>
        <w:t>Modelowanie i Technologie Informacyjne</w:t>
      </w:r>
    </w:p>
    <w:p w:rsidR="004A27A4" w:rsidRPr="00705BDF" w:rsidRDefault="004A27A4" w:rsidP="004A27A4">
      <w:r w:rsidRPr="00705BDF">
        <w:t>Nr albumu:</w:t>
      </w:r>
      <w:r w:rsidRPr="00705BDF">
        <w:tab/>
      </w:r>
      <w:r w:rsidRPr="00705BDF">
        <w:tab/>
      </w:r>
      <w:r w:rsidRPr="00705BDF">
        <w:tab/>
      </w:r>
      <w:r w:rsidRPr="00705BDF">
        <w:tab/>
      </w:r>
      <w:r w:rsidR="009C1A25" w:rsidRPr="00705BDF">
        <w:rPr>
          <w:b/>
        </w:rPr>
        <w:t>226 141</w:t>
      </w:r>
    </w:p>
    <w:p w:rsidR="004A27A4" w:rsidRPr="00BC2573" w:rsidRDefault="004A27A4" w:rsidP="004A27A4">
      <w:pPr>
        <w:rPr>
          <w:lang w:val="pl-PL"/>
        </w:rPr>
      </w:pPr>
      <w:r w:rsidRPr="00705BDF">
        <w:t xml:space="preserve">Promotor: </w:t>
      </w:r>
      <w:r w:rsidRPr="00705BDF">
        <w:tab/>
      </w:r>
      <w:r w:rsidRPr="00705BDF">
        <w:tab/>
      </w:r>
      <w:r w:rsidRPr="00705BDF">
        <w:tab/>
      </w:r>
      <w:r w:rsidRPr="006F787D">
        <w:rPr>
          <w:lang w:val="pl-PL"/>
        </w:rPr>
        <w:tab/>
        <w:t>dr</w:t>
      </w:r>
      <w:r w:rsidRPr="00705BDF">
        <w:t xml:space="preserve"> inż. </w:t>
      </w:r>
      <w:r w:rsidRPr="00BC2573">
        <w:rPr>
          <w:lang w:val="pl-PL"/>
        </w:rPr>
        <w:t xml:space="preserve">Łukasz </w:t>
      </w:r>
      <w:proofErr w:type="spellStart"/>
      <w:r w:rsidRPr="00BC2573">
        <w:rPr>
          <w:lang w:val="pl-PL"/>
        </w:rPr>
        <w:t>Rauch</w:t>
      </w:r>
      <w:proofErr w:type="spellEnd"/>
    </w:p>
    <w:p w:rsidR="004A27A4" w:rsidRPr="00BC2573" w:rsidRDefault="004A27A4" w:rsidP="004A27A4">
      <w:pPr>
        <w:rPr>
          <w:lang w:val="pl-PL"/>
        </w:rPr>
      </w:pPr>
      <w:r w:rsidRPr="00BC2573">
        <w:rPr>
          <w:lang w:val="pl-PL"/>
        </w:rPr>
        <w:t xml:space="preserve">Recenzent: </w:t>
      </w:r>
      <w:r w:rsidRPr="00BC2573">
        <w:rPr>
          <w:lang w:val="pl-PL"/>
        </w:rPr>
        <w:tab/>
      </w:r>
      <w:r w:rsidRPr="00BC2573">
        <w:rPr>
          <w:lang w:val="pl-PL"/>
        </w:rPr>
        <w:tab/>
      </w:r>
      <w:r w:rsidRPr="00BC2573">
        <w:rPr>
          <w:lang w:val="pl-PL"/>
        </w:rPr>
        <w:tab/>
      </w:r>
      <w:r w:rsidRPr="00BC2573">
        <w:rPr>
          <w:lang w:val="pl-PL"/>
        </w:rPr>
        <w:tab/>
      </w:r>
      <w:r w:rsidR="00B95557" w:rsidRPr="00BC2573">
        <w:rPr>
          <w:bCs/>
          <w:lang w:val="pl-PL"/>
        </w:rPr>
        <w:t>prof. dr hab. inż. Mirosław Głowacki</w:t>
      </w:r>
    </w:p>
    <w:p w:rsidR="004A27A4" w:rsidRPr="00BC2573" w:rsidRDefault="004A27A4" w:rsidP="004A27A4">
      <w:pPr>
        <w:ind w:firstLine="708"/>
        <w:rPr>
          <w:lang w:val="pl-PL"/>
        </w:rPr>
      </w:pPr>
      <w:r w:rsidRPr="00BC2573">
        <w:rPr>
          <w:lang w:val="pl-PL"/>
        </w:rPr>
        <w:t xml:space="preserve"> </w:t>
      </w:r>
      <w:r w:rsidRPr="00BC2573">
        <w:rPr>
          <w:lang w:val="pl-PL"/>
        </w:rPr>
        <w:tab/>
      </w:r>
      <w:r w:rsidRPr="00BC2573">
        <w:rPr>
          <w:lang w:val="pl-PL"/>
        </w:rPr>
        <w:tab/>
      </w:r>
      <w:r w:rsidRPr="00BC2573">
        <w:rPr>
          <w:lang w:val="pl-PL"/>
        </w:rPr>
        <w:tab/>
      </w:r>
      <w:r w:rsidRPr="00BC2573">
        <w:rPr>
          <w:lang w:val="pl-PL"/>
        </w:rPr>
        <w:tab/>
      </w:r>
      <w:r w:rsidRPr="00BC2573">
        <w:rPr>
          <w:lang w:val="pl-PL"/>
        </w:rPr>
        <w:tab/>
      </w:r>
      <w:r w:rsidRPr="00BC2573">
        <w:rPr>
          <w:lang w:val="pl-PL"/>
        </w:rPr>
        <w:tab/>
      </w:r>
    </w:p>
    <w:p w:rsidR="00C847FF" w:rsidRPr="00BC2573" w:rsidRDefault="004A27A4" w:rsidP="00C847FF">
      <w:pPr>
        <w:rPr>
          <w:lang w:val="pl-PL"/>
        </w:rPr>
      </w:pPr>
      <w:r w:rsidRPr="00BC2573">
        <w:rPr>
          <w:lang w:val="pl-PL"/>
        </w:rPr>
        <w:t>Podpis dyplomanta</w:t>
      </w:r>
      <w:proofErr w:type="gramStart"/>
      <w:r w:rsidRPr="00BC2573">
        <w:rPr>
          <w:lang w:val="pl-PL"/>
        </w:rPr>
        <w:t>:</w:t>
      </w:r>
      <w:r w:rsidRPr="00BC2573">
        <w:rPr>
          <w:lang w:val="pl-PL"/>
        </w:rPr>
        <w:tab/>
      </w:r>
      <w:r w:rsidRPr="00BC2573">
        <w:rPr>
          <w:lang w:val="pl-PL"/>
        </w:rPr>
        <w:tab/>
      </w:r>
      <w:r w:rsidRPr="00BC2573">
        <w:rPr>
          <w:lang w:val="pl-PL"/>
        </w:rPr>
        <w:tab/>
      </w:r>
      <w:r w:rsidRPr="00BC2573">
        <w:rPr>
          <w:lang w:val="pl-PL"/>
        </w:rPr>
        <w:tab/>
      </w:r>
      <w:r w:rsidRPr="00BC2573">
        <w:rPr>
          <w:lang w:val="pl-PL"/>
        </w:rPr>
        <w:tab/>
      </w:r>
      <w:r w:rsidRPr="00BC2573">
        <w:rPr>
          <w:lang w:val="pl-PL"/>
        </w:rPr>
        <w:tab/>
        <w:t>Podpis</w:t>
      </w:r>
      <w:proofErr w:type="gramEnd"/>
      <w:r w:rsidRPr="00BC2573">
        <w:rPr>
          <w:lang w:val="pl-PL"/>
        </w:rPr>
        <w:t xml:space="preserve"> promotora</w:t>
      </w:r>
      <w:r w:rsidR="00C847FF" w:rsidRPr="00BC2573">
        <w:rPr>
          <w:lang w:val="pl-PL"/>
        </w:rPr>
        <w:t>:</w:t>
      </w:r>
    </w:p>
    <w:p w:rsidR="00C847FF" w:rsidRPr="00BC2573" w:rsidRDefault="00C847FF" w:rsidP="00C847FF">
      <w:pPr>
        <w:rPr>
          <w:lang w:val="pl-PL"/>
        </w:rPr>
      </w:pPr>
    </w:p>
    <w:p w:rsidR="00AF7DD7" w:rsidRPr="00BC2573" w:rsidRDefault="00AF7DD7" w:rsidP="00C847FF">
      <w:pPr>
        <w:rPr>
          <w:lang w:val="pl-PL"/>
        </w:rPr>
      </w:pPr>
    </w:p>
    <w:p w:rsidR="004A27A4" w:rsidRPr="00BC2573" w:rsidRDefault="00F260BD" w:rsidP="001C775F">
      <w:pPr>
        <w:jc w:val="center"/>
        <w:rPr>
          <w:lang w:val="pl-PL"/>
        </w:rPr>
      </w:pPr>
      <w:r w:rsidRPr="00BC2573">
        <w:rPr>
          <w:lang w:val="pl-PL"/>
        </w:rPr>
        <w:t>Kraków 2014</w:t>
      </w:r>
    </w:p>
    <w:p w:rsidR="004A27A4" w:rsidRPr="00BC2573" w:rsidRDefault="004A27A4" w:rsidP="004A27A4">
      <w:pPr>
        <w:rPr>
          <w:b/>
          <w:i/>
          <w:lang w:val="pl-PL"/>
        </w:rPr>
      </w:pPr>
      <w:r w:rsidRPr="00BC2573">
        <w:rPr>
          <w:b/>
          <w:i/>
          <w:lang w:val="pl-PL"/>
        </w:rPr>
        <w:lastRenderedPageBreak/>
        <w:t xml:space="preserve"> (Oświadczenia zgodnie z Regulaminu studiów w AGH): </w:t>
      </w:r>
    </w:p>
    <w:p w:rsidR="004A27A4" w:rsidRPr="00BC2573" w:rsidRDefault="004A27A4" w:rsidP="004A27A4">
      <w:pPr>
        <w:rPr>
          <w:lang w:val="pl-PL"/>
        </w:rPr>
      </w:pPr>
    </w:p>
    <w:p w:rsidR="004A27A4" w:rsidRPr="00BC2573" w:rsidRDefault="004A27A4" w:rsidP="004A27A4">
      <w:pPr>
        <w:spacing w:before="100" w:beforeAutospacing="1" w:after="100" w:afterAutospacing="1"/>
        <w:ind w:left="720"/>
        <w:rPr>
          <w:i/>
          <w:lang w:val="pl-PL"/>
        </w:rPr>
      </w:pPr>
      <w:r w:rsidRPr="00BC2573">
        <w:rPr>
          <w:b/>
          <w:i/>
          <w:lang w:val="pl-PL"/>
        </w:rPr>
        <w:t>Oświadczam, świadomy(-a) odpowiedzialności karnej za poświadczenie nieprawdy, że niniejszą pracę dyplomową wykonałem(-</w:t>
      </w:r>
      <w:proofErr w:type="spellStart"/>
      <w:r w:rsidRPr="00BC2573">
        <w:rPr>
          <w:b/>
          <w:i/>
          <w:lang w:val="pl-PL"/>
        </w:rPr>
        <w:t>am</w:t>
      </w:r>
      <w:proofErr w:type="spellEnd"/>
      <w:r w:rsidRPr="00BC2573">
        <w:rPr>
          <w:b/>
          <w:i/>
          <w:lang w:val="pl-PL"/>
        </w:rPr>
        <w:t>) osobiście i samodzielnie i że nie korzystałem(-</w:t>
      </w:r>
      <w:proofErr w:type="spellStart"/>
      <w:r w:rsidRPr="00BC2573">
        <w:rPr>
          <w:b/>
          <w:i/>
          <w:lang w:val="pl-PL"/>
        </w:rPr>
        <w:t>am</w:t>
      </w:r>
      <w:proofErr w:type="spellEnd"/>
      <w:r w:rsidRPr="00BC2573">
        <w:rPr>
          <w:b/>
          <w:i/>
          <w:lang w:val="pl-PL"/>
        </w:rPr>
        <w:t>) ze źródeł innych niż wymienione w pracy.</w:t>
      </w:r>
    </w:p>
    <w:p w:rsidR="004A27A4" w:rsidRPr="00BC2573" w:rsidRDefault="004A27A4" w:rsidP="004A27A4">
      <w:pPr>
        <w:rPr>
          <w:lang w:val="pl-PL"/>
        </w:rPr>
      </w:pPr>
    </w:p>
    <w:p w:rsidR="004A27A4" w:rsidRPr="00BC2573" w:rsidRDefault="004A27A4" w:rsidP="004A27A4">
      <w:pPr>
        <w:rPr>
          <w:lang w:val="pl-PL"/>
        </w:rPr>
      </w:pPr>
    </w:p>
    <w:p w:rsidR="004A27A4" w:rsidRPr="00BC2573" w:rsidRDefault="004A27A4" w:rsidP="004A27A4">
      <w:pPr>
        <w:rPr>
          <w:lang w:val="pl-PL"/>
        </w:rPr>
      </w:pPr>
      <w:r w:rsidRPr="00BC2573">
        <w:rPr>
          <w:lang w:val="pl-PL"/>
        </w:rPr>
        <w:t xml:space="preserve"> Kraków, dnia ……</w:t>
      </w:r>
      <w:r w:rsidRPr="00BC2573">
        <w:rPr>
          <w:lang w:val="pl-PL"/>
        </w:rPr>
        <w:tab/>
      </w:r>
      <w:r w:rsidRPr="00BC2573">
        <w:rPr>
          <w:lang w:val="pl-PL"/>
        </w:rPr>
        <w:tab/>
      </w:r>
      <w:r w:rsidRPr="00BC2573">
        <w:rPr>
          <w:lang w:val="pl-PL"/>
        </w:rPr>
        <w:tab/>
      </w:r>
      <w:r w:rsidRPr="00BC2573">
        <w:rPr>
          <w:lang w:val="pl-PL"/>
        </w:rPr>
        <w:tab/>
      </w:r>
      <w:r w:rsidRPr="00BC2573">
        <w:rPr>
          <w:lang w:val="pl-PL"/>
        </w:rPr>
        <w:tab/>
      </w:r>
      <w:r w:rsidRPr="00BC2573">
        <w:rPr>
          <w:lang w:val="pl-PL"/>
        </w:rPr>
        <w:tab/>
        <w:t xml:space="preserve">Podpis dyplomanta……………. </w:t>
      </w:r>
    </w:p>
    <w:p w:rsidR="004A27A4" w:rsidRPr="00BC2573" w:rsidRDefault="004A27A4" w:rsidP="004A27A4">
      <w:pPr>
        <w:rPr>
          <w:lang w:val="pl-PL"/>
        </w:rPr>
      </w:pPr>
    </w:p>
    <w:p w:rsidR="000C33AA" w:rsidRPr="00BC2573" w:rsidRDefault="000C33AA">
      <w:pPr>
        <w:widowControl/>
        <w:suppressAutoHyphens w:val="0"/>
        <w:autoSpaceDN/>
        <w:spacing w:after="200" w:line="276" w:lineRule="auto"/>
        <w:textAlignment w:val="auto"/>
        <w:rPr>
          <w:rFonts w:ascii="Times New Roman" w:hAnsi="Times New Roman" w:cs="Times New Roman"/>
          <w:lang w:val="pl-PL"/>
        </w:rPr>
      </w:pPr>
      <w:r w:rsidRPr="00BC2573">
        <w:rPr>
          <w:rFonts w:ascii="Times New Roman" w:hAnsi="Times New Roman" w:cs="Times New Roman"/>
          <w:b/>
          <w:bCs/>
          <w:lang w:val="pl-PL"/>
        </w:rPr>
        <w:br w:type="page"/>
      </w:r>
    </w:p>
    <w:p w:rsidR="0068598F" w:rsidRPr="00BC2573" w:rsidRDefault="0068598F" w:rsidP="0068598F">
      <w:pPr>
        <w:pStyle w:val="Spistreci1"/>
        <w:tabs>
          <w:tab w:val="left" w:pos="440"/>
          <w:tab w:val="right" w:leader="dot" w:pos="9350"/>
        </w:tabs>
        <w:rPr>
          <w:rFonts w:ascii="Times New Roman" w:hAnsi="Times New Roman" w:cs="Times New Roman"/>
          <w:b/>
          <w:bCs/>
          <w:sz w:val="28"/>
          <w:szCs w:val="28"/>
          <w:lang w:val="pl-PL"/>
        </w:rPr>
      </w:pPr>
      <w:r w:rsidRPr="00BC2573">
        <w:rPr>
          <w:rFonts w:ascii="Times New Roman" w:hAnsi="Times New Roman" w:cs="Times New Roman"/>
          <w:b/>
          <w:bCs/>
          <w:sz w:val="28"/>
          <w:szCs w:val="28"/>
          <w:lang w:val="pl-PL"/>
        </w:rPr>
        <w:lastRenderedPageBreak/>
        <w:t>Spis treści</w:t>
      </w:r>
    </w:p>
    <w:p w:rsidR="00C730ED" w:rsidRPr="00BC2573" w:rsidRDefault="00C730ED" w:rsidP="0068598F">
      <w:pPr>
        <w:rPr>
          <w:lang w:val="pl-PL"/>
        </w:rPr>
      </w:pPr>
    </w:p>
    <w:p w:rsidR="00C144FF" w:rsidRDefault="00EA5D5A">
      <w:pPr>
        <w:pStyle w:val="Spistreci1"/>
        <w:tabs>
          <w:tab w:val="left" w:pos="440"/>
          <w:tab w:val="right" w:leader="dot" w:pos="9392"/>
        </w:tabs>
        <w:rPr>
          <w:rFonts w:asciiTheme="minorHAnsi" w:eastAsiaTheme="minorEastAsia" w:hAnsiTheme="minorHAnsi" w:cstheme="minorBidi"/>
          <w:noProof/>
          <w:kern w:val="0"/>
          <w:sz w:val="22"/>
          <w:szCs w:val="22"/>
          <w:lang w:val="pl-PL" w:eastAsia="pl-PL" w:bidi="ar-SA"/>
        </w:rPr>
      </w:pPr>
      <w:r w:rsidRPr="00BC2573">
        <w:rPr>
          <w:rFonts w:ascii="Times New Roman" w:hAnsi="Times New Roman" w:cs="Times New Roman"/>
          <w:b/>
          <w:bCs/>
          <w:sz w:val="28"/>
          <w:szCs w:val="28"/>
          <w:lang w:val="pl-PL"/>
        </w:rPr>
        <w:fldChar w:fldCharType="begin"/>
      </w:r>
      <w:r w:rsidR="0068598F" w:rsidRPr="00BC2573">
        <w:rPr>
          <w:rFonts w:ascii="Times New Roman" w:hAnsi="Times New Roman" w:cs="Times New Roman"/>
          <w:b/>
          <w:bCs/>
          <w:sz w:val="28"/>
          <w:szCs w:val="28"/>
          <w:lang w:val="pl-PL"/>
        </w:rPr>
        <w:instrText xml:space="preserve"> TOC \o "1-4" \h \z \u </w:instrText>
      </w:r>
      <w:r w:rsidRPr="00BC2573">
        <w:rPr>
          <w:rFonts w:ascii="Times New Roman" w:hAnsi="Times New Roman" w:cs="Times New Roman"/>
          <w:b/>
          <w:bCs/>
          <w:sz w:val="28"/>
          <w:szCs w:val="28"/>
          <w:lang w:val="pl-PL"/>
        </w:rPr>
        <w:fldChar w:fldCharType="separate"/>
      </w:r>
      <w:hyperlink w:anchor="_Toc396761317" w:history="1">
        <w:r w:rsidR="00C144FF" w:rsidRPr="0047799E">
          <w:rPr>
            <w:rStyle w:val="Hipercze"/>
            <w:noProof/>
            <w:lang w:val="pl-PL"/>
          </w:rPr>
          <w:t>1</w:t>
        </w:r>
        <w:r w:rsidR="00C144FF">
          <w:rPr>
            <w:rFonts w:asciiTheme="minorHAnsi" w:eastAsiaTheme="minorEastAsia" w:hAnsiTheme="minorHAnsi" w:cstheme="minorBidi"/>
            <w:noProof/>
            <w:kern w:val="0"/>
            <w:sz w:val="22"/>
            <w:szCs w:val="22"/>
            <w:lang w:val="pl-PL" w:eastAsia="pl-PL" w:bidi="ar-SA"/>
          </w:rPr>
          <w:tab/>
        </w:r>
        <w:r w:rsidR="00C144FF" w:rsidRPr="0047799E">
          <w:rPr>
            <w:rStyle w:val="Hipercze"/>
            <w:noProof/>
            <w:lang w:val="pl-PL"/>
          </w:rPr>
          <w:t>Wstęp</w:t>
        </w:r>
        <w:r w:rsidR="00C144FF">
          <w:rPr>
            <w:noProof/>
            <w:webHidden/>
          </w:rPr>
          <w:tab/>
        </w:r>
        <w:r w:rsidR="00C144FF">
          <w:rPr>
            <w:noProof/>
            <w:webHidden/>
          </w:rPr>
          <w:fldChar w:fldCharType="begin"/>
        </w:r>
        <w:r w:rsidR="00C144FF">
          <w:rPr>
            <w:noProof/>
            <w:webHidden/>
          </w:rPr>
          <w:instrText xml:space="preserve"> PAGEREF _Toc396761317 \h </w:instrText>
        </w:r>
        <w:r w:rsidR="00C144FF">
          <w:rPr>
            <w:noProof/>
            <w:webHidden/>
          </w:rPr>
        </w:r>
        <w:r w:rsidR="00C144FF">
          <w:rPr>
            <w:noProof/>
            <w:webHidden/>
          </w:rPr>
          <w:fldChar w:fldCharType="separate"/>
        </w:r>
        <w:r w:rsidR="00C144FF">
          <w:rPr>
            <w:noProof/>
            <w:webHidden/>
          </w:rPr>
          <w:t>4</w:t>
        </w:r>
        <w:r w:rsidR="00C144FF">
          <w:rPr>
            <w:noProof/>
            <w:webHidden/>
          </w:rPr>
          <w:fldChar w:fldCharType="end"/>
        </w:r>
      </w:hyperlink>
    </w:p>
    <w:p w:rsidR="00C144FF" w:rsidRDefault="00C144FF">
      <w:pPr>
        <w:pStyle w:val="Spistreci1"/>
        <w:tabs>
          <w:tab w:val="left" w:pos="440"/>
          <w:tab w:val="right" w:leader="dot" w:pos="9392"/>
        </w:tabs>
        <w:rPr>
          <w:rFonts w:asciiTheme="minorHAnsi" w:eastAsiaTheme="minorEastAsia" w:hAnsiTheme="minorHAnsi" w:cstheme="minorBidi"/>
          <w:noProof/>
          <w:kern w:val="0"/>
          <w:sz w:val="22"/>
          <w:szCs w:val="22"/>
          <w:lang w:val="pl-PL" w:eastAsia="pl-PL" w:bidi="ar-SA"/>
        </w:rPr>
      </w:pPr>
      <w:hyperlink w:anchor="_Toc396761318" w:history="1">
        <w:r w:rsidRPr="0047799E">
          <w:rPr>
            <w:rStyle w:val="Hipercze"/>
            <w:noProof/>
            <w:lang w:val="pl-PL"/>
          </w:rPr>
          <w:t>2</w:t>
        </w:r>
        <w:r>
          <w:rPr>
            <w:rFonts w:asciiTheme="minorHAnsi" w:eastAsiaTheme="minorEastAsia" w:hAnsiTheme="minorHAnsi" w:cstheme="minorBidi"/>
            <w:noProof/>
            <w:kern w:val="0"/>
            <w:sz w:val="22"/>
            <w:szCs w:val="22"/>
            <w:lang w:val="pl-PL" w:eastAsia="pl-PL" w:bidi="ar-SA"/>
          </w:rPr>
          <w:tab/>
        </w:r>
        <w:r w:rsidRPr="0047799E">
          <w:rPr>
            <w:rStyle w:val="Hipercze"/>
            <w:noProof/>
            <w:lang w:val="pl-PL"/>
          </w:rPr>
          <w:t>Środowiska międzyplatformowe</w:t>
        </w:r>
        <w:r>
          <w:rPr>
            <w:noProof/>
            <w:webHidden/>
          </w:rPr>
          <w:tab/>
        </w:r>
        <w:r>
          <w:rPr>
            <w:noProof/>
            <w:webHidden/>
          </w:rPr>
          <w:fldChar w:fldCharType="begin"/>
        </w:r>
        <w:r>
          <w:rPr>
            <w:noProof/>
            <w:webHidden/>
          </w:rPr>
          <w:instrText xml:space="preserve"> PAGEREF _Toc396761318 \h </w:instrText>
        </w:r>
        <w:r>
          <w:rPr>
            <w:noProof/>
            <w:webHidden/>
          </w:rPr>
        </w:r>
        <w:r>
          <w:rPr>
            <w:noProof/>
            <w:webHidden/>
          </w:rPr>
          <w:fldChar w:fldCharType="separate"/>
        </w:r>
        <w:r>
          <w:rPr>
            <w:noProof/>
            <w:webHidden/>
          </w:rPr>
          <w:t>6</w:t>
        </w:r>
        <w:r>
          <w:rPr>
            <w:noProof/>
            <w:webHidden/>
          </w:rPr>
          <w:fldChar w:fldCharType="end"/>
        </w:r>
      </w:hyperlink>
    </w:p>
    <w:p w:rsidR="00C144FF" w:rsidRDefault="00C144FF">
      <w:pPr>
        <w:pStyle w:val="Spistreci2"/>
        <w:tabs>
          <w:tab w:val="left" w:pos="880"/>
          <w:tab w:val="right" w:leader="dot" w:pos="9392"/>
        </w:tabs>
        <w:rPr>
          <w:rFonts w:asciiTheme="minorHAnsi" w:eastAsiaTheme="minorEastAsia" w:hAnsiTheme="minorHAnsi" w:cstheme="minorBidi"/>
          <w:noProof/>
          <w:kern w:val="0"/>
          <w:sz w:val="22"/>
          <w:szCs w:val="22"/>
          <w:lang w:val="pl-PL" w:eastAsia="pl-PL" w:bidi="ar-SA"/>
        </w:rPr>
      </w:pPr>
      <w:hyperlink w:anchor="_Toc396761319" w:history="1">
        <w:r w:rsidRPr="0047799E">
          <w:rPr>
            <w:rStyle w:val="Hipercze"/>
            <w:noProof/>
            <w:lang w:val="pl-PL"/>
          </w:rPr>
          <w:t>2.1</w:t>
        </w:r>
        <w:r>
          <w:rPr>
            <w:rFonts w:asciiTheme="minorHAnsi" w:eastAsiaTheme="minorEastAsia" w:hAnsiTheme="minorHAnsi" w:cstheme="minorBidi"/>
            <w:noProof/>
            <w:kern w:val="0"/>
            <w:sz w:val="22"/>
            <w:szCs w:val="22"/>
            <w:lang w:val="pl-PL" w:eastAsia="pl-PL" w:bidi="ar-SA"/>
          </w:rPr>
          <w:tab/>
        </w:r>
        <w:r w:rsidRPr="0047799E">
          <w:rPr>
            <w:rStyle w:val="Hipercze"/>
            <w:noProof/>
            <w:lang w:val="pl-PL"/>
          </w:rPr>
          <w:t>Unity</w:t>
        </w:r>
        <w:r>
          <w:rPr>
            <w:noProof/>
            <w:webHidden/>
          </w:rPr>
          <w:tab/>
        </w:r>
        <w:r>
          <w:rPr>
            <w:noProof/>
            <w:webHidden/>
          </w:rPr>
          <w:fldChar w:fldCharType="begin"/>
        </w:r>
        <w:r>
          <w:rPr>
            <w:noProof/>
            <w:webHidden/>
          </w:rPr>
          <w:instrText xml:space="preserve"> PAGEREF _Toc396761319 \h </w:instrText>
        </w:r>
        <w:r>
          <w:rPr>
            <w:noProof/>
            <w:webHidden/>
          </w:rPr>
        </w:r>
        <w:r>
          <w:rPr>
            <w:noProof/>
            <w:webHidden/>
          </w:rPr>
          <w:fldChar w:fldCharType="separate"/>
        </w:r>
        <w:r>
          <w:rPr>
            <w:noProof/>
            <w:webHidden/>
          </w:rPr>
          <w:t>6</w:t>
        </w:r>
        <w:r>
          <w:rPr>
            <w:noProof/>
            <w:webHidden/>
          </w:rPr>
          <w:fldChar w:fldCharType="end"/>
        </w:r>
      </w:hyperlink>
    </w:p>
    <w:p w:rsidR="00C144FF" w:rsidRDefault="00C144FF">
      <w:pPr>
        <w:pStyle w:val="Spistreci2"/>
        <w:tabs>
          <w:tab w:val="left" w:pos="880"/>
          <w:tab w:val="right" w:leader="dot" w:pos="9392"/>
        </w:tabs>
        <w:rPr>
          <w:rFonts w:asciiTheme="minorHAnsi" w:eastAsiaTheme="minorEastAsia" w:hAnsiTheme="minorHAnsi" w:cstheme="minorBidi"/>
          <w:noProof/>
          <w:kern w:val="0"/>
          <w:sz w:val="22"/>
          <w:szCs w:val="22"/>
          <w:lang w:val="pl-PL" w:eastAsia="pl-PL" w:bidi="ar-SA"/>
        </w:rPr>
      </w:pPr>
      <w:hyperlink w:anchor="_Toc396761320" w:history="1">
        <w:r w:rsidRPr="0047799E">
          <w:rPr>
            <w:rStyle w:val="Hipercze"/>
            <w:noProof/>
            <w:lang w:val="pl-PL"/>
          </w:rPr>
          <w:t>2.2</w:t>
        </w:r>
        <w:r>
          <w:rPr>
            <w:rFonts w:asciiTheme="minorHAnsi" w:eastAsiaTheme="minorEastAsia" w:hAnsiTheme="minorHAnsi" w:cstheme="minorBidi"/>
            <w:noProof/>
            <w:kern w:val="0"/>
            <w:sz w:val="22"/>
            <w:szCs w:val="22"/>
            <w:lang w:val="pl-PL" w:eastAsia="pl-PL" w:bidi="ar-SA"/>
          </w:rPr>
          <w:tab/>
        </w:r>
        <w:r w:rsidRPr="0047799E">
          <w:rPr>
            <w:rStyle w:val="Hipercze"/>
            <w:noProof/>
            <w:lang w:val="pl-PL"/>
          </w:rPr>
          <w:t>Marmelade SDK</w:t>
        </w:r>
        <w:r>
          <w:rPr>
            <w:noProof/>
            <w:webHidden/>
          </w:rPr>
          <w:tab/>
        </w:r>
        <w:r>
          <w:rPr>
            <w:noProof/>
            <w:webHidden/>
          </w:rPr>
          <w:fldChar w:fldCharType="begin"/>
        </w:r>
        <w:r>
          <w:rPr>
            <w:noProof/>
            <w:webHidden/>
          </w:rPr>
          <w:instrText xml:space="preserve"> PAGEREF _Toc396761320 \h </w:instrText>
        </w:r>
        <w:r>
          <w:rPr>
            <w:noProof/>
            <w:webHidden/>
          </w:rPr>
        </w:r>
        <w:r>
          <w:rPr>
            <w:noProof/>
            <w:webHidden/>
          </w:rPr>
          <w:fldChar w:fldCharType="separate"/>
        </w:r>
        <w:r>
          <w:rPr>
            <w:noProof/>
            <w:webHidden/>
          </w:rPr>
          <w:t>9</w:t>
        </w:r>
        <w:r>
          <w:rPr>
            <w:noProof/>
            <w:webHidden/>
          </w:rPr>
          <w:fldChar w:fldCharType="end"/>
        </w:r>
      </w:hyperlink>
    </w:p>
    <w:p w:rsidR="00C144FF" w:rsidRDefault="00C144FF">
      <w:pPr>
        <w:pStyle w:val="Spistreci2"/>
        <w:tabs>
          <w:tab w:val="left" w:pos="880"/>
          <w:tab w:val="right" w:leader="dot" w:pos="9392"/>
        </w:tabs>
        <w:rPr>
          <w:rFonts w:asciiTheme="minorHAnsi" w:eastAsiaTheme="minorEastAsia" w:hAnsiTheme="minorHAnsi" w:cstheme="minorBidi"/>
          <w:noProof/>
          <w:kern w:val="0"/>
          <w:sz w:val="22"/>
          <w:szCs w:val="22"/>
          <w:lang w:val="pl-PL" w:eastAsia="pl-PL" w:bidi="ar-SA"/>
        </w:rPr>
      </w:pPr>
      <w:hyperlink w:anchor="_Toc396761321" w:history="1">
        <w:r w:rsidRPr="0047799E">
          <w:rPr>
            <w:rStyle w:val="Hipercze"/>
            <w:noProof/>
            <w:lang w:val="pl-PL"/>
          </w:rPr>
          <w:t>2.3</w:t>
        </w:r>
        <w:r>
          <w:rPr>
            <w:rFonts w:asciiTheme="minorHAnsi" w:eastAsiaTheme="minorEastAsia" w:hAnsiTheme="minorHAnsi" w:cstheme="minorBidi"/>
            <w:noProof/>
            <w:kern w:val="0"/>
            <w:sz w:val="22"/>
            <w:szCs w:val="22"/>
            <w:lang w:val="pl-PL" w:eastAsia="pl-PL" w:bidi="ar-SA"/>
          </w:rPr>
          <w:tab/>
        </w:r>
        <w:r w:rsidRPr="0047799E">
          <w:rPr>
            <w:rStyle w:val="Hipercze"/>
            <w:noProof/>
            <w:lang w:val="pl-PL"/>
          </w:rPr>
          <w:t>jMonkey Engine</w:t>
        </w:r>
        <w:r>
          <w:rPr>
            <w:noProof/>
            <w:webHidden/>
          </w:rPr>
          <w:tab/>
        </w:r>
        <w:r>
          <w:rPr>
            <w:noProof/>
            <w:webHidden/>
          </w:rPr>
          <w:fldChar w:fldCharType="begin"/>
        </w:r>
        <w:r>
          <w:rPr>
            <w:noProof/>
            <w:webHidden/>
          </w:rPr>
          <w:instrText xml:space="preserve"> PAGEREF _Toc396761321 \h </w:instrText>
        </w:r>
        <w:r>
          <w:rPr>
            <w:noProof/>
            <w:webHidden/>
          </w:rPr>
        </w:r>
        <w:r>
          <w:rPr>
            <w:noProof/>
            <w:webHidden/>
          </w:rPr>
          <w:fldChar w:fldCharType="separate"/>
        </w:r>
        <w:r>
          <w:rPr>
            <w:noProof/>
            <w:webHidden/>
          </w:rPr>
          <w:t>11</w:t>
        </w:r>
        <w:r>
          <w:rPr>
            <w:noProof/>
            <w:webHidden/>
          </w:rPr>
          <w:fldChar w:fldCharType="end"/>
        </w:r>
      </w:hyperlink>
    </w:p>
    <w:p w:rsidR="00C144FF" w:rsidRDefault="00C144FF">
      <w:pPr>
        <w:pStyle w:val="Spistreci2"/>
        <w:tabs>
          <w:tab w:val="left" w:pos="880"/>
          <w:tab w:val="right" w:leader="dot" w:pos="9392"/>
        </w:tabs>
        <w:rPr>
          <w:rFonts w:asciiTheme="minorHAnsi" w:eastAsiaTheme="minorEastAsia" w:hAnsiTheme="minorHAnsi" w:cstheme="minorBidi"/>
          <w:noProof/>
          <w:kern w:val="0"/>
          <w:sz w:val="22"/>
          <w:szCs w:val="22"/>
          <w:lang w:val="pl-PL" w:eastAsia="pl-PL" w:bidi="ar-SA"/>
        </w:rPr>
      </w:pPr>
      <w:hyperlink w:anchor="_Toc396761322" w:history="1">
        <w:r w:rsidRPr="0047799E">
          <w:rPr>
            <w:rStyle w:val="Hipercze"/>
            <w:noProof/>
            <w:lang w:val="pl-PL"/>
          </w:rPr>
          <w:t>2.4</w:t>
        </w:r>
        <w:r>
          <w:rPr>
            <w:rFonts w:asciiTheme="minorHAnsi" w:eastAsiaTheme="minorEastAsia" w:hAnsiTheme="minorHAnsi" w:cstheme="minorBidi"/>
            <w:noProof/>
            <w:kern w:val="0"/>
            <w:sz w:val="22"/>
            <w:szCs w:val="22"/>
            <w:lang w:val="pl-PL" w:eastAsia="pl-PL" w:bidi="ar-SA"/>
          </w:rPr>
          <w:tab/>
        </w:r>
        <w:r w:rsidRPr="0047799E">
          <w:rPr>
            <w:rStyle w:val="Hipercze"/>
            <w:noProof/>
            <w:lang w:val="pl-PL"/>
          </w:rPr>
          <w:t>Podsumowanie</w:t>
        </w:r>
        <w:r>
          <w:rPr>
            <w:noProof/>
            <w:webHidden/>
          </w:rPr>
          <w:tab/>
        </w:r>
        <w:r>
          <w:rPr>
            <w:noProof/>
            <w:webHidden/>
          </w:rPr>
          <w:fldChar w:fldCharType="begin"/>
        </w:r>
        <w:r>
          <w:rPr>
            <w:noProof/>
            <w:webHidden/>
          </w:rPr>
          <w:instrText xml:space="preserve"> PAGEREF _Toc396761322 \h </w:instrText>
        </w:r>
        <w:r>
          <w:rPr>
            <w:noProof/>
            <w:webHidden/>
          </w:rPr>
        </w:r>
        <w:r>
          <w:rPr>
            <w:noProof/>
            <w:webHidden/>
          </w:rPr>
          <w:fldChar w:fldCharType="separate"/>
        </w:r>
        <w:r>
          <w:rPr>
            <w:noProof/>
            <w:webHidden/>
          </w:rPr>
          <w:t>12</w:t>
        </w:r>
        <w:r>
          <w:rPr>
            <w:noProof/>
            <w:webHidden/>
          </w:rPr>
          <w:fldChar w:fldCharType="end"/>
        </w:r>
      </w:hyperlink>
    </w:p>
    <w:p w:rsidR="00C144FF" w:rsidRDefault="00C144FF">
      <w:pPr>
        <w:pStyle w:val="Spistreci1"/>
        <w:tabs>
          <w:tab w:val="left" w:pos="440"/>
          <w:tab w:val="right" w:leader="dot" w:pos="9392"/>
        </w:tabs>
        <w:rPr>
          <w:rFonts w:asciiTheme="minorHAnsi" w:eastAsiaTheme="minorEastAsia" w:hAnsiTheme="minorHAnsi" w:cstheme="minorBidi"/>
          <w:noProof/>
          <w:kern w:val="0"/>
          <w:sz w:val="22"/>
          <w:szCs w:val="22"/>
          <w:lang w:val="pl-PL" w:eastAsia="pl-PL" w:bidi="ar-SA"/>
        </w:rPr>
      </w:pPr>
      <w:hyperlink w:anchor="_Toc396761323" w:history="1">
        <w:r w:rsidRPr="0047799E">
          <w:rPr>
            <w:rStyle w:val="Hipercze"/>
            <w:noProof/>
            <w:lang w:val="pl-PL"/>
          </w:rPr>
          <w:t>3</w:t>
        </w:r>
        <w:r>
          <w:rPr>
            <w:rFonts w:asciiTheme="minorHAnsi" w:eastAsiaTheme="minorEastAsia" w:hAnsiTheme="minorHAnsi" w:cstheme="minorBidi"/>
            <w:noProof/>
            <w:kern w:val="0"/>
            <w:sz w:val="22"/>
            <w:szCs w:val="22"/>
            <w:lang w:val="pl-PL" w:eastAsia="pl-PL" w:bidi="ar-SA"/>
          </w:rPr>
          <w:tab/>
        </w:r>
        <w:r w:rsidRPr="0047799E">
          <w:rPr>
            <w:rStyle w:val="Hipercze"/>
            <w:noProof/>
            <w:lang w:val="pl-PL"/>
          </w:rPr>
          <w:t>Systemy</w:t>
        </w:r>
        <w:r>
          <w:rPr>
            <w:noProof/>
            <w:webHidden/>
          </w:rPr>
          <w:tab/>
        </w:r>
        <w:r>
          <w:rPr>
            <w:noProof/>
            <w:webHidden/>
          </w:rPr>
          <w:fldChar w:fldCharType="begin"/>
        </w:r>
        <w:r>
          <w:rPr>
            <w:noProof/>
            <w:webHidden/>
          </w:rPr>
          <w:instrText xml:space="preserve"> PAGEREF _Toc396761323 \h </w:instrText>
        </w:r>
        <w:r>
          <w:rPr>
            <w:noProof/>
            <w:webHidden/>
          </w:rPr>
        </w:r>
        <w:r>
          <w:rPr>
            <w:noProof/>
            <w:webHidden/>
          </w:rPr>
          <w:fldChar w:fldCharType="separate"/>
        </w:r>
        <w:r>
          <w:rPr>
            <w:noProof/>
            <w:webHidden/>
          </w:rPr>
          <w:t>14</w:t>
        </w:r>
        <w:r>
          <w:rPr>
            <w:noProof/>
            <w:webHidden/>
          </w:rPr>
          <w:fldChar w:fldCharType="end"/>
        </w:r>
      </w:hyperlink>
    </w:p>
    <w:p w:rsidR="00C144FF" w:rsidRDefault="00C144FF">
      <w:pPr>
        <w:pStyle w:val="Spistreci2"/>
        <w:tabs>
          <w:tab w:val="left" w:pos="880"/>
          <w:tab w:val="right" w:leader="dot" w:pos="9392"/>
        </w:tabs>
        <w:rPr>
          <w:rFonts w:asciiTheme="minorHAnsi" w:eastAsiaTheme="minorEastAsia" w:hAnsiTheme="minorHAnsi" w:cstheme="minorBidi"/>
          <w:noProof/>
          <w:kern w:val="0"/>
          <w:sz w:val="22"/>
          <w:szCs w:val="22"/>
          <w:lang w:val="pl-PL" w:eastAsia="pl-PL" w:bidi="ar-SA"/>
        </w:rPr>
      </w:pPr>
      <w:hyperlink w:anchor="_Toc396761324" w:history="1">
        <w:r w:rsidRPr="0047799E">
          <w:rPr>
            <w:rStyle w:val="Hipercze"/>
            <w:noProof/>
            <w:lang w:val="pl-PL"/>
          </w:rPr>
          <w:t>3.1</w:t>
        </w:r>
        <w:r>
          <w:rPr>
            <w:rFonts w:asciiTheme="minorHAnsi" w:eastAsiaTheme="minorEastAsia" w:hAnsiTheme="minorHAnsi" w:cstheme="minorBidi"/>
            <w:noProof/>
            <w:kern w:val="0"/>
            <w:sz w:val="22"/>
            <w:szCs w:val="22"/>
            <w:lang w:val="pl-PL" w:eastAsia="pl-PL" w:bidi="ar-SA"/>
          </w:rPr>
          <w:tab/>
        </w:r>
        <w:r w:rsidRPr="0047799E">
          <w:rPr>
            <w:rStyle w:val="Hipercze"/>
            <w:noProof/>
            <w:lang w:val="pl-PL"/>
          </w:rPr>
          <w:t>Android</w:t>
        </w:r>
        <w:r>
          <w:rPr>
            <w:noProof/>
            <w:webHidden/>
          </w:rPr>
          <w:tab/>
        </w:r>
        <w:r>
          <w:rPr>
            <w:noProof/>
            <w:webHidden/>
          </w:rPr>
          <w:fldChar w:fldCharType="begin"/>
        </w:r>
        <w:r>
          <w:rPr>
            <w:noProof/>
            <w:webHidden/>
          </w:rPr>
          <w:instrText xml:space="preserve"> PAGEREF _Toc396761324 \h </w:instrText>
        </w:r>
        <w:r>
          <w:rPr>
            <w:noProof/>
            <w:webHidden/>
          </w:rPr>
        </w:r>
        <w:r>
          <w:rPr>
            <w:noProof/>
            <w:webHidden/>
          </w:rPr>
          <w:fldChar w:fldCharType="separate"/>
        </w:r>
        <w:r>
          <w:rPr>
            <w:noProof/>
            <w:webHidden/>
          </w:rPr>
          <w:t>14</w:t>
        </w:r>
        <w:r>
          <w:rPr>
            <w:noProof/>
            <w:webHidden/>
          </w:rPr>
          <w:fldChar w:fldCharType="end"/>
        </w:r>
      </w:hyperlink>
    </w:p>
    <w:p w:rsidR="00C144FF" w:rsidRDefault="00C144FF">
      <w:pPr>
        <w:pStyle w:val="Spistreci3"/>
        <w:tabs>
          <w:tab w:val="left" w:pos="1320"/>
          <w:tab w:val="right" w:leader="dot" w:pos="9392"/>
        </w:tabs>
        <w:rPr>
          <w:rFonts w:asciiTheme="minorHAnsi" w:eastAsiaTheme="minorEastAsia" w:hAnsiTheme="minorHAnsi" w:cstheme="minorBidi"/>
          <w:noProof/>
          <w:kern w:val="0"/>
          <w:sz w:val="22"/>
          <w:szCs w:val="22"/>
          <w:lang w:val="pl-PL" w:eastAsia="pl-PL" w:bidi="ar-SA"/>
        </w:rPr>
      </w:pPr>
      <w:hyperlink w:anchor="_Toc396761325" w:history="1">
        <w:r w:rsidRPr="0047799E">
          <w:rPr>
            <w:rStyle w:val="Hipercze"/>
            <w:noProof/>
            <w:lang w:val="pl-PL"/>
          </w:rPr>
          <w:t>3.1.1</w:t>
        </w:r>
        <w:r>
          <w:rPr>
            <w:rFonts w:asciiTheme="minorHAnsi" w:eastAsiaTheme="minorEastAsia" w:hAnsiTheme="minorHAnsi" w:cstheme="minorBidi"/>
            <w:noProof/>
            <w:kern w:val="0"/>
            <w:sz w:val="22"/>
            <w:szCs w:val="22"/>
            <w:lang w:val="pl-PL" w:eastAsia="pl-PL" w:bidi="ar-SA"/>
          </w:rPr>
          <w:tab/>
        </w:r>
        <w:r w:rsidRPr="0047799E">
          <w:rPr>
            <w:rStyle w:val="Hipercze"/>
            <w:noProof/>
            <w:lang w:val="pl-PL"/>
          </w:rPr>
          <w:t>Aktualizacje</w:t>
        </w:r>
        <w:r>
          <w:rPr>
            <w:noProof/>
            <w:webHidden/>
          </w:rPr>
          <w:tab/>
        </w:r>
        <w:r>
          <w:rPr>
            <w:noProof/>
            <w:webHidden/>
          </w:rPr>
          <w:fldChar w:fldCharType="begin"/>
        </w:r>
        <w:r>
          <w:rPr>
            <w:noProof/>
            <w:webHidden/>
          </w:rPr>
          <w:instrText xml:space="preserve"> PAGEREF _Toc396761325 \h </w:instrText>
        </w:r>
        <w:r>
          <w:rPr>
            <w:noProof/>
            <w:webHidden/>
          </w:rPr>
        </w:r>
        <w:r>
          <w:rPr>
            <w:noProof/>
            <w:webHidden/>
          </w:rPr>
          <w:fldChar w:fldCharType="separate"/>
        </w:r>
        <w:r>
          <w:rPr>
            <w:noProof/>
            <w:webHidden/>
          </w:rPr>
          <w:t>16</w:t>
        </w:r>
        <w:r>
          <w:rPr>
            <w:noProof/>
            <w:webHidden/>
          </w:rPr>
          <w:fldChar w:fldCharType="end"/>
        </w:r>
      </w:hyperlink>
    </w:p>
    <w:p w:rsidR="00C144FF" w:rsidRDefault="00C144FF">
      <w:pPr>
        <w:pStyle w:val="Spistreci3"/>
        <w:tabs>
          <w:tab w:val="left" w:pos="1320"/>
          <w:tab w:val="right" w:leader="dot" w:pos="9392"/>
        </w:tabs>
        <w:rPr>
          <w:rFonts w:asciiTheme="minorHAnsi" w:eastAsiaTheme="minorEastAsia" w:hAnsiTheme="minorHAnsi" w:cstheme="minorBidi"/>
          <w:noProof/>
          <w:kern w:val="0"/>
          <w:sz w:val="22"/>
          <w:szCs w:val="22"/>
          <w:lang w:val="pl-PL" w:eastAsia="pl-PL" w:bidi="ar-SA"/>
        </w:rPr>
      </w:pPr>
      <w:hyperlink w:anchor="_Toc396761326" w:history="1">
        <w:r w:rsidRPr="0047799E">
          <w:rPr>
            <w:rStyle w:val="Hipercze"/>
            <w:noProof/>
            <w:lang w:val="pl-PL"/>
          </w:rPr>
          <w:t>3.1.2</w:t>
        </w:r>
        <w:r>
          <w:rPr>
            <w:rFonts w:asciiTheme="minorHAnsi" w:eastAsiaTheme="minorEastAsia" w:hAnsiTheme="minorHAnsi" w:cstheme="minorBidi"/>
            <w:noProof/>
            <w:kern w:val="0"/>
            <w:sz w:val="22"/>
            <w:szCs w:val="22"/>
            <w:lang w:val="pl-PL" w:eastAsia="pl-PL" w:bidi="ar-SA"/>
          </w:rPr>
          <w:tab/>
        </w:r>
        <w:r w:rsidRPr="0047799E">
          <w:rPr>
            <w:rStyle w:val="Hipercze"/>
            <w:noProof/>
            <w:lang w:val="pl-PL"/>
          </w:rPr>
          <w:t>Architektura systemu</w:t>
        </w:r>
        <w:r>
          <w:rPr>
            <w:noProof/>
            <w:webHidden/>
          </w:rPr>
          <w:tab/>
        </w:r>
        <w:r>
          <w:rPr>
            <w:noProof/>
            <w:webHidden/>
          </w:rPr>
          <w:fldChar w:fldCharType="begin"/>
        </w:r>
        <w:r>
          <w:rPr>
            <w:noProof/>
            <w:webHidden/>
          </w:rPr>
          <w:instrText xml:space="preserve"> PAGEREF _Toc396761326 \h </w:instrText>
        </w:r>
        <w:r>
          <w:rPr>
            <w:noProof/>
            <w:webHidden/>
          </w:rPr>
        </w:r>
        <w:r>
          <w:rPr>
            <w:noProof/>
            <w:webHidden/>
          </w:rPr>
          <w:fldChar w:fldCharType="separate"/>
        </w:r>
        <w:r>
          <w:rPr>
            <w:noProof/>
            <w:webHidden/>
          </w:rPr>
          <w:t>17</w:t>
        </w:r>
        <w:r>
          <w:rPr>
            <w:noProof/>
            <w:webHidden/>
          </w:rPr>
          <w:fldChar w:fldCharType="end"/>
        </w:r>
      </w:hyperlink>
    </w:p>
    <w:p w:rsidR="00C144FF" w:rsidRDefault="00C144FF">
      <w:pPr>
        <w:pStyle w:val="Spistreci3"/>
        <w:tabs>
          <w:tab w:val="left" w:pos="1320"/>
          <w:tab w:val="right" w:leader="dot" w:pos="9392"/>
        </w:tabs>
        <w:rPr>
          <w:rFonts w:asciiTheme="minorHAnsi" w:eastAsiaTheme="minorEastAsia" w:hAnsiTheme="minorHAnsi" w:cstheme="minorBidi"/>
          <w:noProof/>
          <w:kern w:val="0"/>
          <w:sz w:val="22"/>
          <w:szCs w:val="22"/>
          <w:lang w:val="pl-PL" w:eastAsia="pl-PL" w:bidi="ar-SA"/>
        </w:rPr>
      </w:pPr>
      <w:hyperlink w:anchor="_Toc396761327" w:history="1">
        <w:r w:rsidRPr="0047799E">
          <w:rPr>
            <w:rStyle w:val="Hipercze"/>
            <w:noProof/>
            <w:lang w:val="pl-PL"/>
          </w:rPr>
          <w:t>3.1.3</w:t>
        </w:r>
        <w:r>
          <w:rPr>
            <w:rFonts w:asciiTheme="minorHAnsi" w:eastAsiaTheme="minorEastAsia" w:hAnsiTheme="minorHAnsi" w:cstheme="minorBidi"/>
            <w:noProof/>
            <w:kern w:val="0"/>
            <w:sz w:val="22"/>
            <w:szCs w:val="22"/>
            <w:lang w:val="pl-PL" w:eastAsia="pl-PL" w:bidi="ar-SA"/>
          </w:rPr>
          <w:tab/>
        </w:r>
        <w:r w:rsidRPr="0047799E">
          <w:rPr>
            <w:rStyle w:val="Hipercze"/>
            <w:noProof/>
            <w:lang w:val="pl-PL"/>
          </w:rPr>
          <w:t>Tworzenie aplikacji Android</w:t>
        </w:r>
        <w:r>
          <w:rPr>
            <w:noProof/>
            <w:webHidden/>
          </w:rPr>
          <w:tab/>
        </w:r>
        <w:r>
          <w:rPr>
            <w:noProof/>
            <w:webHidden/>
          </w:rPr>
          <w:fldChar w:fldCharType="begin"/>
        </w:r>
        <w:r>
          <w:rPr>
            <w:noProof/>
            <w:webHidden/>
          </w:rPr>
          <w:instrText xml:space="preserve"> PAGEREF _Toc396761327 \h </w:instrText>
        </w:r>
        <w:r>
          <w:rPr>
            <w:noProof/>
            <w:webHidden/>
          </w:rPr>
        </w:r>
        <w:r>
          <w:rPr>
            <w:noProof/>
            <w:webHidden/>
          </w:rPr>
          <w:fldChar w:fldCharType="separate"/>
        </w:r>
        <w:r>
          <w:rPr>
            <w:noProof/>
            <w:webHidden/>
          </w:rPr>
          <w:t>20</w:t>
        </w:r>
        <w:r>
          <w:rPr>
            <w:noProof/>
            <w:webHidden/>
          </w:rPr>
          <w:fldChar w:fldCharType="end"/>
        </w:r>
      </w:hyperlink>
    </w:p>
    <w:p w:rsidR="00C144FF" w:rsidRDefault="00C144FF">
      <w:pPr>
        <w:pStyle w:val="Spistreci2"/>
        <w:tabs>
          <w:tab w:val="left" w:pos="880"/>
          <w:tab w:val="right" w:leader="dot" w:pos="9392"/>
        </w:tabs>
        <w:rPr>
          <w:rFonts w:asciiTheme="minorHAnsi" w:eastAsiaTheme="minorEastAsia" w:hAnsiTheme="minorHAnsi" w:cstheme="minorBidi"/>
          <w:noProof/>
          <w:kern w:val="0"/>
          <w:sz w:val="22"/>
          <w:szCs w:val="22"/>
          <w:lang w:val="pl-PL" w:eastAsia="pl-PL" w:bidi="ar-SA"/>
        </w:rPr>
      </w:pPr>
      <w:hyperlink w:anchor="_Toc396761328" w:history="1">
        <w:r w:rsidRPr="0047799E">
          <w:rPr>
            <w:rStyle w:val="Hipercze"/>
            <w:noProof/>
            <w:lang w:val="pl-PL"/>
          </w:rPr>
          <w:t>3.2</w:t>
        </w:r>
        <w:r>
          <w:rPr>
            <w:rFonts w:asciiTheme="minorHAnsi" w:eastAsiaTheme="minorEastAsia" w:hAnsiTheme="minorHAnsi" w:cstheme="minorBidi"/>
            <w:noProof/>
            <w:kern w:val="0"/>
            <w:sz w:val="22"/>
            <w:szCs w:val="22"/>
            <w:lang w:val="pl-PL" w:eastAsia="pl-PL" w:bidi="ar-SA"/>
          </w:rPr>
          <w:tab/>
        </w:r>
        <w:r w:rsidRPr="0047799E">
          <w:rPr>
            <w:rStyle w:val="Hipercze"/>
            <w:noProof/>
            <w:lang w:val="pl-PL"/>
          </w:rPr>
          <w:t>iOS</w:t>
        </w:r>
        <w:r>
          <w:rPr>
            <w:noProof/>
            <w:webHidden/>
          </w:rPr>
          <w:tab/>
        </w:r>
        <w:r>
          <w:rPr>
            <w:noProof/>
            <w:webHidden/>
          </w:rPr>
          <w:fldChar w:fldCharType="begin"/>
        </w:r>
        <w:r>
          <w:rPr>
            <w:noProof/>
            <w:webHidden/>
          </w:rPr>
          <w:instrText xml:space="preserve"> PAGEREF _Toc396761328 \h </w:instrText>
        </w:r>
        <w:r>
          <w:rPr>
            <w:noProof/>
            <w:webHidden/>
          </w:rPr>
        </w:r>
        <w:r>
          <w:rPr>
            <w:noProof/>
            <w:webHidden/>
          </w:rPr>
          <w:fldChar w:fldCharType="separate"/>
        </w:r>
        <w:r>
          <w:rPr>
            <w:noProof/>
            <w:webHidden/>
          </w:rPr>
          <w:t>22</w:t>
        </w:r>
        <w:r>
          <w:rPr>
            <w:noProof/>
            <w:webHidden/>
          </w:rPr>
          <w:fldChar w:fldCharType="end"/>
        </w:r>
      </w:hyperlink>
    </w:p>
    <w:p w:rsidR="00C144FF" w:rsidRDefault="00C144FF">
      <w:pPr>
        <w:pStyle w:val="Spistreci3"/>
        <w:tabs>
          <w:tab w:val="left" w:pos="1320"/>
          <w:tab w:val="right" w:leader="dot" w:pos="9392"/>
        </w:tabs>
        <w:rPr>
          <w:rFonts w:asciiTheme="minorHAnsi" w:eastAsiaTheme="minorEastAsia" w:hAnsiTheme="minorHAnsi" w:cstheme="minorBidi"/>
          <w:noProof/>
          <w:kern w:val="0"/>
          <w:sz w:val="22"/>
          <w:szCs w:val="22"/>
          <w:lang w:val="pl-PL" w:eastAsia="pl-PL" w:bidi="ar-SA"/>
        </w:rPr>
      </w:pPr>
      <w:hyperlink w:anchor="_Toc396761329" w:history="1">
        <w:r w:rsidRPr="0047799E">
          <w:rPr>
            <w:rStyle w:val="Hipercze"/>
            <w:noProof/>
            <w:lang w:val="pl-PL"/>
          </w:rPr>
          <w:t>3.2.1</w:t>
        </w:r>
        <w:r>
          <w:rPr>
            <w:rFonts w:asciiTheme="minorHAnsi" w:eastAsiaTheme="minorEastAsia" w:hAnsiTheme="minorHAnsi" w:cstheme="minorBidi"/>
            <w:noProof/>
            <w:kern w:val="0"/>
            <w:sz w:val="22"/>
            <w:szCs w:val="22"/>
            <w:lang w:val="pl-PL" w:eastAsia="pl-PL" w:bidi="ar-SA"/>
          </w:rPr>
          <w:tab/>
        </w:r>
        <w:r w:rsidRPr="0047799E">
          <w:rPr>
            <w:rStyle w:val="Hipercze"/>
            <w:noProof/>
            <w:lang w:val="pl-PL"/>
          </w:rPr>
          <w:t>Tworzenie i dystrybucja aplikacji na system iOS</w:t>
        </w:r>
        <w:r>
          <w:rPr>
            <w:noProof/>
            <w:webHidden/>
          </w:rPr>
          <w:tab/>
        </w:r>
        <w:r>
          <w:rPr>
            <w:noProof/>
            <w:webHidden/>
          </w:rPr>
          <w:fldChar w:fldCharType="begin"/>
        </w:r>
        <w:r>
          <w:rPr>
            <w:noProof/>
            <w:webHidden/>
          </w:rPr>
          <w:instrText xml:space="preserve"> PAGEREF _Toc396761329 \h </w:instrText>
        </w:r>
        <w:r>
          <w:rPr>
            <w:noProof/>
            <w:webHidden/>
          </w:rPr>
        </w:r>
        <w:r>
          <w:rPr>
            <w:noProof/>
            <w:webHidden/>
          </w:rPr>
          <w:fldChar w:fldCharType="separate"/>
        </w:r>
        <w:r>
          <w:rPr>
            <w:noProof/>
            <w:webHidden/>
          </w:rPr>
          <w:t>24</w:t>
        </w:r>
        <w:r>
          <w:rPr>
            <w:noProof/>
            <w:webHidden/>
          </w:rPr>
          <w:fldChar w:fldCharType="end"/>
        </w:r>
      </w:hyperlink>
    </w:p>
    <w:p w:rsidR="00C144FF" w:rsidRDefault="00C144FF">
      <w:pPr>
        <w:pStyle w:val="Spistreci3"/>
        <w:tabs>
          <w:tab w:val="left" w:pos="1320"/>
          <w:tab w:val="right" w:leader="dot" w:pos="9392"/>
        </w:tabs>
        <w:rPr>
          <w:rFonts w:asciiTheme="minorHAnsi" w:eastAsiaTheme="minorEastAsia" w:hAnsiTheme="minorHAnsi" w:cstheme="minorBidi"/>
          <w:noProof/>
          <w:kern w:val="0"/>
          <w:sz w:val="22"/>
          <w:szCs w:val="22"/>
          <w:lang w:val="pl-PL" w:eastAsia="pl-PL" w:bidi="ar-SA"/>
        </w:rPr>
      </w:pPr>
      <w:hyperlink w:anchor="_Toc396761330" w:history="1">
        <w:r w:rsidRPr="0047799E">
          <w:rPr>
            <w:rStyle w:val="Hipercze"/>
            <w:noProof/>
            <w:lang w:val="pl-PL"/>
          </w:rPr>
          <w:t>3.2.2</w:t>
        </w:r>
        <w:r>
          <w:rPr>
            <w:rFonts w:asciiTheme="minorHAnsi" w:eastAsiaTheme="minorEastAsia" w:hAnsiTheme="minorHAnsi" w:cstheme="minorBidi"/>
            <w:noProof/>
            <w:kern w:val="0"/>
            <w:sz w:val="22"/>
            <w:szCs w:val="22"/>
            <w:lang w:val="pl-PL" w:eastAsia="pl-PL" w:bidi="ar-SA"/>
          </w:rPr>
          <w:tab/>
        </w:r>
        <w:r w:rsidRPr="0047799E">
          <w:rPr>
            <w:rStyle w:val="Hipercze"/>
            <w:noProof/>
            <w:lang w:val="pl-PL"/>
          </w:rPr>
          <w:t>Instalacja aplikacji z systemu Windows</w:t>
        </w:r>
        <w:r>
          <w:rPr>
            <w:noProof/>
            <w:webHidden/>
          </w:rPr>
          <w:tab/>
        </w:r>
        <w:r>
          <w:rPr>
            <w:noProof/>
            <w:webHidden/>
          </w:rPr>
          <w:fldChar w:fldCharType="begin"/>
        </w:r>
        <w:r>
          <w:rPr>
            <w:noProof/>
            <w:webHidden/>
          </w:rPr>
          <w:instrText xml:space="preserve"> PAGEREF _Toc396761330 \h </w:instrText>
        </w:r>
        <w:r>
          <w:rPr>
            <w:noProof/>
            <w:webHidden/>
          </w:rPr>
        </w:r>
        <w:r>
          <w:rPr>
            <w:noProof/>
            <w:webHidden/>
          </w:rPr>
          <w:fldChar w:fldCharType="separate"/>
        </w:r>
        <w:r>
          <w:rPr>
            <w:noProof/>
            <w:webHidden/>
          </w:rPr>
          <w:t>27</w:t>
        </w:r>
        <w:r>
          <w:rPr>
            <w:noProof/>
            <w:webHidden/>
          </w:rPr>
          <w:fldChar w:fldCharType="end"/>
        </w:r>
      </w:hyperlink>
    </w:p>
    <w:p w:rsidR="00C144FF" w:rsidRDefault="00C144FF">
      <w:pPr>
        <w:pStyle w:val="Spistreci2"/>
        <w:tabs>
          <w:tab w:val="left" w:pos="880"/>
          <w:tab w:val="right" w:leader="dot" w:pos="9392"/>
        </w:tabs>
        <w:rPr>
          <w:rFonts w:asciiTheme="minorHAnsi" w:eastAsiaTheme="minorEastAsia" w:hAnsiTheme="minorHAnsi" w:cstheme="minorBidi"/>
          <w:noProof/>
          <w:kern w:val="0"/>
          <w:sz w:val="22"/>
          <w:szCs w:val="22"/>
          <w:lang w:val="pl-PL" w:eastAsia="pl-PL" w:bidi="ar-SA"/>
        </w:rPr>
      </w:pPr>
      <w:hyperlink w:anchor="_Toc396761331" w:history="1">
        <w:r w:rsidRPr="0047799E">
          <w:rPr>
            <w:rStyle w:val="Hipercze"/>
            <w:noProof/>
            <w:lang w:val="pl-PL"/>
          </w:rPr>
          <w:t>3.3</w:t>
        </w:r>
        <w:r>
          <w:rPr>
            <w:rFonts w:asciiTheme="minorHAnsi" w:eastAsiaTheme="minorEastAsia" w:hAnsiTheme="minorHAnsi" w:cstheme="minorBidi"/>
            <w:noProof/>
            <w:kern w:val="0"/>
            <w:sz w:val="22"/>
            <w:szCs w:val="22"/>
            <w:lang w:val="pl-PL" w:eastAsia="pl-PL" w:bidi="ar-SA"/>
          </w:rPr>
          <w:tab/>
        </w:r>
        <w:r w:rsidRPr="0047799E">
          <w:rPr>
            <w:rStyle w:val="Hipercze"/>
            <w:noProof/>
            <w:lang w:val="pl-PL"/>
          </w:rPr>
          <w:t>Windows Phone</w:t>
        </w:r>
        <w:r>
          <w:rPr>
            <w:noProof/>
            <w:webHidden/>
          </w:rPr>
          <w:tab/>
        </w:r>
        <w:r>
          <w:rPr>
            <w:noProof/>
            <w:webHidden/>
          </w:rPr>
          <w:fldChar w:fldCharType="begin"/>
        </w:r>
        <w:r>
          <w:rPr>
            <w:noProof/>
            <w:webHidden/>
          </w:rPr>
          <w:instrText xml:space="preserve"> PAGEREF _Toc396761331 \h </w:instrText>
        </w:r>
        <w:r>
          <w:rPr>
            <w:noProof/>
            <w:webHidden/>
          </w:rPr>
        </w:r>
        <w:r>
          <w:rPr>
            <w:noProof/>
            <w:webHidden/>
          </w:rPr>
          <w:fldChar w:fldCharType="separate"/>
        </w:r>
        <w:r>
          <w:rPr>
            <w:noProof/>
            <w:webHidden/>
          </w:rPr>
          <w:t>30</w:t>
        </w:r>
        <w:r>
          <w:rPr>
            <w:noProof/>
            <w:webHidden/>
          </w:rPr>
          <w:fldChar w:fldCharType="end"/>
        </w:r>
      </w:hyperlink>
    </w:p>
    <w:p w:rsidR="00C144FF" w:rsidRDefault="00C144FF">
      <w:pPr>
        <w:pStyle w:val="Spistreci1"/>
        <w:tabs>
          <w:tab w:val="left" w:pos="440"/>
          <w:tab w:val="right" w:leader="dot" w:pos="9392"/>
        </w:tabs>
        <w:rPr>
          <w:rFonts w:asciiTheme="minorHAnsi" w:eastAsiaTheme="minorEastAsia" w:hAnsiTheme="minorHAnsi" w:cstheme="minorBidi"/>
          <w:noProof/>
          <w:kern w:val="0"/>
          <w:sz w:val="22"/>
          <w:szCs w:val="22"/>
          <w:lang w:val="pl-PL" w:eastAsia="pl-PL" w:bidi="ar-SA"/>
        </w:rPr>
      </w:pPr>
      <w:hyperlink w:anchor="_Toc396761332" w:history="1">
        <w:r w:rsidRPr="0047799E">
          <w:rPr>
            <w:rStyle w:val="Hipercze"/>
            <w:noProof/>
            <w:lang w:val="pl-PL"/>
          </w:rPr>
          <w:t>4</w:t>
        </w:r>
        <w:r>
          <w:rPr>
            <w:rFonts w:asciiTheme="minorHAnsi" w:eastAsiaTheme="minorEastAsia" w:hAnsiTheme="minorHAnsi" w:cstheme="minorBidi"/>
            <w:noProof/>
            <w:kern w:val="0"/>
            <w:sz w:val="22"/>
            <w:szCs w:val="22"/>
            <w:lang w:val="pl-PL" w:eastAsia="pl-PL" w:bidi="ar-SA"/>
          </w:rPr>
          <w:tab/>
        </w:r>
        <w:r w:rsidRPr="0047799E">
          <w:rPr>
            <w:rStyle w:val="Hipercze"/>
            <w:noProof/>
            <w:lang w:val="pl-PL"/>
          </w:rPr>
          <w:t>Zaimplementowane programy testujące</w:t>
        </w:r>
        <w:r>
          <w:rPr>
            <w:noProof/>
            <w:webHidden/>
          </w:rPr>
          <w:tab/>
        </w:r>
        <w:r>
          <w:rPr>
            <w:noProof/>
            <w:webHidden/>
          </w:rPr>
          <w:fldChar w:fldCharType="begin"/>
        </w:r>
        <w:r>
          <w:rPr>
            <w:noProof/>
            <w:webHidden/>
          </w:rPr>
          <w:instrText xml:space="preserve"> PAGEREF _Toc396761332 \h </w:instrText>
        </w:r>
        <w:r>
          <w:rPr>
            <w:noProof/>
            <w:webHidden/>
          </w:rPr>
        </w:r>
        <w:r>
          <w:rPr>
            <w:noProof/>
            <w:webHidden/>
          </w:rPr>
          <w:fldChar w:fldCharType="separate"/>
        </w:r>
        <w:r>
          <w:rPr>
            <w:noProof/>
            <w:webHidden/>
          </w:rPr>
          <w:t>35</w:t>
        </w:r>
        <w:r>
          <w:rPr>
            <w:noProof/>
            <w:webHidden/>
          </w:rPr>
          <w:fldChar w:fldCharType="end"/>
        </w:r>
      </w:hyperlink>
    </w:p>
    <w:p w:rsidR="00C144FF" w:rsidRDefault="00C144FF">
      <w:pPr>
        <w:pStyle w:val="Spistreci2"/>
        <w:tabs>
          <w:tab w:val="left" w:pos="880"/>
          <w:tab w:val="right" w:leader="dot" w:pos="9392"/>
        </w:tabs>
        <w:rPr>
          <w:rFonts w:asciiTheme="minorHAnsi" w:eastAsiaTheme="minorEastAsia" w:hAnsiTheme="minorHAnsi" w:cstheme="minorBidi"/>
          <w:noProof/>
          <w:kern w:val="0"/>
          <w:sz w:val="22"/>
          <w:szCs w:val="22"/>
          <w:lang w:val="pl-PL" w:eastAsia="pl-PL" w:bidi="ar-SA"/>
        </w:rPr>
      </w:pPr>
      <w:hyperlink w:anchor="_Toc396761333" w:history="1">
        <w:r w:rsidRPr="0047799E">
          <w:rPr>
            <w:rStyle w:val="Hipercze"/>
            <w:noProof/>
            <w:lang w:val="pl-PL"/>
          </w:rPr>
          <w:t>4.1</w:t>
        </w:r>
        <w:r>
          <w:rPr>
            <w:rFonts w:asciiTheme="minorHAnsi" w:eastAsiaTheme="minorEastAsia" w:hAnsiTheme="minorHAnsi" w:cstheme="minorBidi"/>
            <w:noProof/>
            <w:kern w:val="0"/>
            <w:sz w:val="22"/>
            <w:szCs w:val="22"/>
            <w:lang w:val="pl-PL" w:eastAsia="pl-PL" w:bidi="ar-SA"/>
          </w:rPr>
          <w:tab/>
        </w:r>
        <w:r w:rsidRPr="0047799E">
          <w:rPr>
            <w:rStyle w:val="Hipercze"/>
            <w:noProof/>
            <w:lang w:val="pl-PL"/>
          </w:rPr>
          <w:t>Testy grafiki 2D i 3D</w:t>
        </w:r>
        <w:r>
          <w:rPr>
            <w:noProof/>
            <w:webHidden/>
          </w:rPr>
          <w:tab/>
        </w:r>
        <w:r>
          <w:rPr>
            <w:noProof/>
            <w:webHidden/>
          </w:rPr>
          <w:fldChar w:fldCharType="begin"/>
        </w:r>
        <w:r>
          <w:rPr>
            <w:noProof/>
            <w:webHidden/>
          </w:rPr>
          <w:instrText xml:space="preserve"> PAGEREF _Toc396761333 \h </w:instrText>
        </w:r>
        <w:r>
          <w:rPr>
            <w:noProof/>
            <w:webHidden/>
          </w:rPr>
        </w:r>
        <w:r>
          <w:rPr>
            <w:noProof/>
            <w:webHidden/>
          </w:rPr>
          <w:fldChar w:fldCharType="separate"/>
        </w:r>
        <w:r>
          <w:rPr>
            <w:noProof/>
            <w:webHidden/>
          </w:rPr>
          <w:t>35</w:t>
        </w:r>
        <w:r>
          <w:rPr>
            <w:noProof/>
            <w:webHidden/>
          </w:rPr>
          <w:fldChar w:fldCharType="end"/>
        </w:r>
      </w:hyperlink>
    </w:p>
    <w:p w:rsidR="00C144FF" w:rsidRDefault="00C144FF">
      <w:pPr>
        <w:pStyle w:val="Spistreci2"/>
        <w:tabs>
          <w:tab w:val="left" w:pos="880"/>
          <w:tab w:val="right" w:leader="dot" w:pos="9392"/>
        </w:tabs>
        <w:rPr>
          <w:rFonts w:asciiTheme="minorHAnsi" w:eastAsiaTheme="minorEastAsia" w:hAnsiTheme="minorHAnsi" w:cstheme="minorBidi"/>
          <w:noProof/>
          <w:kern w:val="0"/>
          <w:sz w:val="22"/>
          <w:szCs w:val="22"/>
          <w:lang w:val="pl-PL" w:eastAsia="pl-PL" w:bidi="ar-SA"/>
        </w:rPr>
      </w:pPr>
      <w:hyperlink w:anchor="_Toc396761334" w:history="1">
        <w:r w:rsidRPr="0047799E">
          <w:rPr>
            <w:rStyle w:val="Hipercze"/>
            <w:noProof/>
            <w:lang w:val="pl-PL"/>
          </w:rPr>
          <w:t>4.2</w:t>
        </w:r>
        <w:r>
          <w:rPr>
            <w:rFonts w:asciiTheme="minorHAnsi" w:eastAsiaTheme="minorEastAsia" w:hAnsiTheme="minorHAnsi" w:cstheme="minorBidi"/>
            <w:noProof/>
            <w:kern w:val="0"/>
            <w:sz w:val="22"/>
            <w:szCs w:val="22"/>
            <w:lang w:val="pl-PL" w:eastAsia="pl-PL" w:bidi="ar-SA"/>
          </w:rPr>
          <w:tab/>
        </w:r>
        <w:r w:rsidRPr="0047799E">
          <w:rPr>
            <w:rStyle w:val="Hipercze"/>
            <w:noProof/>
            <w:lang w:val="pl-PL"/>
          </w:rPr>
          <w:t>Gra 2D</w:t>
        </w:r>
        <w:r>
          <w:rPr>
            <w:noProof/>
            <w:webHidden/>
          </w:rPr>
          <w:tab/>
        </w:r>
        <w:r>
          <w:rPr>
            <w:noProof/>
            <w:webHidden/>
          </w:rPr>
          <w:fldChar w:fldCharType="begin"/>
        </w:r>
        <w:r>
          <w:rPr>
            <w:noProof/>
            <w:webHidden/>
          </w:rPr>
          <w:instrText xml:space="preserve"> PAGEREF _Toc396761334 \h </w:instrText>
        </w:r>
        <w:r>
          <w:rPr>
            <w:noProof/>
            <w:webHidden/>
          </w:rPr>
        </w:r>
        <w:r>
          <w:rPr>
            <w:noProof/>
            <w:webHidden/>
          </w:rPr>
          <w:fldChar w:fldCharType="separate"/>
        </w:r>
        <w:r>
          <w:rPr>
            <w:noProof/>
            <w:webHidden/>
          </w:rPr>
          <w:t>44</w:t>
        </w:r>
        <w:r>
          <w:rPr>
            <w:noProof/>
            <w:webHidden/>
          </w:rPr>
          <w:fldChar w:fldCharType="end"/>
        </w:r>
      </w:hyperlink>
    </w:p>
    <w:p w:rsidR="00C144FF" w:rsidRDefault="00C144FF">
      <w:pPr>
        <w:pStyle w:val="Spistreci2"/>
        <w:tabs>
          <w:tab w:val="left" w:pos="880"/>
          <w:tab w:val="right" w:leader="dot" w:pos="9392"/>
        </w:tabs>
        <w:rPr>
          <w:rFonts w:asciiTheme="minorHAnsi" w:eastAsiaTheme="minorEastAsia" w:hAnsiTheme="minorHAnsi" w:cstheme="minorBidi"/>
          <w:noProof/>
          <w:kern w:val="0"/>
          <w:sz w:val="22"/>
          <w:szCs w:val="22"/>
          <w:lang w:val="pl-PL" w:eastAsia="pl-PL" w:bidi="ar-SA"/>
        </w:rPr>
      </w:pPr>
      <w:hyperlink w:anchor="_Toc396761335" w:history="1">
        <w:r w:rsidRPr="0047799E">
          <w:rPr>
            <w:rStyle w:val="Hipercze"/>
            <w:noProof/>
            <w:lang w:val="pl-PL"/>
          </w:rPr>
          <w:t>4.3</w:t>
        </w:r>
        <w:r>
          <w:rPr>
            <w:rFonts w:asciiTheme="minorHAnsi" w:eastAsiaTheme="minorEastAsia" w:hAnsiTheme="minorHAnsi" w:cstheme="minorBidi"/>
            <w:noProof/>
            <w:kern w:val="0"/>
            <w:sz w:val="22"/>
            <w:szCs w:val="22"/>
            <w:lang w:val="pl-PL" w:eastAsia="pl-PL" w:bidi="ar-SA"/>
          </w:rPr>
          <w:tab/>
        </w:r>
        <w:r w:rsidRPr="0047799E">
          <w:rPr>
            <w:rStyle w:val="Hipercze"/>
            <w:noProof/>
            <w:lang w:val="pl-PL"/>
          </w:rPr>
          <w:t>Curveball</w:t>
        </w:r>
        <w:r>
          <w:rPr>
            <w:noProof/>
            <w:webHidden/>
          </w:rPr>
          <w:tab/>
        </w:r>
        <w:r>
          <w:rPr>
            <w:noProof/>
            <w:webHidden/>
          </w:rPr>
          <w:fldChar w:fldCharType="begin"/>
        </w:r>
        <w:r>
          <w:rPr>
            <w:noProof/>
            <w:webHidden/>
          </w:rPr>
          <w:instrText xml:space="preserve"> PAGEREF _Toc396761335 \h </w:instrText>
        </w:r>
        <w:r>
          <w:rPr>
            <w:noProof/>
            <w:webHidden/>
          </w:rPr>
        </w:r>
        <w:r>
          <w:rPr>
            <w:noProof/>
            <w:webHidden/>
          </w:rPr>
          <w:fldChar w:fldCharType="separate"/>
        </w:r>
        <w:r>
          <w:rPr>
            <w:noProof/>
            <w:webHidden/>
          </w:rPr>
          <w:t>47</w:t>
        </w:r>
        <w:r>
          <w:rPr>
            <w:noProof/>
            <w:webHidden/>
          </w:rPr>
          <w:fldChar w:fldCharType="end"/>
        </w:r>
      </w:hyperlink>
    </w:p>
    <w:p w:rsidR="00C144FF" w:rsidRDefault="00C144FF">
      <w:pPr>
        <w:pStyle w:val="Spistreci2"/>
        <w:tabs>
          <w:tab w:val="left" w:pos="880"/>
          <w:tab w:val="right" w:leader="dot" w:pos="9392"/>
        </w:tabs>
        <w:rPr>
          <w:rFonts w:asciiTheme="minorHAnsi" w:eastAsiaTheme="minorEastAsia" w:hAnsiTheme="minorHAnsi" w:cstheme="minorBidi"/>
          <w:noProof/>
          <w:kern w:val="0"/>
          <w:sz w:val="22"/>
          <w:szCs w:val="22"/>
          <w:lang w:val="pl-PL" w:eastAsia="pl-PL" w:bidi="ar-SA"/>
        </w:rPr>
      </w:pPr>
      <w:hyperlink w:anchor="_Toc396761336" w:history="1">
        <w:r w:rsidRPr="0047799E">
          <w:rPr>
            <w:rStyle w:val="Hipercze"/>
            <w:noProof/>
            <w:lang w:val="pl-PL"/>
          </w:rPr>
          <w:t>4.4</w:t>
        </w:r>
        <w:r>
          <w:rPr>
            <w:rFonts w:asciiTheme="minorHAnsi" w:eastAsiaTheme="minorEastAsia" w:hAnsiTheme="minorHAnsi" w:cstheme="minorBidi"/>
            <w:noProof/>
            <w:kern w:val="0"/>
            <w:sz w:val="22"/>
            <w:szCs w:val="22"/>
            <w:lang w:val="pl-PL" w:eastAsia="pl-PL" w:bidi="ar-SA"/>
          </w:rPr>
          <w:tab/>
        </w:r>
        <w:r w:rsidRPr="0047799E">
          <w:rPr>
            <w:rStyle w:val="Hipercze"/>
            <w:noProof/>
            <w:lang w:val="pl-PL"/>
          </w:rPr>
          <w:t>Wyniki</w:t>
        </w:r>
        <w:r>
          <w:rPr>
            <w:noProof/>
            <w:webHidden/>
          </w:rPr>
          <w:tab/>
        </w:r>
        <w:r>
          <w:rPr>
            <w:noProof/>
            <w:webHidden/>
          </w:rPr>
          <w:fldChar w:fldCharType="begin"/>
        </w:r>
        <w:r>
          <w:rPr>
            <w:noProof/>
            <w:webHidden/>
          </w:rPr>
          <w:instrText xml:space="preserve"> PAGEREF _Toc396761336 \h </w:instrText>
        </w:r>
        <w:r>
          <w:rPr>
            <w:noProof/>
            <w:webHidden/>
          </w:rPr>
        </w:r>
        <w:r>
          <w:rPr>
            <w:noProof/>
            <w:webHidden/>
          </w:rPr>
          <w:fldChar w:fldCharType="separate"/>
        </w:r>
        <w:r>
          <w:rPr>
            <w:noProof/>
            <w:webHidden/>
          </w:rPr>
          <w:t>52</w:t>
        </w:r>
        <w:r>
          <w:rPr>
            <w:noProof/>
            <w:webHidden/>
          </w:rPr>
          <w:fldChar w:fldCharType="end"/>
        </w:r>
      </w:hyperlink>
    </w:p>
    <w:p w:rsidR="00C144FF" w:rsidRDefault="00C144FF">
      <w:pPr>
        <w:pStyle w:val="Spistreci1"/>
        <w:tabs>
          <w:tab w:val="left" w:pos="440"/>
          <w:tab w:val="right" w:leader="dot" w:pos="9392"/>
        </w:tabs>
        <w:rPr>
          <w:rFonts w:asciiTheme="minorHAnsi" w:eastAsiaTheme="minorEastAsia" w:hAnsiTheme="minorHAnsi" w:cstheme="minorBidi"/>
          <w:noProof/>
          <w:kern w:val="0"/>
          <w:sz w:val="22"/>
          <w:szCs w:val="22"/>
          <w:lang w:val="pl-PL" w:eastAsia="pl-PL" w:bidi="ar-SA"/>
        </w:rPr>
      </w:pPr>
      <w:hyperlink w:anchor="_Toc396761337" w:history="1">
        <w:r w:rsidRPr="0047799E">
          <w:rPr>
            <w:rStyle w:val="Hipercze"/>
            <w:noProof/>
            <w:lang w:val="pl-PL"/>
          </w:rPr>
          <w:t>5</w:t>
        </w:r>
        <w:r>
          <w:rPr>
            <w:rFonts w:asciiTheme="minorHAnsi" w:eastAsiaTheme="minorEastAsia" w:hAnsiTheme="minorHAnsi" w:cstheme="minorBidi"/>
            <w:noProof/>
            <w:kern w:val="0"/>
            <w:sz w:val="22"/>
            <w:szCs w:val="22"/>
            <w:lang w:val="pl-PL" w:eastAsia="pl-PL" w:bidi="ar-SA"/>
          </w:rPr>
          <w:tab/>
        </w:r>
        <w:r w:rsidRPr="0047799E">
          <w:rPr>
            <w:rStyle w:val="Hipercze"/>
            <w:noProof/>
            <w:lang w:val="pl-PL"/>
          </w:rPr>
          <w:t>Podsumowanie i wnioski</w:t>
        </w:r>
        <w:r>
          <w:rPr>
            <w:noProof/>
            <w:webHidden/>
          </w:rPr>
          <w:tab/>
        </w:r>
        <w:r>
          <w:rPr>
            <w:noProof/>
            <w:webHidden/>
          </w:rPr>
          <w:fldChar w:fldCharType="begin"/>
        </w:r>
        <w:r>
          <w:rPr>
            <w:noProof/>
            <w:webHidden/>
          </w:rPr>
          <w:instrText xml:space="preserve"> PAGEREF _Toc396761337 \h </w:instrText>
        </w:r>
        <w:r>
          <w:rPr>
            <w:noProof/>
            <w:webHidden/>
          </w:rPr>
        </w:r>
        <w:r>
          <w:rPr>
            <w:noProof/>
            <w:webHidden/>
          </w:rPr>
          <w:fldChar w:fldCharType="separate"/>
        </w:r>
        <w:r>
          <w:rPr>
            <w:noProof/>
            <w:webHidden/>
          </w:rPr>
          <w:t>55</w:t>
        </w:r>
        <w:r>
          <w:rPr>
            <w:noProof/>
            <w:webHidden/>
          </w:rPr>
          <w:fldChar w:fldCharType="end"/>
        </w:r>
      </w:hyperlink>
    </w:p>
    <w:p w:rsidR="00C144FF" w:rsidRDefault="00C144FF">
      <w:pPr>
        <w:pStyle w:val="Spistreci1"/>
        <w:tabs>
          <w:tab w:val="left" w:pos="440"/>
          <w:tab w:val="right" w:leader="dot" w:pos="9392"/>
        </w:tabs>
        <w:rPr>
          <w:rFonts w:asciiTheme="minorHAnsi" w:eastAsiaTheme="minorEastAsia" w:hAnsiTheme="minorHAnsi" w:cstheme="minorBidi"/>
          <w:noProof/>
          <w:kern w:val="0"/>
          <w:sz w:val="22"/>
          <w:szCs w:val="22"/>
          <w:lang w:val="pl-PL" w:eastAsia="pl-PL" w:bidi="ar-SA"/>
        </w:rPr>
      </w:pPr>
      <w:hyperlink w:anchor="_Toc396761338" w:history="1">
        <w:r w:rsidRPr="0047799E">
          <w:rPr>
            <w:rStyle w:val="Hipercze"/>
            <w:noProof/>
            <w:lang w:val="pl-PL"/>
          </w:rPr>
          <w:t>6</w:t>
        </w:r>
        <w:r>
          <w:rPr>
            <w:rFonts w:asciiTheme="minorHAnsi" w:eastAsiaTheme="minorEastAsia" w:hAnsiTheme="minorHAnsi" w:cstheme="minorBidi"/>
            <w:noProof/>
            <w:kern w:val="0"/>
            <w:sz w:val="22"/>
            <w:szCs w:val="22"/>
            <w:lang w:val="pl-PL" w:eastAsia="pl-PL" w:bidi="ar-SA"/>
          </w:rPr>
          <w:tab/>
        </w:r>
        <w:r w:rsidRPr="0047799E">
          <w:rPr>
            <w:rStyle w:val="Hipercze"/>
            <w:noProof/>
            <w:lang w:val="pl-PL"/>
          </w:rPr>
          <w:t>Literatura</w:t>
        </w:r>
        <w:r>
          <w:rPr>
            <w:noProof/>
            <w:webHidden/>
          </w:rPr>
          <w:tab/>
        </w:r>
        <w:r>
          <w:rPr>
            <w:noProof/>
            <w:webHidden/>
          </w:rPr>
          <w:fldChar w:fldCharType="begin"/>
        </w:r>
        <w:r>
          <w:rPr>
            <w:noProof/>
            <w:webHidden/>
          </w:rPr>
          <w:instrText xml:space="preserve"> PAGEREF _Toc396761338 \h </w:instrText>
        </w:r>
        <w:r>
          <w:rPr>
            <w:noProof/>
            <w:webHidden/>
          </w:rPr>
        </w:r>
        <w:r>
          <w:rPr>
            <w:noProof/>
            <w:webHidden/>
          </w:rPr>
          <w:fldChar w:fldCharType="separate"/>
        </w:r>
        <w:r>
          <w:rPr>
            <w:noProof/>
            <w:webHidden/>
          </w:rPr>
          <w:t>57</w:t>
        </w:r>
        <w:r>
          <w:rPr>
            <w:noProof/>
            <w:webHidden/>
          </w:rPr>
          <w:fldChar w:fldCharType="end"/>
        </w:r>
      </w:hyperlink>
    </w:p>
    <w:p w:rsidR="0036634C" w:rsidRPr="00BC2573" w:rsidRDefault="00EA5D5A" w:rsidP="00E425AF">
      <w:pPr>
        <w:pStyle w:val="Standard"/>
        <w:spacing w:line="360" w:lineRule="auto"/>
        <w:jc w:val="both"/>
        <w:rPr>
          <w:rFonts w:ascii="Times New Roman" w:hAnsi="Times New Roman" w:cs="Times New Roman"/>
          <w:b/>
          <w:bCs/>
          <w:sz w:val="28"/>
          <w:szCs w:val="28"/>
          <w:lang w:val="pl-PL"/>
        </w:rPr>
      </w:pPr>
      <w:r w:rsidRPr="00BC2573">
        <w:rPr>
          <w:rFonts w:ascii="Times New Roman" w:hAnsi="Times New Roman" w:cs="Times New Roman"/>
          <w:b/>
          <w:bCs/>
          <w:sz w:val="28"/>
          <w:szCs w:val="28"/>
          <w:lang w:val="pl-PL"/>
        </w:rPr>
        <w:fldChar w:fldCharType="end"/>
      </w:r>
      <w:r w:rsidR="0036634C" w:rsidRPr="00BC2573">
        <w:rPr>
          <w:rFonts w:ascii="Times New Roman" w:hAnsi="Times New Roman" w:cs="Times New Roman"/>
          <w:b/>
          <w:bCs/>
          <w:sz w:val="28"/>
          <w:szCs w:val="28"/>
          <w:lang w:val="pl-PL"/>
        </w:rPr>
        <w:br w:type="page"/>
      </w:r>
    </w:p>
    <w:p w:rsidR="00605BF8" w:rsidRPr="00BC2573" w:rsidRDefault="000944B0" w:rsidP="00605BF8">
      <w:pPr>
        <w:pStyle w:val="Nagwek1"/>
        <w:rPr>
          <w:lang w:val="pl-PL"/>
        </w:rPr>
      </w:pPr>
      <w:bookmarkStart w:id="1" w:name="_Toc396761317"/>
      <w:r w:rsidRPr="00BC2573">
        <w:rPr>
          <w:lang w:val="pl-PL"/>
        </w:rPr>
        <w:lastRenderedPageBreak/>
        <w:t>Wstęp</w:t>
      </w:r>
      <w:bookmarkEnd w:id="1"/>
    </w:p>
    <w:p w:rsidR="00B9382F" w:rsidRPr="00BC2573" w:rsidRDefault="00B9382F" w:rsidP="00B9382F">
      <w:pPr>
        <w:rPr>
          <w:lang w:val="pl-PL"/>
        </w:rPr>
      </w:pPr>
    </w:p>
    <w:p w:rsidR="00830BC2" w:rsidRPr="00354BBD" w:rsidRDefault="00CA192F" w:rsidP="00830BC2">
      <w:pPr>
        <w:ind w:firstLine="432"/>
        <w:rPr>
          <w:lang w:val="pl-PL"/>
        </w:rPr>
      </w:pPr>
      <w:r w:rsidRPr="00BC2573">
        <w:rPr>
          <w:lang w:val="pl-PL"/>
        </w:rPr>
        <w:t xml:space="preserve">W obecnych czasach duża liczba </w:t>
      </w:r>
      <w:proofErr w:type="spellStart"/>
      <w:r w:rsidRPr="00BC2573">
        <w:rPr>
          <w:lang w:val="pl-PL"/>
        </w:rPr>
        <w:t>architektur</w:t>
      </w:r>
      <w:proofErr w:type="spellEnd"/>
      <w:r w:rsidRPr="00BC2573">
        <w:rPr>
          <w:lang w:val="pl-PL"/>
        </w:rPr>
        <w:t xml:space="preserve"> mobilnych oraz różnorodność systemów operacyjnych zaczynają sprawiać problemy </w:t>
      </w:r>
      <w:r w:rsidR="00814A02" w:rsidRPr="00BC2573">
        <w:rPr>
          <w:lang w:val="pl-PL"/>
        </w:rPr>
        <w:t xml:space="preserve">osobom tworzącym oprogramowanie. </w:t>
      </w:r>
      <w:proofErr w:type="spellStart"/>
      <w:r w:rsidR="00814A02" w:rsidRPr="00BC2573">
        <w:rPr>
          <w:lang w:val="pl-PL"/>
        </w:rPr>
        <w:t>Smartfony</w:t>
      </w:r>
      <w:proofErr w:type="spellEnd"/>
      <w:r w:rsidR="00814A02" w:rsidRPr="00BC2573">
        <w:rPr>
          <w:lang w:val="pl-PL"/>
        </w:rPr>
        <w:t xml:space="preserve"> posiadają coraz więcej możliwości programowych i sprzętowych, takie jak ekrany wielodotykowe, modemy 4G, </w:t>
      </w:r>
      <w:proofErr w:type="spellStart"/>
      <w:r w:rsidR="00814A02" w:rsidRPr="00BC2573">
        <w:rPr>
          <w:lang w:val="pl-PL"/>
        </w:rPr>
        <w:t>WiFi</w:t>
      </w:r>
      <w:proofErr w:type="spellEnd"/>
      <w:r w:rsidR="00814A02" w:rsidRPr="00BC2573">
        <w:rPr>
          <w:lang w:val="pl-PL"/>
        </w:rPr>
        <w:t xml:space="preserve"> i przede wszystkim możliwości instalowania oprogramowania dostarczonego przez osoby trzecie. Dzięki tym aplikacjom użytkownicy </w:t>
      </w:r>
      <w:r w:rsidR="00DD5840">
        <w:rPr>
          <w:lang w:val="pl-PL"/>
        </w:rPr>
        <w:t>dostają</w:t>
      </w:r>
      <w:r w:rsidR="00814A02" w:rsidRPr="00BC2573">
        <w:rPr>
          <w:lang w:val="pl-PL"/>
        </w:rPr>
        <w:t xml:space="preserve"> do dyspozycji </w:t>
      </w:r>
      <w:r w:rsidR="00DD5840">
        <w:rPr>
          <w:lang w:val="pl-PL"/>
        </w:rPr>
        <w:t>wiele</w:t>
      </w:r>
      <w:r w:rsidR="00814A02" w:rsidRPr="00BC2573">
        <w:rPr>
          <w:lang w:val="pl-PL"/>
        </w:rPr>
        <w:t xml:space="preserve"> nowych funkcjonalności, w szczególności wspierających mobilność konsumenta</w:t>
      </w:r>
      <w:r w:rsidR="00F55FB9">
        <w:rPr>
          <w:lang w:val="pl-PL"/>
        </w:rPr>
        <w:t>, takich jak możliwość śledzenia swojej pozycji w obcym mieście, wyświetlania informacji w czasie rzeczywistym (rzeczywistość rozszerzona) czy też opcja płacenia za zakupy w sklepie lub bilet w komunikacji miejskiej</w:t>
      </w:r>
      <w:r w:rsidR="001B7F80">
        <w:rPr>
          <w:lang w:val="pl-PL"/>
        </w:rPr>
        <w:t xml:space="preserve"> [</w:t>
      </w:r>
      <w:r w:rsidR="001B7F80">
        <w:rPr>
          <w:lang w:val="pl-PL"/>
        </w:rPr>
        <w:fldChar w:fldCharType="begin"/>
      </w:r>
      <w:r w:rsidR="001B7F80">
        <w:rPr>
          <w:lang w:val="pl-PL"/>
        </w:rPr>
        <w:instrText xml:space="preserve"> REF Per13 \h </w:instrText>
      </w:r>
      <w:r w:rsidR="001B7F80">
        <w:rPr>
          <w:lang w:val="pl-PL"/>
        </w:rPr>
      </w:r>
      <w:r w:rsidR="001B7F80">
        <w:rPr>
          <w:lang w:val="pl-PL"/>
        </w:rPr>
        <w:fldChar w:fldCharType="separate"/>
      </w:r>
      <w:r w:rsidR="00C144FF">
        <w:rPr>
          <w:noProof/>
        </w:rPr>
        <w:t>1</w:t>
      </w:r>
      <w:r w:rsidR="001B7F80">
        <w:rPr>
          <w:lang w:val="pl-PL"/>
        </w:rPr>
        <w:fldChar w:fldCharType="end"/>
      </w:r>
      <w:r w:rsidR="001B7F80">
        <w:rPr>
          <w:lang w:val="pl-PL"/>
        </w:rPr>
        <w:t>]</w:t>
      </w:r>
      <w:r w:rsidR="00354BBD">
        <w:rPr>
          <w:lang w:val="pl-PL"/>
        </w:rPr>
        <w:t>.</w:t>
      </w:r>
    </w:p>
    <w:p w:rsidR="00B9382F" w:rsidRPr="00BC2573" w:rsidRDefault="00830BC2" w:rsidP="00354BBD">
      <w:pPr>
        <w:ind w:firstLine="432"/>
        <w:rPr>
          <w:lang w:val="pl-PL"/>
        </w:rPr>
      </w:pPr>
      <w:r w:rsidRPr="00354BBD">
        <w:rPr>
          <w:lang w:val="pl-PL"/>
        </w:rPr>
        <w:t xml:space="preserve">Jednak w parze </w:t>
      </w:r>
      <w:r w:rsidR="00354BBD">
        <w:rPr>
          <w:lang w:val="pl-PL"/>
        </w:rPr>
        <w:t>z udogodnieniami dla użytkowników</w:t>
      </w:r>
      <w:r w:rsidRPr="00354BBD">
        <w:rPr>
          <w:lang w:val="pl-PL"/>
        </w:rPr>
        <w:t xml:space="preserve"> p</w:t>
      </w:r>
      <w:r w:rsidR="00354BBD">
        <w:rPr>
          <w:lang w:val="pl-PL"/>
        </w:rPr>
        <w:t>rzyszły</w:t>
      </w:r>
      <w:r w:rsidRPr="00354BBD">
        <w:rPr>
          <w:lang w:val="pl-PL"/>
        </w:rPr>
        <w:t xml:space="preserve"> problemy dla twórców tych aplikacji. W świecie mobilnym można wyróżnić cztery pod</w:t>
      </w:r>
      <w:r w:rsidRPr="00BC2573">
        <w:rPr>
          <w:lang w:val="pl-PL"/>
        </w:rPr>
        <w:t>stawowe rodzaje problemów</w:t>
      </w:r>
      <w:r w:rsidR="001B7F80">
        <w:rPr>
          <w:lang w:val="pl-PL"/>
        </w:rPr>
        <w:t xml:space="preserve"> [</w:t>
      </w:r>
      <w:r w:rsidR="001B7F80">
        <w:rPr>
          <w:lang w:val="pl-PL"/>
        </w:rPr>
        <w:fldChar w:fldCharType="begin"/>
      </w:r>
      <w:r w:rsidR="001B7F80">
        <w:rPr>
          <w:lang w:val="pl-PL"/>
        </w:rPr>
        <w:instrText xml:space="preserve"> REF Was10 \h </w:instrText>
      </w:r>
      <w:r w:rsidR="001B7F80">
        <w:rPr>
          <w:lang w:val="pl-PL"/>
        </w:rPr>
      </w:r>
      <w:r w:rsidR="001B7F80">
        <w:rPr>
          <w:lang w:val="pl-PL"/>
        </w:rPr>
        <w:fldChar w:fldCharType="separate"/>
      </w:r>
      <w:r w:rsidR="00C144FF">
        <w:rPr>
          <w:noProof/>
        </w:rPr>
        <w:t>2</w:t>
      </w:r>
      <w:r w:rsidR="001B7F80">
        <w:rPr>
          <w:lang w:val="pl-PL"/>
        </w:rPr>
        <w:fldChar w:fldCharType="end"/>
      </w:r>
      <w:r w:rsidR="001B7F80">
        <w:rPr>
          <w:lang w:val="pl-PL"/>
        </w:rPr>
        <w:t>]</w:t>
      </w:r>
      <w:r w:rsidRPr="00BC2573">
        <w:rPr>
          <w:lang w:val="pl-PL"/>
        </w:rPr>
        <w:t>. Pierwszym z nich jest zapewnienie użytkownikowi tego samego doświadczenia z aplikacją</w:t>
      </w:r>
      <w:r w:rsidR="00647305">
        <w:rPr>
          <w:lang w:val="pl-PL"/>
        </w:rPr>
        <w:t>,</w:t>
      </w:r>
      <w:r w:rsidRPr="00BC2573">
        <w:rPr>
          <w:lang w:val="pl-PL"/>
        </w:rPr>
        <w:t xml:space="preserve"> niezależnie od platformy</w:t>
      </w:r>
      <w:r w:rsidR="008565E9">
        <w:rPr>
          <w:lang w:val="pl-PL"/>
        </w:rPr>
        <w:t xml:space="preserve">, </w:t>
      </w:r>
      <w:r w:rsidRPr="00BC2573">
        <w:rPr>
          <w:lang w:val="pl-PL"/>
        </w:rPr>
        <w:t xml:space="preserve">z której korzysta. Interfejs aplikacji powinien być zbliżony pomiędzy platformami i intuicyjny. Drugim problemem jest zużycie zasobów i pobór energii. Pomimo, iż nowoczesne telefony posiadają znacznie więcej mocy niż kiedyś, dalej nie dorównują komputerom klasy PC pod względem dostępnej pamięci czy prędkości procesora. Trzecim z problemów jest utrzymywanie aplikacji. Mobilne systemy operacyjne są często uaktualniane, nierzadko bez wsparcia dla kompatybilności wstecznej. Aplikacje działające na starszych wersjach danego systemu nie muszą działać na nowszych. W jaki więc sposób utrzymywać i testować nowe wersje programu? Ostatnim z problemów jest duża różnorodność sprzętowa oraz systemów operacyjnych pomiędzy producentami współczesnych </w:t>
      </w:r>
      <w:proofErr w:type="spellStart"/>
      <w:r w:rsidRPr="00BC2573">
        <w:rPr>
          <w:lang w:val="pl-PL"/>
        </w:rPr>
        <w:t>smartfonów</w:t>
      </w:r>
      <w:proofErr w:type="spellEnd"/>
      <w:r w:rsidRPr="00BC2573">
        <w:rPr>
          <w:lang w:val="pl-PL"/>
        </w:rPr>
        <w:t>.</w:t>
      </w:r>
      <w:r w:rsidR="00356252" w:rsidRPr="00BC2573">
        <w:rPr>
          <w:lang w:val="pl-PL"/>
        </w:rPr>
        <w:t xml:space="preserve"> Każdy z nich korzysta z diametralnie innych technik tworzenia op</w:t>
      </w:r>
      <w:r w:rsidR="00C33463" w:rsidRPr="00BC2573">
        <w:rPr>
          <w:lang w:val="pl-PL"/>
        </w:rPr>
        <w:t>rogramowania, języków i praktyk.</w:t>
      </w:r>
    </w:p>
    <w:p w:rsidR="00356252" w:rsidRPr="00BC2573" w:rsidRDefault="00356252" w:rsidP="00356252">
      <w:pPr>
        <w:ind w:firstLine="432"/>
        <w:rPr>
          <w:lang w:val="pl-PL"/>
        </w:rPr>
      </w:pPr>
      <w:r w:rsidRPr="00BC2573">
        <w:rPr>
          <w:lang w:val="pl-PL"/>
        </w:rPr>
        <w:t xml:space="preserve">Rynek </w:t>
      </w:r>
      <w:proofErr w:type="spellStart"/>
      <w:r w:rsidRPr="00BC2573">
        <w:rPr>
          <w:lang w:val="pl-PL"/>
        </w:rPr>
        <w:t>smartfonów</w:t>
      </w:r>
      <w:proofErr w:type="spellEnd"/>
      <w:r w:rsidRPr="00BC2573">
        <w:rPr>
          <w:lang w:val="pl-PL"/>
        </w:rPr>
        <w:t xml:space="preserve"> dla naszych rozważań możemy uznać za podzielony na dwie grupy: tworzących urządzenia i dostarczających systemy operacyjne. Usługodawcy telefoniczni nie mają znaczenia dla naszych rozmyślań.</w:t>
      </w:r>
    </w:p>
    <w:p w:rsidR="00356252" w:rsidRPr="00BC2573" w:rsidRDefault="00356252" w:rsidP="00356252">
      <w:pPr>
        <w:ind w:firstLine="432"/>
        <w:rPr>
          <w:lang w:val="pl-PL"/>
        </w:rPr>
      </w:pPr>
      <w:r w:rsidRPr="00BC2573">
        <w:rPr>
          <w:lang w:val="pl-PL"/>
        </w:rPr>
        <w:t xml:space="preserve">Grupa odpowiedzialna za tworzenie urządzeń buduje i komponuje każde urządzenie z konkretnych podzespołów, a także konfiguruje telefon i przystosowuje go do korzystania z jednego systemu operacyjnego. Oczywistym jest, że każda z tych firm ma swoje ustalone </w:t>
      </w:r>
      <w:r w:rsidRPr="00BC2573">
        <w:rPr>
          <w:lang w:val="pl-PL"/>
        </w:rPr>
        <w:lastRenderedPageBreak/>
        <w:t xml:space="preserve">standardy, zasady i sposoby produkcji urządzeń. Grupa dostarczających systemy operacyjne odpowiedzialna jest za stworzenie </w:t>
      </w:r>
      <w:r w:rsidR="00D47D20" w:rsidRPr="00BC2573">
        <w:rPr>
          <w:lang w:val="pl-PL"/>
        </w:rPr>
        <w:t xml:space="preserve">połącznia pomiędzy użytkownikiem a leżącym pod spodem sprzętem. Na rynek ten składają się np. Apple z </w:t>
      </w:r>
      <w:proofErr w:type="spellStart"/>
      <w:r w:rsidR="00D47D20" w:rsidRPr="00BC2573">
        <w:rPr>
          <w:lang w:val="pl-PL"/>
        </w:rPr>
        <w:t>iOS</w:t>
      </w:r>
      <w:proofErr w:type="spellEnd"/>
      <w:r w:rsidR="00D47D20" w:rsidRPr="00BC2573">
        <w:rPr>
          <w:lang w:val="pl-PL"/>
        </w:rPr>
        <w:t xml:space="preserve">, Open </w:t>
      </w:r>
      <w:proofErr w:type="spellStart"/>
      <w:r w:rsidR="00D47D20" w:rsidRPr="00BC2573">
        <w:rPr>
          <w:lang w:val="pl-PL"/>
        </w:rPr>
        <w:t>Handset</w:t>
      </w:r>
      <w:proofErr w:type="spellEnd"/>
      <w:r w:rsidR="00D47D20" w:rsidRPr="00BC2573">
        <w:rPr>
          <w:lang w:val="pl-PL"/>
        </w:rPr>
        <w:t xml:space="preserve"> Alliance z Androidem, Microsoft z Windows Phone, RIM z </w:t>
      </w:r>
      <w:proofErr w:type="spellStart"/>
      <w:r w:rsidR="00D47D20" w:rsidRPr="00BC2573">
        <w:rPr>
          <w:lang w:val="pl-PL"/>
        </w:rPr>
        <w:t>BlackBerry</w:t>
      </w:r>
      <w:proofErr w:type="spellEnd"/>
      <w:r w:rsidR="00D47D20" w:rsidRPr="00BC2573">
        <w:rPr>
          <w:lang w:val="pl-PL"/>
        </w:rPr>
        <w:t xml:space="preserve">, Samsung z Bada czy też Nokia z </w:t>
      </w:r>
      <w:proofErr w:type="spellStart"/>
      <w:r w:rsidR="00D47D20" w:rsidRPr="00BC2573">
        <w:rPr>
          <w:lang w:val="pl-PL"/>
        </w:rPr>
        <w:t>Symbianem</w:t>
      </w:r>
      <w:proofErr w:type="spellEnd"/>
      <w:r w:rsidR="00D47D20" w:rsidRPr="00BC2573">
        <w:rPr>
          <w:lang w:val="pl-PL"/>
        </w:rPr>
        <w:t>. Aktualnie dwoma z najpopularniejszych systemów mobilnych są Android</w:t>
      </w:r>
      <w:r w:rsidR="00417F91">
        <w:rPr>
          <w:lang w:val="pl-PL"/>
        </w:rPr>
        <w:t xml:space="preserve"> i </w:t>
      </w:r>
      <w:proofErr w:type="spellStart"/>
      <w:r w:rsidR="00417F91">
        <w:rPr>
          <w:lang w:val="pl-PL"/>
        </w:rPr>
        <w:t>iOS</w:t>
      </w:r>
      <w:proofErr w:type="spellEnd"/>
      <w:r w:rsidR="001B7F80">
        <w:rPr>
          <w:lang w:val="pl-PL"/>
        </w:rPr>
        <w:t xml:space="preserve"> [3]</w:t>
      </w:r>
      <w:r w:rsidR="00D47D20" w:rsidRPr="00BC2573">
        <w:rPr>
          <w:lang w:val="pl-PL"/>
        </w:rPr>
        <w:t>. Niekompatybilność systemu dotyka przeciętnego tworzącego oprogramowanie bardziej niż niekompatybilność sprzętowa, jako że deweloper i tak nie posiada bezpośredniego dostępu do warstwy sprzętowej telefonu, a korzysta z API wystawionego przez tworzących system operacyjny.</w:t>
      </w:r>
      <w:r w:rsidR="00A1507C" w:rsidRPr="00BC2573">
        <w:rPr>
          <w:lang w:val="pl-PL"/>
        </w:rPr>
        <w:t xml:space="preserve"> W tabeli 1. przedstawiono kilka różnic </w:t>
      </w:r>
      <w:r w:rsidR="00D47D20" w:rsidRPr="00BC2573">
        <w:rPr>
          <w:lang w:val="pl-PL"/>
        </w:rPr>
        <w:t>pomiędzy najpopularniejszymi m</w:t>
      </w:r>
      <w:r w:rsidR="00A1507C" w:rsidRPr="00BC2573">
        <w:rPr>
          <w:lang w:val="pl-PL"/>
        </w:rPr>
        <w:t>obilnymi systemami operacyjnymi.</w:t>
      </w:r>
    </w:p>
    <w:p w:rsidR="00D47D20" w:rsidRPr="00BC2573" w:rsidRDefault="00D47D20" w:rsidP="00356252">
      <w:pPr>
        <w:ind w:firstLine="432"/>
        <w:rPr>
          <w:lang w:val="pl-PL"/>
        </w:rPr>
      </w:pPr>
    </w:p>
    <w:p w:rsidR="00A1507C" w:rsidRPr="00BC2573" w:rsidRDefault="00A1507C" w:rsidP="00A1507C">
      <w:pPr>
        <w:pStyle w:val="Legenda"/>
        <w:keepNext/>
        <w:rPr>
          <w:lang w:val="pl-PL"/>
        </w:rPr>
      </w:pPr>
      <w:r w:rsidRPr="00BC2573">
        <w:rPr>
          <w:lang w:val="pl-PL"/>
        </w:rPr>
        <w:t xml:space="preserve">Tabela </w:t>
      </w:r>
      <w:r w:rsidR="00EA5D5A" w:rsidRPr="00BC2573">
        <w:rPr>
          <w:lang w:val="pl-PL"/>
        </w:rPr>
        <w:fldChar w:fldCharType="begin"/>
      </w:r>
      <w:r w:rsidRPr="00BC2573">
        <w:rPr>
          <w:lang w:val="pl-PL"/>
        </w:rPr>
        <w:instrText xml:space="preserve"> SEQ Tabela \* ARABIC </w:instrText>
      </w:r>
      <w:r w:rsidR="00EA5D5A" w:rsidRPr="00BC2573">
        <w:rPr>
          <w:lang w:val="pl-PL"/>
        </w:rPr>
        <w:fldChar w:fldCharType="separate"/>
      </w:r>
      <w:r w:rsidR="00C144FF">
        <w:rPr>
          <w:noProof/>
          <w:lang w:val="pl-PL"/>
        </w:rPr>
        <w:t>1</w:t>
      </w:r>
      <w:r w:rsidR="00EA5D5A" w:rsidRPr="00BC2573">
        <w:rPr>
          <w:lang w:val="pl-PL"/>
        </w:rPr>
        <w:fldChar w:fldCharType="end"/>
      </w:r>
      <w:r w:rsidRPr="00BC2573">
        <w:rPr>
          <w:lang w:val="pl-PL"/>
        </w:rPr>
        <w:t>. Zestawienie różnych cech systemów mobilnych</w:t>
      </w:r>
      <w:r w:rsidR="00BD1AB9">
        <w:rPr>
          <w:lang w:val="pl-PL"/>
        </w:rPr>
        <w:t xml:space="preserve"> [</w:t>
      </w:r>
      <w:r w:rsidR="00BD1AB9">
        <w:rPr>
          <w:lang w:val="pl-PL"/>
        </w:rPr>
        <w:fldChar w:fldCharType="begin"/>
      </w:r>
      <w:r w:rsidR="00BD1AB9">
        <w:rPr>
          <w:lang w:val="pl-PL"/>
        </w:rPr>
        <w:instrText xml:space="preserve"> REF Per13 \h </w:instrText>
      </w:r>
      <w:r w:rsidR="00BD1AB9">
        <w:rPr>
          <w:lang w:val="pl-PL"/>
        </w:rPr>
      </w:r>
      <w:r w:rsidR="00BD1AB9">
        <w:rPr>
          <w:lang w:val="pl-PL"/>
        </w:rPr>
        <w:fldChar w:fldCharType="separate"/>
      </w:r>
      <w:r w:rsidR="00C144FF">
        <w:rPr>
          <w:noProof/>
        </w:rPr>
        <w:t>1</w:t>
      </w:r>
      <w:r w:rsidR="00BD1AB9">
        <w:rPr>
          <w:lang w:val="pl-PL"/>
        </w:rPr>
        <w:fldChar w:fldCharType="end"/>
      </w:r>
      <w:r w:rsidR="00BD1AB9">
        <w:rPr>
          <w:lang w:val="pl-PL"/>
        </w:rPr>
        <w:t>]</w:t>
      </w:r>
    </w:p>
    <w:tbl>
      <w:tblPr>
        <w:tblStyle w:val="Tabela-Siatka"/>
        <w:tblW w:w="0" w:type="auto"/>
        <w:tblLayout w:type="fixed"/>
        <w:tblLook w:val="04A0" w:firstRow="1" w:lastRow="0" w:firstColumn="1" w:lastColumn="0" w:noHBand="0" w:noVBand="1"/>
      </w:tblPr>
      <w:tblGrid>
        <w:gridCol w:w="1188"/>
        <w:gridCol w:w="990"/>
        <w:gridCol w:w="1289"/>
        <w:gridCol w:w="1225"/>
        <w:gridCol w:w="1266"/>
        <w:gridCol w:w="1080"/>
        <w:gridCol w:w="1080"/>
        <w:gridCol w:w="1500"/>
      </w:tblGrid>
      <w:tr w:rsidR="00405D92" w:rsidRPr="00BC2573" w:rsidTr="00A1507C">
        <w:tc>
          <w:tcPr>
            <w:tcW w:w="1188" w:type="dxa"/>
            <w:shd w:val="clear" w:color="auto" w:fill="548DD4" w:themeFill="text2" w:themeFillTint="99"/>
            <w:vAlign w:val="center"/>
          </w:tcPr>
          <w:p w:rsidR="00D47D20" w:rsidRPr="00BC2573" w:rsidRDefault="00A1507C" w:rsidP="00A1507C">
            <w:pPr>
              <w:jc w:val="center"/>
              <w:rPr>
                <w:sz w:val="20"/>
                <w:szCs w:val="20"/>
                <w:lang w:val="pl-PL"/>
              </w:rPr>
            </w:pPr>
            <w:r w:rsidRPr="00BC2573">
              <w:rPr>
                <w:sz w:val="20"/>
                <w:szCs w:val="20"/>
                <w:lang w:val="pl-PL"/>
              </w:rPr>
              <w:t>OS</w:t>
            </w:r>
          </w:p>
        </w:tc>
        <w:tc>
          <w:tcPr>
            <w:tcW w:w="990" w:type="dxa"/>
            <w:shd w:val="clear" w:color="auto" w:fill="548DD4" w:themeFill="text2" w:themeFillTint="99"/>
            <w:vAlign w:val="center"/>
          </w:tcPr>
          <w:p w:rsidR="00D47D20" w:rsidRPr="00BC2573" w:rsidRDefault="00AA658F" w:rsidP="00A1507C">
            <w:pPr>
              <w:jc w:val="center"/>
              <w:rPr>
                <w:sz w:val="20"/>
                <w:szCs w:val="20"/>
                <w:lang w:val="pl-PL"/>
              </w:rPr>
            </w:pPr>
            <w:r w:rsidRPr="00BC2573">
              <w:rPr>
                <w:sz w:val="20"/>
                <w:szCs w:val="20"/>
                <w:lang w:val="pl-PL"/>
              </w:rPr>
              <w:t>VM</w:t>
            </w:r>
          </w:p>
        </w:tc>
        <w:tc>
          <w:tcPr>
            <w:tcW w:w="1289" w:type="dxa"/>
            <w:shd w:val="clear" w:color="auto" w:fill="548DD4" w:themeFill="text2" w:themeFillTint="99"/>
            <w:vAlign w:val="center"/>
          </w:tcPr>
          <w:p w:rsidR="00D47D20" w:rsidRPr="00BC2573" w:rsidRDefault="00D47D20" w:rsidP="00A1507C">
            <w:pPr>
              <w:jc w:val="center"/>
              <w:rPr>
                <w:sz w:val="20"/>
                <w:szCs w:val="20"/>
                <w:lang w:val="pl-PL"/>
              </w:rPr>
            </w:pPr>
            <w:r w:rsidRPr="00BC2573">
              <w:rPr>
                <w:sz w:val="20"/>
                <w:szCs w:val="20"/>
                <w:lang w:val="pl-PL"/>
              </w:rPr>
              <w:t>Język</w:t>
            </w:r>
          </w:p>
        </w:tc>
        <w:tc>
          <w:tcPr>
            <w:tcW w:w="1225" w:type="dxa"/>
            <w:shd w:val="clear" w:color="auto" w:fill="548DD4" w:themeFill="text2" w:themeFillTint="99"/>
            <w:vAlign w:val="center"/>
          </w:tcPr>
          <w:p w:rsidR="00D47D20" w:rsidRPr="00BC2573" w:rsidRDefault="00A1507C" w:rsidP="00A1507C">
            <w:pPr>
              <w:jc w:val="center"/>
              <w:rPr>
                <w:sz w:val="20"/>
                <w:szCs w:val="20"/>
                <w:lang w:val="pl-PL"/>
              </w:rPr>
            </w:pPr>
            <w:r w:rsidRPr="00BC2573">
              <w:rPr>
                <w:sz w:val="20"/>
                <w:szCs w:val="20"/>
                <w:lang w:val="pl-PL"/>
              </w:rPr>
              <w:t>GUI</w:t>
            </w:r>
          </w:p>
        </w:tc>
        <w:tc>
          <w:tcPr>
            <w:tcW w:w="1266" w:type="dxa"/>
            <w:shd w:val="clear" w:color="auto" w:fill="548DD4" w:themeFill="text2" w:themeFillTint="99"/>
            <w:vAlign w:val="center"/>
          </w:tcPr>
          <w:p w:rsidR="00D47D20" w:rsidRPr="00BC2573" w:rsidRDefault="00A1507C" w:rsidP="00A1507C">
            <w:pPr>
              <w:jc w:val="center"/>
              <w:rPr>
                <w:sz w:val="20"/>
                <w:szCs w:val="20"/>
                <w:lang w:val="pl-PL"/>
              </w:rPr>
            </w:pPr>
            <w:r w:rsidRPr="00BC2573">
              <w:rPr>
                <w:sz w:val="20"/>
                <w:szCs w:val="20"/>
                <w:lang w:val="pl-PL"/>
              </w:rPr>
              <w:t>Pamięć</w:t>
            </w:r>
          </w:p>
        </w:tc>
        <w:tc>
          <w:tcPr>
            <w:tcW w:w="1080" w:type="dxa"/>
            <w:shd w:val="clear" w:color="auto" w:fill="548DD4" w:themeFill="text2" w:themeFillTint="99"/>
            <w:vAlign w:val="center"/>
          </w:tcPr>
          <w:p w:rsidR="00D47D20" w:rsidRPr="00BC2573" w:rsidRDefault="00D47D20" w:rsidP="00A1507C">
            <w:pPr>
              <w:jc w:val="center"/>
              <w:rPr>
                <w:sz w:val="20"/>
                <w:szCs w:val="20"/>
                <w:lang w:val="pl-PL"/>
              </w:rPr>
            </w:pPr>
            <w:r w:rsidRPr="00BC2573">
              <w:rPr>
                <w:sz w:val="20"/>
                <w:szCs w:val="20"/>
                <w:lang w:val="pl-PL"/>
              </w:rPr>
              <w:t>IDE</w:t>
            </w:r>
          </w:p>
        </w:tc>
        <w:tc>
          <w:tcPr>
            <w:tcW w:w="1080" w:type="dxa"/>
            <w:shd w:val="clear" w:color="auto" w:fill="548DD4" w:themeFill="text2" w:themeFillTint="99"/>
            <w:vAlign w:val="center"/>
          </w:tcPr>
          <w:p w:rsidR="00D47D20" w:rsidRPr="00BC2573" w:rsidRDefault="00AA658F" w:rsidP="00A1507C">
            <w:pPr>
              <w:jc w:val="center"/>
              <w:rPr>
                <w:sz w:val="20"/>
                <w:szCs w:val="20"/>
                <w:lang w:val="pl-PL"/>
              </w:rPr>
            </w:pPr>
            <w:r w:rsidRPr="00BC2573">
              <w:rPr>
                <w:sz w:val="20"/>
                <w:szCs w:val="20"/>
                <w:lang w:val="pl-PL"/>
              </w:rPr>
              <w:t>Platformy</w:t>
            </w:r>
          </w:p>
        </w:tc>
        <w:tc>
          <w:tcPr>
            <w:tcW w:w="1500" w:type="dxa"/>
            <w:shd w:val="clear" w:color="auto" w:fill="548DD4" w:themeFill="text2" w:themeFillTint="99"/>
            <w:vAlign w:val="center"/>
          </w:tcPr>
          <w:p w:rsidR="00D47D20" w:rsidRPr="00BC2573" w:rsidRDefault="00AA658F" w:rsidP="00A1507C">
            <w:pPr>
              <w:jc w:val="center"/>
              <w:rPr>
                <w:sz w:val="20"/>
                <w:szCs w:val="20"/>
                <w:lang w:val="pl-PL"/>
              </w:rPr>
            </w:pPr>
            <w:r w:rsidRPr="00BC2573">
              <w:rPr>
                <w:sz w:val="20"/>
                <w:szCs w:val="20"/>
                <w:lang w:val="pl-PL"/>
              </w:rPr>
              <w:t>U</w:t>
            </w:r>
            <w:r w:rsidR="00405D92" w:rsidRPr="00BC2573">
              <w:rPr>
                <w:sz w:val="20"/>
                <w:szCs w:val="20"/>
                <w:lang w:val="pl-PL"/>
              </w:rPr>
              <w:t>rządzenia</w:t>
            </w:r>
          </w:p>
        </w:tc>
      </w:tr>
      <w:tr w:rsidR="00405D92" w:rsidRPr="00BC2573" w:rsidTr="00A1507C">
        <w:tc>
          <w:tcPr>
            <w:tcW w:w="1188" w:type="dxa"/>
            <w:shd w:val="clear" w:color="auto" w:fill="C6D9F1" w:themeFill="text2" w:themeFillTint="33"/>
            <w:vAlign w:val="center"/>
          </w:tcPr>
          <w:p w:rsidR="00D47D20" w:rsidRPr="00BC2573" w:rsidRDefault="00405D92" w:rsidP="00A1507C">
            <w:pPr>
              <w:jc w:val="center"/>
              <w:rPr>
                <w:sz w:val="20"/>
                <w:szCs w:val="20"/>
                <w:lang w:val="pl-PL"/>
              </w:rPr>
            </w:pPr>
            <w:proofErr w:type="spellStart"/>
            <w:r w:rsidRPr="00BC2573">
              <w:rPr>
                <w:sz w:val="20"/>
                <w:szCs w:val="20"/>
                <w:lang w:val="pl-PL"/>
              </w:rPr>
              <w:t>iOS</w:t>
            </w:r>
            <w:proofErr w:type="spellEnd"/>
          </w:p>
        </w:tc>
        <w:tc>
          <w:tcPr>
            <w:tcW w:w="990" w:type="dxa"/>
            <w:shd w:val="clear" w:color="auto" w:fill="C6D9F1" w:themeFill="text2" w:themeFillTint="33"/>
            <w:vAlign w:val="center"/>
          </w:tcPr>
          <w:p w:rsidR="00D47D20" w:rsidRPr="00BC2573" w:rsidRDefault="00405D92" w:rsidP="00A1507C">
            <w:pPr>
              <w:jc w:val="center"/>
              <w:rPr>
                <w:sz w:val="20"/>
                <w:szCs w:val="20"/>
                <w:lang w:val="pl-PL"/>
              </w:rPr>
            </w:pPr>
            <w:r w:rsidRPr="00BC2573">
              <w:rPr>
                <w:sz w:val="20"/>
                <w:szCs w:val="20"/>
                <w:lang w:val="pl-PL"/>
              </w:rPr>
              <w:t>Brak</w:t>
            </w:r>
          </w:p>
        </w:tc>
        <w:tc>
          <w:tcPr>
            <w:tcW w:w="1289" w:type="dxa"/>
            <w:shd w:val="clear" w:color="auto" w:fill="C6D9F1" w:themeFill="text2" w:themeFillTint="33"/>
            <w:vAlign w:val="center"/>
          </w:tcPr>
          <w:p w:rsidR="00D47D20" w:rsidRPr="00BC2573" w:rsidRDefault="00405D92" w:rsidP="00A1507C">
            <w:pPr>
              <w:jc w:val="center"/>
              <w:rPr>
                <w:sz w:val="20"/>
                <w:szCs w:val="20"/>
                <w:lang w:val="pl-PL"/>
              </w:rPr>
            </w:pPr>
            <w:proofErr w:type="spellStart"/>
            <w:r w:rsidRPr="00BC2573">
              <w:rPr>
                <w:sz w:val="20"/>
                <w:szCs w:val="20"/>
                <w:lang w:val="pl-PL"/>
              </w:rPr>
              <w:t>Objective</w:t>
            </w:r>
            <w:proofErr w:type="spellEnd"/>
            <w:r w:rsidRPr="00BC2573">
              <w:rPr>
                <w:sz w:val="20"/>
                <w:szCs w:val="20"/>
                <w:lang w:val="pl-PL"/>
              </w:rPr>
              <w:t>-C</w:t>
            </w:r>
          </w:p>
        </w:tc>
        <w:tc>
          <w:tcPr>
            <w:tcW w:w="1225" w:type="dxa"/>
            <w:shd w:val="clear" w:color="auto" w:fill="C6D9F1" w:themeFill="text2" w:themeFillTint="33"/>
            <w:vAlign w:val="center"/>
          </w:tcPr>
          <w:p w:rsidR="00D47D20" w:rsidRPr="00BC2573" w:rsidRDefault="00405D92" w:rsidP="00A1507C">
            <w:pPr>
              <w:jc w:val="center"/>
              <w:rPr>
                <w:sz w:val="20"/>
                <w:szCs w:val="20"/>
                <w:lang w:val="pl-PL"/>
              </w:rPr>
            </w:pPr>
            <w:proofErr w:type="spellStart"/>
            <w:r w:rsidRPr="00BC2573">
              <w:rPr>
                <w:sz w:val="20"/>
                <w:szCs w:val="20"/>
                <w:lang w:val="pl-PL"/>
              </w:rPr>
              <w:t>Cocoa</w:t>
            </w:r>
            <w:proofErr w:type="spellEnd"/>
            <w:r w:rsidRPr="00BC2573">
              <w:rPr>
                <w:sz w:val="20"/>
                <w:szCs w:val="20"/>
                <w:lang w:val="pl-PL"/>
              </w:rPr>
              <w:t xml:space="preserve"> </w:t>
            </w:r>
            <w:proofErr w:type="spellStart"/>
            <w:r w:rsidRPr="00BC2573">
              <w:rPr>
                <w:sz w:val="20"/>
                <w:szCs w:val="20"/>
                <w:lang w:val="pl-PL"/>
              </w:rPr>
              <w:t>touch</w:t>
            </w:r>
            <w:proofErr w:type="spellEnd"/>
          </w:p>
        </w:tc>
        <w:tc>
          <w:tcPr>
            <w:tcW w:w="1266" w:type="dxa"/>
            <w:shd w:val="clear" w:color="auto" w:fill="C6D9F1" w:themeFill="text2" w:themeFillTint="33"/>
            <w:vAlign w:val="center"/>
          </w:tcPr>
          <w:p w:rsidR="00D47D20" w:rsidRPr="00BC2573" w:rsidRDefault="00A1507C" w:rsidP="00A1507C">
            <w:pPr>
              <w:jc w:val="center"/>
              <w:rPr>
                <w:sz w:val="20"/>
                <w:szCs w:val="20"/>
                <w:lang w:val="pl-PL"/>
              </w:rPr>
            </w:pPr>
            <w:r w:rsidRPr="00BC2573">
              <w:rPr>
                <w:sz w:val="20"/>
                <w:szCs w:val="20"/>
                <w:lang w:val="pl-PL"/>
              </w:rPr>
              <w:t xml:space="preserve">Ref. </w:t>
            </w:r>
            <w:proofErr w:type="spellStart"/>
            <w:r w:rsidRPr="00BC2573">
              <w:rPr>
                <w:sz w:val="20"/>
                <w:szCs w:val="20"/>
                <w:lang w:val="pl-PL"/>
              </w:rPr>
              <w:t>count</w:t>
            </w:r>
            <w:proofErr w:type="spellEnd"/>
            <w:r w:rsidRPr="00BC2573">
              <w:rPr>
                <w:sz w:val="20"/>
                <w:szCs w:val="20"/>
                <w:lang w:val="pl-PL"/>
              </w:rPr>
              <w:t>.</w:t>
            </w:r>
          </w:p>
        </w:tc>
        <w:tc>
          <w:tcPr>
            <w:tcW w:w="1080" w:type="dxa"/>
            <w:shd w:val="clear" w:color="auto" w:fill="C6D9F1" w:themeFill="text2" w:themeFillTint="33"/>
            <w:vAlign w:val="center"/>
          </w:tcPr>
          <w:p w:rsidR="00D47D20" w:rsidRPr="00BC2573" w:rsidRDefault="00405D92" w:rsidP="00A1507C">
            <w:pPr>
              <w:jc w:val="center"/>
              <w:rPr>
                <w:sz w:val="20"/>
                <w:szCs w:val="20"/>
                <w:lang w:val="pl-PL"/>
              </w:rPr>
            </w:pPr>
            <w:proofErr w:type="spellStart"/>
            <w:r w:rsidRPr="00BC2573">
              <w:rPr>
                <w:sz w:val="20"/>
                <w:szCs w:val="20"/>
                <w:lang w:val="pl-PL"/>
              </w:rPr>
              <w:t>XCode</w:t>
            </w:r>
            <w:proofErr w:type="spellEnd"/>
          </w:p>
        </w:tc>
        <w:tc>
          <w:tcPr>
            <w:tcW w:w="1080" w:type="dxa"/>
            <w:shd w:val="clear" w:color="auto" w:fill="C6D9F1" w:themeFill="text2" w:themeFillTint="33"/>
            <w:vAlign w:val="center"/>
          </w:tcPr>
          <w:p w:rsidR="00D47D20" w:rsidRPr="00BC2573" w:rsidRDefault="00405D92" w:rsidP="00A1507C">
            <w:pPr>
              <w:jc w:val="center"/>
              <w:rPr>
                <w:sz w:val="20"/>
                <w:szCs w:val="20"/>
                <w:lang w:val="pl-PL"/>
              </w:rPr>
            </w:pPr>
            <w:r w:rsidRPr="00BC2573">
              <w:rPr>
                <w:sz w:val="20"/>
                <w:szCs w:val="20"/>
                <w:lang w:val="pl-PL"/>
              </w:rPr>
              <w:t>Os X</w:t>
            </w:r>
          </w:p>
        </w:tc>
        <w:tc>
          <w:tcPr>
            <w:tcW w:w="1500" w:type="dxa"/>
            <w:shd w:val="clear" w:color="auto" w:fill="C6D9F1" w:themeFill="text2" w:themeFillTint="33"/>
            <w:vAlign w:val="center"/>
          </w:tcPr>
          <w:p w:rsidR="00D47D20" w:rsidRPr="00BC2573" w:rsidRDefault="00000406" w:rsidP="00A1507C">
            <w:pPr>
              <w:jc w:val="center"/>
              <w:rPr>
                <w:sz w:val="20"/>
                <w:szCs w:val="20"/>
                <w:lang w:val="pl-PL"/>
              </w:rPr>
            </w:pPr>
            <w:r>
              <w:rPr>
                <w:sz w:val="20"/>
                <w:szCs w:val="20"/>
                <w:lang w:val="pl-PL"/>
              </w:rPr>
              <w:t>h</w:t>
            </w:r>
            <w:r w:rsidR="00405D92" w:rsidRPr="00BC2573">
              <w:rPr>
                <w:sz w:val="20"/>
                <w:szCs w:val="20"/>
                <w:lang w:val="pl-PL"/>
              </w:rPr>
              <w:t>omogeniczne</w:t>
            </w:r>
          </w:p>
        </w:tc>
      </w:tr>
      <w:tr w:rsidR="00405D92" w:rsidRPr="00BC2573" w:rsidTr="00A1507C">
        <w:tc>
          <w:tcPr>
            <w:tcW w:w="1188" w:type="dxa"/>
            <w:shd w:val="clear" w:color="auto" w:fill="DAEEF3" w:themeFill="accent5" w:themeFillTint="33"/>
            <w:vAlign w:val="center"/>
          </w:tcPr>
          <w:p w:rsidR="00D47D20" w:rsidRPr="00BC2573" w:rsidRDefault="00405D92" w:rsidP="00A1507C">
            <w:pPr>
              <w:jc w:val="center"/>
              <w:rPr>
                <w:sz w:val="20"/>
                <w:szCs w:val="20"/>
                <w:lang w:val="pl-PL"/>
              </w:rPr>
            </w:pPr>
            <w:r w:rsidRPr="00BC2573">
              <w:rPr>
                <w:sz w:val="20"/>
                <w:szCs w:val="20"/>
                <w:lang w:val="pl-PL"/>
              </w:rPr>
              <w:t>Android</w:t>
            </w:r>
          </w:p>
        </w:tc>
        <w:tc>
          <w:tcPr>
            <w:tcW w:w="990" w:type="dxa"/>
            <w:shd w:val="clear" w:color="auto" w:fill="DAEEF3" w:themeFill="accent5" w:themeFillTint="33"/>
            <w:vAlign w:val="center"/>
          </w:tcPr>
          <w:p w:rsidR="00D47D20" w:rsidRPr="00BC2573" w:rsidRDefault="00A1507C" w:rsidP="00A1507C">
            <w:pPr>
              <w:jc w:val="center"/>
              <w:rPr>
                <w:sz w:val="20"/>
                <w:szCs w:val="20"/>
                <w:lang w:val="pl-PL"/>
              </w:rPr>
            </w:pPr>
            <w:proofErr w:type="spellStart"/>
            <w:r w:rsidRPr="00BC2573">
              <w:rPr>
                <w:sz w:val="20"/>
                <w:szCs w:val="20"/>
                <w:lang w:val="pl-PL"/>
              </w:rPr>
              <w:t>Dalvik</w:t>
            </w:r>
            <w:proofErr w:type="spellEnd"/>
          </w:p>
        </w:tc>
        <w:tc>
          <w:tcPr>
            <w:tcW w:w="1289" w:type="dxa"/>
            <w:shd w:val="clear" w:color="auto" w:fill="DAEEF3" w:themeFill="accent5" w:themeFillTint="33"/>
            <w:vAlign w:val="center"/>
          </w:tcPr>
          <w:p w:rsidR="00D47D20" w:rsidRPr="00BC2573" w:rsidRDefault="00405D92" w:rsidP="00A1507C">
            <w:pPr>
              <w:jc w:val="center"/>
              <w:rPr>
                <w:sz w:val="20"/>
                <w:szCs w:val="20"/>
                <w:lang w:val="pl-PL"/>
              </w:rPr>
            </w:pPr>
            <w:r w:rsidRPr="00BC2573">
              <w:rPr>
                <w:sz w:val="20"/>
                <w:szCs w:val="20"/>
                <w:lang w:val="pl-PL"/>
              </w:rPr>
              <w:t>Java</w:t>
            </w:r>
          </w:p>
        </w:tc>
        <w:tc>
          <w:tcPr>
            <w:tcW w:w="1225" w:type="dxa"/>
            <w:shd w:val="clear" w:color="auto" w:fill="DAEEF3" w:themeFill="accent5" w:themeFillTint="33"/>
            <w:vAlign w:val="center"/>
          </w:tcPr>
          <w:p w:rsidR="00D47D20" w:rsidRPr="00BC2573" w:rsidRDefault="00405D92" w:rsidP="00A1507C">
            <w:pPr>
              <w:jc w:val="center"/>
              <w:rPr>
                <w:sz w:val="20"/>
                <w:szCs w:val="20"/>
                <w:lang w:val="pl-PL"/>
              </w:rPr>
            </w:pPr>
            <w:r w:rsidRPr="00BC2573">
              <w:rPr>
                <w:sz w:val="20"/>
                <w:szCs w:val="20"/>
                <w:lang w:val="pl-PL"/>
              </w:rPr>
              <w:t>Pliki XML</w:t>
            </w:r>
          </w:p>
        </w:tc>
        <w:tc>
          <w:tcPr>
            <w:tcW w:w="1266" w:type="dxa"/>
            <w:shd w:val="clear" w:color="auto" w:fill="DAEEF3" w:themeFill="accent5" w:themeFillTint="33"/>
            <w:vAlign w:val="center"/>
          </w:tcPr>
          <w:p w:rsidR="00D47D20" w:rsidRPr="00BC2573" w:rsidRDefault="00AA658F" w:rsidP="00A1507C">
            <w:pPr>
              <w:jc w:val="center"/>
              <w:rPr>
                <w:sz w:val="20"/>
                <w:szCs w:val="20"/>
                <w:lang w:val="pl-PL"/>
              </w:rPr>
            </w:pPr>
            <w:r w:rsidRPr="00BC2573">
              <w:rPr>
                <w:sz w:val="20"/>
                <w:szCs w:val="20"/>
                <w:lang w:val="pl-PL"/>
              </w:rPr>
              <w:t>GC</w:t>
            </w:r>
          </w:p>
        </w:tc>
        <w:tc>
          <w:tcPr>
            <w:tcW w:w="1080" w:type="dxa"/>
            <w:shd w:val="clear" w:color="auto" w:fill="DAEEF3" w:themeFill="accent5" w:themeFillTint="33"/>
            <w:vAlign w:val="center"/>
          </w:tcPr>
          <w:p w:rsidR="00D47D20" w:rsidRPr="00BC2573" w:rsidRDefault="00405D92" w:rsidP="00A1507C">
            <w:pPr>
              <w:jc w:val="center"/>
              <w:rPr>
                <w:sz w:val="20"/>
                <w:szCs w:val="20"/>
                <w:lang w:val="pl-PL"/>
              </w:rPr>
            </w:pPr>
            <w:proofErr w:type="spellStart"/>
            <w:r w:rsidRPr="00BC2573">
              <w:rPr>
                <w:sz w:val="20"/>
                <w:szCs w:val="20"/>
                <w:lang w:val="pl-PL"/>
              </w:rPr>
              <w:t>Eclipse</w:t>
            </w:r>
            <w:proofErr w:type="spellEnd"/>
          </w:p>
        </w:tc>
        <w:tc>
          <w:tcPr>
            <w:tcW w:w="1080" w:type="dxa"/>
            <w:shd w:val="clear" w:color="auto" w:fill="DAEEF3" w:themeFill="accent5" w:themeFillTint="33"/>
            <w:vAlign w:val="center"/>
          </w:tcPr>
          <w:p w:rsidR="00D47D20" w:rsidRPr="00BC2573" w:rsidRDefault="00AA658F" w:rsidP="00A1507C">
            <w:pPr>
              <w:jc w:val="center"/>
              <w:rPr>
                <w:sz w:val="20"/>
                <w:szCs w:val="20"/>
                <w:lang w:val="pl-PL"/>
              </w:rPr>
            </w:pPr>
            <w:r w:rsidRPr="00BC2573">
              <w:rPr>
                <w:sz w:val="20"/>
                <w:szCs w:val="20"/>
                <w:lang w:val="pl-PL"/>
              </w:rPr>
              <w:t>Wiele</w:t>
            </w:r>
          </w:p>
        </w:tc>
        <w:tc>
          <w:tcPr>
            <w:tcW w:w="1500" w:type="dxa"/>
            <w:shd w:val="clear" w:color="auto" w:fill="DAEEF3" w:themeFill="accent5" w:themeFillTint="33"/>
            <w:vAlign w:val="center"/>
          </w:tcPr>
          <w:p w:rsidR="00D47D20" w:rsidRPr="00BC2573" w:rsidRDefault="00000406" w:rsidP="00A1507C">
            <w:pPr>
              <w:jc w:val="center"/>
              <w:rPr>
                <w:sz w:val="20"/>
                <w:szCs w:val="20"/>
                <w:lang w:val="pl-PL"/>
              </w:rPr>
            </w:pPr>
            <w:r>
              <w:rPr>
                <w:sz w:val="20"/>
                <w:szCs w:val="20"/>
                <w:lang w:val="pl-PL"/>
              </w:rPr>
              <w:t>h</w:t>
            </w:r>
            <w:r w:rsidR="00405D92" w:rsidRPr="00BC2573">
              <w:rPr>
                <w:sz w:val="20"/>
                <w:szCs w:val="20"/>
                <w:lang w:val="pl-PL"/>
              </w:rPr>
              <w:t>eterogeniczne</w:t>
            </w:r>
          </w:p>
        </w:tc>
      </w:tr>
      <w:tr w:rsidR="00405D92" w:rsidRPr="00BC2573" w:rsidTr="00A1507C">
        <w:tc>
          <w:tcPr>
            <w:tcW w:w="1188" w:type="dxa"/>
            <w:shd w:val="clear" w:color="auto" w:fill="C6D9F1" w:themeFill="text2" w:themeFillTint="33"/>
            <w:vAlign w:val="center"/>
          </w:tcPr>
          <w:p w:rsidR="00D47D20" w:rsidRPr="00BC2573" w:rsidRDefault="00202062" w:rsidP="00A1507C">
            <w:pPr>
              <w:jc w:val="center"/>
              <w:rPr>
                <w:sz w:val="20"/>
                <w:szCs w:val="20"/>
                <w:lang w:val="pl-PL"/>
              </w:rPr>
            </w:pPr>
            <w:r w:rsidRPr="00BC2573">
              <w:rPr>
                <w:sz w:val="20"/>
                <w:szCs w:val="20"/>
                <w:lang w:val="pl-PL"/>
              </w:rPr>
              <w:t>Windows Phone 8</w:t>
            </w:r>
          </w:p>
        </w:tc>
        <w:tc>
          <w:tcPr>
            <w:tcW w:w="990" w:type="dxa"/>
            <w:shd w:val="clear" w:color="auto" w:fill="C6D9F1" w:themeFill="text2" w:themeFillTint="33"/>
            <w:vAlign w:val="center"/>
          </w:tcPr>
          <w:p w:rsidR="00D47D20" w:rsidRPr="00BC2573" w:rsidRDefault="00405D92" w:rsidP="00A1507C">
            <w:pPr>
              <w:jc w:val="center"/>
              <w:rPr>
                <w:sz w:val="20"/>
                <w:szCs w:val="20"/>
                <w:lang w:val="pl-PL"/>
              </w:rPr>
            </w:pPr>
            <w:r w:rsidRPr="00BC2573">
              <w:rPr>
                <w:sz w:val="20"/>
                <w:szCs w:val="20"/>
                <w:lang w:val="pl-PL"/>
              </w:rPr>
              <w:t>CLR</w:t>
            </w:r>
          </w:p>
        </w:tc>
        <w:tc>
          <w:tcPr>
            <w:tcW w:w="1289" w:type="dxa"/>
            <w:shd w:val="clear" w:color="auto" w:fill="C6D9F1" w:themeFill="text2" w:themeFillTint="33"/>
            <w:vAlign w:val="center"/>
          </w:tcPr>
          <w:p w:rsidR="00D47D20" w:rsidRPr="00BC2573" w:rsidRDefault="00405D92" w:rsidP="00A1507C">
            <w:pPr>
              <w:jc w:val="center"/>
              <w:rPr>
                <w:sz w:val="20"/>
                <w:szCs w:val="20"/>
                <w:lang w:val="pl-PL"/>
              </w:rPr>
            </w:pPr>
            <w:proofErr w:type="gramStart"/>
            <w:r w:rsidRPr="00BC2573">
              <w:rPr>
                <w:sz w:val="20"/>
                <w:szCs w:val="20"/>
                <w:lang w:val="pl-PL"/>
              </w:rPr>
              <w:t>C# + .</w:t>
            </w:r>
            <w:proofErr w:type="gramEnd"/>
            <w:r w:rsidRPr="00BC2573">
              <w:rPr>
                <w:sz w:val="20"/>
                <w:szCs w:val="20"/>
                <w:lang w:val="pl-PL"/>
              </w:rPr>
              <w:t>NET</w:t>
            </w:r>
          </w:p>
        </w:tc>
        <w:tc>
          <w:tcPr>
            <w:tcW w:w="1225" w:type="dxa"/>
            <w:shd w:val="clear" w:color="auto" w:fill="C6D9F1" w:themeFill="text2" w:themeFillTint="33"/>
            <w:vAlign w:val="center"/>
          </w:tcPr>
          <w:p w:rsidR="00D47D20" w:rsidRPr="00BC2573" w:rsidRDefault="00405D92" w:rsidP="00A1507C">
            <w:pPr>
              <w:jc w:val="center"/>
              <w:rPr>
                <w:sz w:val="20"/>
                <w:szCs w:val="20"/>
                <w:lang w:val="pl-PL"/>
              </w:rPr>
            </w:pPr>
            <w:r w:rsidRPr="00BC2573">
              <w:rPr>
                <w:sz w:val="20"/>
                <w:szCs w:val="20"/>
                <w:lang w:val="pl-PL"/>
              </w:rPr>
              <w:t>Pliki XAML</w:t>
            </w:r>
          </w:p>
        </w:tc>
        <w:tc>
          <w:tcPr>
            <w:tcW w:w="1266" w:type="dxa"/>
            <w:shd w:val="clear" w:color="auto" w:fill="C6D9F1" w:themeFill="text2" w:themeFillTint="33"/>
            <w:vAlign w:val="center"/>
          </w:tcPr>
          <w:p w:rsidR="00D47D20" w:rsidRPr="00BC2573" w:rsidRDefault="00AA658F" w:rsidP="00A1507C">
            <w:pPr>
              <w:jc w:val="center"/>
              <w:rPr>
                <w:sz w:val="20"/>
                <w:szCs w:val="20"/>
                <w:lang w:val="pl-PL"/>
              </w:rPr>
            </w:pPr>
            <w:r w:rsidRPr="00BC2573">
              <w:rPr>
                <w:sz w:val="20"/>
                <w:szCs w:val="20"/>
                <w:lang w:val="pl-PL"/>
              </w:rPr>
              <w:t>GC</w:t>
            </w:r>
          </w:p>
        </w:tc>
        <w:tc>
          <w:tcPr>
            <w:tcW w:w="1080" w:type="dxa"/>
            <w:shd w:val="clear" w:color="auto" w:fill="C6D9F1" w:themeFill="text2" w:themeFillTint="33"/>
            <w:vAlign w:val="center"/>
          </w:tcPr>
          <w:p w:rsidR="00D47D20" w:rsidRPr="00BC2573" w:rsidRDefault="00405D92" w:rsidP="00A1507C">
            <w:pPr>
              <w:jc w:val="center"/>
              <w:rPr>
                <w:sz w:val="20"/>
                <w:szCs w:val="20"/>
                <w:lang w:val="pl-PL"/>
              </w:rPr>
            </w:pPr>
            <w:r w:rsidRPr="00BC2573">
              <w:rPr>
                <w:sz w:val="20"/>
                <w:szCs w:val="20"/>
                <w:lang w:val="pl-PL"/>
              </w:rPr>
              <w:t>Visual Studio</w:t>
            </w:r>
          </w:p>
        </w:tc>
        <w:tc>
          <w:tcPr>
            <w:tcW w:w="1080" w:type="dxa"/>
            <w:shd w:val="clear" w:color="auto" w:fill="C6D9F1" w:themeFill="text2" w:themeFillTint="33"/>
            <w:vAlign w:val="center"/>
          </w:tcPr>
          <w:p w:rsidR="00D47D20" w:rsidRPr="00BC2573" w:rsidRDefault="00AA658F" w:rsidP="00A1507C">
            <w:pPr>
              <w:jc w:val="center"/>
              <w:rPr>
                <w:sz w:val="20"/>
                <w:szCs w:val="20"/>
                <w:lang w:val="pl-PL"/>
              </w:rPr>
            </w:pPr>
            <w:r w:rsidRPr="00BC2573">
              <w:rPr>
                <w:sz w:val="20"/>
                <w:szCs w:val="20"/>
                <w:lang w:val="pl-PL"/>
              </w:rPr>
              <w:t>Windows</w:t>
            </w:r>
          </w:p>
        </w:tc>
        <w:tc>
          <w:tcPr>
            <w:tcW w:w="1500" w:type="dxa"/>
            <w:shd w:val="clear" w:color="auto" w:fill="C6D9F1" w:themeFill="text2" w:themeFillTint="33"/>
            <w:vAlign w:val="center"/>
          </w:tcPr>
          <w:p w:rsidR="00D47D20" w:rsidRPr="00BC2573" w:rsidRDefault="00000406" w:rsidP="00A1507C">
            <w:pPr>
              <w:jc w:val="center"/>
              <w:rPr>
                <w:sz w:val="20"/>
                <w:szCs w:val="20"/>
                <w:lang w:val="pl-PL"/>
              </w:rPr>
            </w:pPr>
            <w:r>
              <w:rPr>
                <w:sz w:val="20"/>
                <w:szCs w:val="20"/>
                <w:lang w:val="pl-PL"/>
              </w:rPr>
              <w:t>h</w:t>
            </w:r>
            <w:r w:rsidR="00405D92" w:rsidRPr="00BC2573">
              <w:rPr>
                <w:sz w:val="20"/>
                <w:szCs w:val="20"/>
                <w:lang w:val="pl-PL"/>
              </w:rPr>
              <w:t>omogeniczne</w:t>
            </w:r>
          </w:p>
        </w:tc>
      </w:tr>
      <w:tr w:rsidR="00405D92" w:rsidRPr="00BC2573" w:rsidTr="00A1507C">
        <w:tc>
          <w:tcPr>
            <w:tcW w:w="1188" w:type="dxa"/>
            <w:shd w:val="clear" w:color="auto" w:fill="DAEEF3" w:themeFill="accent5" w:themeFillTint="33"/>
            <w:vAlign w:val="center"/>
          </w:tcPr>
          <w:p w:rsidR="00D47D20" w:rsidRPr="00BC2573" w:rsidRDefault="00405D92" w:rsidP="00A1507C">
            <w:pPr>
              <w:jc w:val="center"/>
              <w:rPr>
                <w:sz w:val="20"/>
                <w:szCs w:val="20"/>
                <w:lang w:val="pl-PL"/>
              </w:rPr>
            </w:pPr>
            <w:proofErr w:type="spellStart"/>
            <w:r w:rsidRPr="00BC2573">
              <w:rPr>
                <w:sz w:val="20"/>
                <w:szCs w:val="20"/>
                <w:lang w:val="pl-PL"/>
              </w:rPr>
              <w:t>Blac</w:t>
            </w:r>
            <w:r w:rsidR="00A1507C" w:rsidRPr="00BC2573">
              <w:rPr>
                <w:sz w:val="20"/>
                <w:szCs w:val="20"/>
                <w:lang w:val="pl-PL"/>
              </w:rPr>
              <w:t>kBerry</w:t>
            </w:r>
            <w:proofErr w:type="spellEnd"/>
          </w:p>
        </w:tc>
        <w:tc>
          <w:tcPr>
            <w:tcW w:w="990" w:type="dxa"/>
            <w:shd w:val="clear" w:color="auto" w:fill="DAEEF3" w:themeFill="accent5" w:themeFillTint="33"/>
            <w:vAlign w:val="center"/>
          </w:tcPr>
          <w:p w:rsidR="00D47D20" w:rsidRPr="00BC2573" w:rsidRDefault="00405D92" w:rsidP="00A1507C">
            <w:pPr>
              <w:jc w:val="center"/>
              <w:rPr>
                <w:sz w:val="20"/>
                <w:szCs w:val="20"/>
                <w:lang w:val="pl-PL"/>
              </w:rPr>
            </w:pPr>
            <w:r w:rsidRPr="00BC2573">
              <w:rPr>
                <w:sz w:val="20"/>
                <w:szCs w:val="20"/>
                <w:lang w:val="pl-PL"/>
              </w:rPr>
              <w:t>Java ME</w:t>
            </w:r>
          </w:p>
        </w:tc>
        <w:tc>
          <w:tcPr>
            <w:tcW w:w="1289" w:type="dxa"/>
            <w:shd w:val="clear" w:color="auto" w:fill="DAEEF3" w:themeFill="accent5" w:themeFillTint="33"/>
            <w:vAlign w:val="center"/>
          </w:tcPr>
          <w:p w:rsidR="00D47D20" w:rsidRPr="00BC2573" w:rsidRDefault="00405D92" w:rsidP="00A1507C">
            <w:pPr>
              <w:jc w:val="center"/>
              <w:rPr>
                <w:sz w:val="20"/>
                <w:szCs w:val="20"/>
                <w:lang w:val="pl-PL"/>
              </w:rPr>
            </w:pPr>
            <w:r w:rsidRPr="00BC2573">
              <w:rPr>
                <w:sz w:val="20"/>
                <w:szCs w:val="20"/>
                <w:lang w:val="pl-PL"/>
              </w:rPr>
              <w:t>Java</w:t>
            </w:r>
          </w:p>
        </w:tc>
        <w:tc>
          <w:tcPr>
            <w:tcW w:w="1225" w:type="dxa"/>
            <w:shd w:val="clear" w:color="auto" w:fill="DAEEF3" w:themeFill="accent5" w:themeFillTint="33"/>
            <w:vAlign w:val="center"/>
          </w:tcPr>
          <w:p w:rsidR="00D47D20" w:rsidRPr="00BC2573" w:rsidRDefault="00405D92" w:rsidP="00A1507C">
            <w:pPr>
              <w:jc w:val="center"/>
              <w:rPr>
                <w:sz w:val="20"/>
                <w:szCs w:val="20"/>
                <w:lang w:val="pl-PL"/>
              </w:rPr>
            </w:pPr>
            <w:r w:rsidRPr="00BC2573">
              <w:rPr>
                <w:sz w:val="20"/>
                <w:szCs w:val="20"/>
                <w:lang w:val="pl-PL"/>
              </w:rPr>
              <w:t>W kodzie</w:t>
            </w:r>
          </w:p>
        </w:tc>
        <w:tc>
          <w:tcPr>
            <w:tcW w:w="1266" w:type="dxa"/>
            <w:shd w:val="clear" w:color="auto" w:fill="DAEEF3" w:themeFill="accent5" w:themeFillTint="33"/>
            <w:vAlign w:val="center"/>
          </w:tcPr>
          <w:p w:rsidR="00D47D20" w:rsidRPr="00BC2573" w:rsidRDefault="00AA658F" w:rsidP="00A1507C">
            <w:pPr>
              <w:jc w:val="center"/>
              <w:rPr>
                <w:sz w:val="20"/>
                <w:szCs w:val="20"/>
                <w:lang w:val="pl-PL"/>
              </w:rPr>
            </w:pPr>
            <w:r w:rsidRPr="00BC2573">
              <w:rPr>
                <w:sz w:val="20"/>
                <w:szCs w:val="20"/>
                <w:lang w:val="pl-PL"/>
              </w:rPr>
              <w:t>GC</w:t>
            </w:r>
          </w:p>
        </w:tc>
        <w:tc>
          <w:tcPr>
            <w:tcW w:w="1080" w:type="dxa"/>
            <w:shd w:val="clear" w:color="auto" w:fill="DAEEF3" w:themeFill="accent5" w:themeFillTint="33"/>
            <w:vAlign w:val="center"/>
          </w:tcPr>
          <w:p w:rsidR="00D47D20" w:rsidRPr="00BC2573" w:rsidRDefault="00405D92" w:rsidP="00A1507C">
            <w:pPr>
              <w:jc w:val="center"/>
              <w:rPr>
                <w:sz w:val="20"/>
                <w:szCs w:val="20"/>
                <w:lang w:val="pl-PL"/>
              </w:rPr>
            </w:pPr>
            <w:proofErr w:type="spellStart"/>
            <w:r w:rsidRPr="00BC2573">
              <w:rPr>
                <w:sz w:val="20"/>
                <w:szCs w:val="20"/>
                <w:lang w:val="pl-PL"/>
              </w:rPr>
              <w:t>Eclipse</w:t>
            </w:r>
            <w:proofErr w:type="spellEnd"/>
          </w:p>
        </w:tc>
        <w:tc>
          <w:tcPr>
            <w:tcW w:w="1080" w:type="dxa"/>
            <w:shd w:val="clear" w:color="auto" w:fill="DAEEF3" w:themeFill="accent5" w:themeFillTint="33"/>
            <w:vAlign w:val="center"/>
          </w:tcPr>
          <w:p w:rsidR="00D47D20" w:rsidRPr="00BC2573" w:rsidRDefault="00AA658F" w:rsidP="00A1507C">
            <w:pPr>
              <w:jc w:val="center"/>
              <w:rPr>
                <w:sz w:val="20"/>
                <w:szCs w:val="20"/>
                <w:lang w:val="pl-PL"/>
              </w:rPr>
            </w:pPr>
            <w:r w:rsidRPr="00BC2573">
              <w:rPr>
                <w:sz w:val="20"/>
                <w:szCs w:val="20"/>
                <w:lang w:val="pl-PL"/>
              </w:rPr>
              <w:t>Wiele</w:t>
            </w:r>
          </w:p>
        </w:tc>
        <w:tc>
          <w:tcPr>
            <w:tcW w:w="1500" w:type="dxa"/>
            <w:shd w:val="clear" w:color="auto" w:fill="DAEEF3" w:themeFill="accent5" w:themeFillTint="33"/>
            <w:vAlign w:val="center"/>
          </w:tcPr>
          <w:p w:rsidR="00D47D20" w:rsidRPr="00BC2573" w:rsidRDefault="00000406" w:rsidP="00A1507C">
            <w:pPr>
              <w:jc w:val="center"/>
              <w:rPr>
                <w:sz w:val="20"/>
                <w:szCs w:val="20"/>
                <w:lang w:val="pl-PL"/>
              </w:rPr>
            </w:pPr>
            <w:r>
              <w:rPr>
                <w:sz w:val="20"/>
                <w:szCs w:val="20"/>
                <w:lang w:val="pl-PL"/>
              </w:rPr>
              <w:t>h</w:t>
            </w:r>
            <w:r w:rsidR="00405D92" w:rsidRPr="00BC2573">
              <w:rPr>
                <w:sz w:val="20"/>
                <w:szCs w:val="20"/>
                <w:lang w:val="pl-PL"/>
              </w:rPr>
              <w:t>eterogeniczne</w:t>
            </w:r>
          </w:p>
        </w:tc>
      </w:tr>
      <w:tr w:rsidR="00405D92" w:rsidRPr="00BC2573" w:rsidTr="00A1507C">
        <w:tc>
          <w:tcPr>
            <w:tcW w:w="1188" w:type="dxa"/>
            <w:shd w:val="clear" w:color="auto" w:fill="C6D9F1" w:themeFill="text2" w:themeFillTint="33"/>
            <w:vAlign w:val="center"/>
          </w:tcPr>
          <w:p w:rsidR="00D47D20" w:rsidRPr="00BC2573" w:rsidRDefault="00A1507C" w:rsidP="00A1507C">
            <w:pPr>
              <w:jc w:val="center"/>
              <w:rPr>
                <w:sz w:val="20"/>
                <w:szCs w:val="20"/>
                <w:lang w:val="pl-PL"/>
              </w:rPr>
            </w:pPr>
            <w:proofErr w:type="spellStart"/>
            <w:r w:rsidRPr="00BC2573">
              <w:rPr>
                <w:sz w:val="20"/>
                <w:szCs w:val="20"/>
                <w:lang w:val="pl-PL"/>
              </w:rPr>
              <w:t>Symbian</w:t>
            </w:r>
            <w:proofErr w:type="spellEnd"/>
          </w:p>
        </w:tc>
        <w:tc>
          <w:tcPr>
            <w:tcW w:w="990" w:type="dxa"/>
            <w:shd w:val="clear" w:color="auto" w:fill="C6D9F1" w:themeFill="text2" w:themeFillTint="33"/>
            <w:vAlign w:val="center"/>
          </w:tcPr>
          <w:p w:rsidR="00D47D20" w:rsidRPr="00BC2573" w:rsidRDefault="00A1507C" w:rsidP="00A1507C">
            <w:pPr>
              <w:jc w:val="center"/>
              <w:rPr>
                <w:sz w:val="20"/>
                <w:szCs w:val="20"/>
                <w:lang w:val="pl-PL"/>
              </w:rPr>
            </w:pPr>
            <w:r w:rsidRPr="00BC2573">
              <w:rPr>
                <w:sz w:val="20"/>
                <w:szCs w:val="20"/>
                <w:lang w:val="pl-PL"/>
              </w:rPr>
              <w:t>Dostępna</w:t>
            </w:r>
          </w:p>
        </w:tc>
        <w:tc>
          <w:tcPr>
            <w:tcW w:w="1289" w:type="dxa"/>
            <w:shd w:val="clear" w:color="auto" w:fill="C6D9F1" w:themeFill="text2" w:themeFillTint="33"/>
            <w:vAlign w:val="center"/>
          </w:tcPr>
          <w:p w:rsidR="00D47D20" w:rsidRPr="00BC2573" w:rsidRDefault="00405D92" w:rsidP="00A1507C">
            <w:pPr>
              <w:jc w:val="center"/>
              <w:rPr>
                <w:sz w:val="20"/>
                <w:szCs w:val="20"/>
                <w:lang w:val="pl-PL"/>
              </w:rPr>
            </w:pPr>
            <w:r w:rsidRPr="00BC2573">
              <w:rPr>
                <w:sz w:val="20"/>
                <w:szCs w:val="20"/>
                <w:lang w:val="pl-PL"/>
              </w:rPr>
              <w:t>C++</w:t>
            </w:r>
          </w:p>
        </w:tc>
        <w:tc>
          <w:tcPr>
            <w:tcW w:w="1225" w:type="dxa"/>
            <w:shd w:val="clear" w:color="auto" w:fill="C6D9F1" w:themeFill="text2" w:themeFillTint="33"/>
            <w:vAlign w:val="center"/>
          </w:tcPr>
          <w:p w:rsidR="00D47D20" w:rsidRPr="00BC2573" w:rsidRDefault="00405D92" w:rsidP="00A1507C">
            <w:pPr>
              <w:jc w:val="center"/>
              <w:rPr>
                <w:sz w:val="20"/>
                <w:szCs w:val="20"/>
                <w:lang w:val="pl-PL"/>
              </w:rPr>
            </w:pPr>
            <w:proofErr w:type="spellStart"/>
            <w:r w:rsidRPr="00BC2573">
              <w:rPr>
                <w:sz w:val="20"/>
                <w:szCs w:val="20"/>
                <w:lang w:val="pl-PL"/>
              </w:rPr>
              <w:t>Qt</w:t>
            </w:r>
            <w:proofErr w:type="spellEnd"/>
          </w:p>
        </w:tc>
        <w:tc>
          <w:tcPr>
            <w:tcW w:w="1266" w:type="dxa"/>
            <w:shd w:val="clear" w:color="auto" w:fill="C6D9F1" w:themeFill="text2" w:themeFillTint="33"/>
            <w:vAlign w:val="center"/>
          </w:tcPr>
          <w:p w:rsidR="00D47D20" w:rsidRPr="00BC2573" w:rsidRDefault="00405D92" w:rsidP="00A1507C">
            <w:pPr>
              <w:jc w:val="center"/>
              <w:rPr>
                <w:sz w:val="20"/>
                <w:szCs w:val="20"/>
                <w:lang w:val="pl-PL"/>
              </w:rPr>
            </w:pPr>
            <w:r w:rsidRPr="00BC2573">
              <w:rPr>
                <w:sz w:val="20"/>
                <w:szCs w:val="20"/>
                <w:lang w:val="pl-PL"/>
              </w:rPr>
              <w:t>Ręczne</w:t>
            </w:r>
          </w:p>
        </w:tc>
        <w:tc>
          <w:tcPr>
            <w:tcW w:w="1080" w:type="dxa"/>
            <w:shd w:val="clear" w:color="auto" w:fill="C6D9F1" w:themeFill="text2" w:themeFillTint="33"/>
            <w:vAlign w:val="center"/>
          </w:tcPr>
          <w:p w:rsidR="00D47D20" w:rsidRPr="00BC2573" w:rsidRDefault="00AA658F" w:rsidP="00A1507C">
            <w:pPr>
              <w:jc w:val="center"/>
              <w:rPr>
                <w:sz w:val="20"/>
                <w:szCs w:val="20"/>
                <w:lang w:val="pl-PL"/>
              </w:rPr>
            </w:pPr>
            <w:proofErr w:type="spellStart"/>
            <w:r w:rsidRPr="00BC2573">
              <w:rPr>
                <w:sz w:val="20"/>
                <w:szCs w:val="20"/>
                <w:lang w:val="pl-PL"/>
              </w:rPr>
              <w:t>Qt</w:t>
            </w:r>
            <w:proofErr w:type="spellEnd"/>
            <w:r w:rsidRPr="00BC2573">
              <w:rPr>
                <w:sz w:val="20"/>
                <w:szCs w:val="20"/>
                <w:lang w:val="pl-PL"/>
              </w:rPr>
              <w:t xml:space="preserve"> </w:t>
            </w:r>
            <w:proofErr w:type="spellStart"/>
            <w:r w:rsidRPr="00BC2573">
              <w:rPr>
                <w:sz w:val="20"/>
                <w:szCs w:val="20"/>
                <w:lang w:val="pl-PL"/>
              </w:rPr>
              <w:t>Creator</w:t>
            </w:r>
            <w:proofErr w:type="spellEnd"/>
          </w:p>
        </w:tc>
        <w:tc>
          <w:tcPr>
            <w:tcW w:w="1080" w:type="dxa"/>
            <w:shd w:val="clear" w:color="auto" w:fill="C6D9F1" w:themeFill="text2" w:themeFillTint="33"/>
            <w:vAlign w:val="center"/>
          </w:tcPr>
          <w:p w:rsidR="00D47D20" w:rsidRPr="00BC2573" w:rsidRDefault="00AA658F" w:rsidP="00A1507C">
            <w:pPr>
              <w:jc w:val="center"/>
              <w:rPr>
                <w:sz w:val="20"/>
                <w:szCs w:val="20"/>
                <w:lang w:val="pl-PL"/>
              </w:rPr>
            </w:pPr>
            <w:r w:rsidRPr="00BC2573">
              <w:rPr>
                <w:sz w:val="20"/>
                <w:szCs w:val="20"/>
                <w:lang w:val="pl-PL"/>
              </w:rPr>
              <w:t>Wiele</w:t>
            </w:r>
          </w:p>
        </w:tc>
        <w:tc>
          <w:tcPr>
            <w:tcW w:w="1500" w:type="dxa"/>
            <w:shd w:val="clear" w:color="auto" w:fill="C6D9F1" w:themeFill="text2" w:themeFillTint="33"/>
            <w:vAlign w:val="center"/>
          </w:tcPr>
          <w:p w:rsidR="00D47D20" w:rsidRPr="00BC2573" w:rsidRDefault="00405D92" w:rsidP="00A1507C">
            <w:pPr>
              <w:jc w:val="center"/>
              <w:rPr>
                <w:sz w:val="20"/>
                <w:szCs w:val="20"/>
                <w:lang w:val="pl-PL"/>
              </w:rPr>
            </w:pPr>
            <w:r w:rsidRPr="00BC2573">
              <w:rPr>
                <w:sz w:val="20"/>
                <w:szCs w:val="20"/>
                <w:lang w:val="pl-PL"/>
              </w:rPr>
              <w:t>heterogeniczne</w:t>
            </w:r>
          </w:p>
        </w:tc>
      </w:tr>
    </w:tbl>
    <w:p w:rsidR="00D47D20" w:rsidRPr="00BC2573" w:rsidRDefault="00D47D20" w:rsidP="00356252">
      <w:pPr>
        <w:ind w:firstLine="432"/>
        <w:rPr>
          <w:lang w:val="pl-PL"/>
        </w:rPr>
      </w:pPr>
    </w:p>
    <w:p w:rsidR="00202062" w:rsidRDefault="00202062" w:rsidP="00356252">
      <w:pPr>
        <w:ind w:firstLine="432"/>
        <w:rPr>
          <w:lang w:val="pl-PL"/>
        </w:rPr>
      </w:pPr>
      <w:r w:rsidRPr="00BC2573">
        <w:rPr>
          <w:lang w:val="pl-PL"/>
        </w:rPr>
        <w:t xml:space="preserve">Celem niniejszej pracy jest znalezienie środowiska umożliwiającego uruchomienie stworzonych aplikacji na kilku </w:t>
      </w:r>
      <w:r w:rsidR="00ED52B3">
        <w:rPr>
          <w:lang w:val="pl-PL"/>
        </w:rPr>
        <w:t>najpopularniejszych</w:t>
      </w:r>
      <w:r w:rsidRPr="00BC2573">
        <w:rPr>
          <w:lang w:val="pl-PL"/>
        </w:rPr>
        <w:t xml:space="preserve"> platformach mobilnych i przetestowanie ich wydajności. Stworzone zostaną benchmarki</w:t>
      </w:r>
      <w:r w:rsidR="001D2128">
        <w:rPr>
          <w:lang w:val="pl-PL"/>
        </w:rPr>
        <w:t>,</w:t>
      </w:r>
      <w:r w:rsidRPr="00BC2573">
        <w:rPr>
          <w:lang w:val="pl-PL"/>
        </w:rPr>
        <w:t xml:space="preserve"> umożliwiające sprawdzenie optymalnych parametrów dla poszczególnych urządzeń, oraz przykładowe aplikacje, posiadające możliwość uruchomienia na jak największej ilości platform.</w:t>
      </w:r>
    </w:p>
    <w:p w:rsidR="00ED52B3" w:rsidRDefault="00ED52B3" w:rsidP="00356252">
      <w:pPr>
        <w:ind w:firstLine="432"/>
        <w:rPr>
          <w:lang w:val="pl-PL"/>
        </w:rPr>
      </w:pPr>
      <w:r>
        <w:rPr>
          <w:lang w:val="pl-PL"/>
        </w:rPr>
        <w:t xml:space="preserve">W pierwszej kolejności przedstawione zostaną platformy </w:t>
      </w:r>
      <w:proofErr w:type="spellStart"/>
      <w:r>
        <w:rPr>
          <w:lang w:val="pl-PL"/>
        </w:rPr>
        <w:t>iOS</w:t>
      </w:r>
      <w:proofErr w:type="spellEnd"/>
      <w:r>
        <w:rPr>
          <w:lang w:val="pl-PL"/>
        </w:rPr>
        <w:t>, Android oraz Windows Phone 8 wraz ze sposobem konfiguracji ich środowisk deweloperskich. Następnie przybliżone zostanie kilka środowisk pozwalających na tworzenie aplikacji międzyplatformowych uruchamianych natywnie na danej architekturze. Po wybraniu jednego ze środowisk zaimplementowane zostaną aplikacje testujące wydajność poszczególnych urządzeń oraz przykładowe aplikacje prezentujące możliwości danego środowiska. Następnie przedstawione zostanie podsumowanie oraz wnioski płynące z niniejszej pracy.</w:t>
      </w:r>
    </w:p>
    <w:p w:rsidR="007571EB" w:rsidRPr="00BC2573" w:rsidRDefault="007571EB" w:rsidP="007571EB">
      <w:pPr>
        <w:pStyle w:val="Nagwek1"/>
        <w:rPr>
          <w:lang w:val="pl-PL"/>
        </w:rPr>
      </w:pPr>
      <w:bookmarkStart w:id="2" w:name="_Toc396761318"/>
      <w:r w:rsidRPr="00BC2573">
        <w:rPr>
          <w:lang w:val="pl-PL"/>
        </w:rPr>
        <w:lastRenderedPageBreak/>
        <w:t>Środowiska międzyplatformowe</w:t>
      </w:r>
      <w:bookmarkEnd w:id="2"/>
    </w:p>
    <w:p w:rsidR="007571EB" w:rsidRPr="00BC2573" w:rsidRDefault="007571EB" w:rsidP="007571EB">
      <w:pPr>
        <w:rPr>
          <w:lang w:val="pl-PL"/>
        </w:rPr>
      </w:pPr>
    </w:p>
    <w:p w:rsidR="007571EB" w:rsidRPr="00BC2573" w:rsidRDefault="007571EB" w:rsidP="007571EB">
      <w:pPr>
        <w:ind w:firstLine="431"/>
        <w:rPr>
          <w:lang w:val="pl-PL"/>
        </w:rPr>
      </w:pPr>
      <w:r w:rsidRPr="00BC2573">
        <w:rPr>
          <w:lang w:val="pl-PL"/>
        </w:rPr>
        <w:t xml:space="preserve">W poniższym </w:t>
      </w:r>
      <w:r>
        <w:rPr>
          <w:lang w:val="pl-PL"/>
        </w:rPr>
        <w:t>roz</w:t>
      </w:r>
      <w:r w:rsidRPr="00BC2573">
        <w:rPr>
          <w:lang w:val="pl-PL"/>
        </w:rPr>
        <w:t xml:space="preserve">dziale wymieniono kilka najpopularniejszych środowisk międzyplatformowych w celu wybrania najbardziej odpowiedniego do niniejszej pracy. Pod uwagę brano takie czynniki jak natywny język programowania w danym środowisku, koszty rozpoczęcia tworzenia oprogramowania, wsparcie społeczności deweloperskich każdej z aplikacji czy też stopień ich udokumentowania. </w:t>
      </w:r>
    </w:p>
    <w:p w:rsidR="007571EB" w:rsidRPr="00BC2573" w:rsidRDefault="007571EB" w:rsidP="007571EB">
      <w:pPr>
        <w:rPr>
          <w:lang w:val="pl-PL"/>
        </w:rPr>
      </w:pPr>
    </w:p>
    <w:p w:rsidR="007571EB" w:rsidRPr="00BC2573" w:rsidRDefault="007571EB" w:rsidP="007571EB">
      <w:pPr>
        <w:pStyle w:val="Nagwek2"/>
        <w:rPr>
          <w:lang w:val="pl-PL"/>
        </w:rPr>
      </w:pPr>
      <w:bookmarkStart w:id="3" w:name="_Toc396761319"/>
      <w:r w:rsidRPr="00BC2573">
        <w:rPr>
          <w:lang w:val="pl-PL"/>
        </w:rPr>
        <w:t>Unity</w:t>
      </w:r>
      <w:bookmarkEnd w:id="3"/>
    </w:p>
    <w:p w:rsidR="007571EB" w:rsidRPr="00BC2573" w:rsidRDefault="007571EB" w:rsidP="007571EB">
      <w:pPr>
        <w:rPr>
          <w:lang w:val="pl-PL"/>
        </w:rPr>
      </w:pPr>
    </w:p>
    <w:p w:rsidR="007571EB" w:rsidRPr="00BC2573" w:rsidRDefault="007571EB" w:rsidP="007571EB">
      <w:pPr>
        <w:ind w:firstLine="576"/>
        <w:rPr>
          <w:lang w:val="pl-PL"/>
        </w:rPr>
      </w:pPr>
      <w:r w:rsidRPr="00BC2573">
        <w:rPr>
          <w:lang w:val="pl-PL"/>
        </w:rPr>
        <w:t>Unity jest między-platformowym silnikiem gier komputerowych z wbudowanym IDE</w:t>
      </w:r>
      <w:r w:rsidR="00316AFA">
        <w:rPr>
          <w:lang w:val="pl-PL"/>
        </w:rPr>
        <w:t>, które przedstawiono na rysunku 1</w:t>
      </w:r>
      <w:r w:rsidRPr="00BC2573">
        <w:rPr>
          <w:lang w:val="pl-PL"/>
        </w:rPr>
        <w:t>. Rozwijane jest przez Unity Technologies. Unity pozwala na tworzenie aplikacji 2D i 3D na komputery osobiste, konsole i urządzenia mobilne</w:t>
      </w:r>
      <w:r>
        <w:rPr>
          <w:rStyle w:val="Odwoanieprzypisudolnego"/>
          <w:lang w:val="pl-PL"/>
        </w:rPr>
        <w:footnoteReference w:id="1"/>
      </w:r>
      <w:r w:rsidRPr="00BC2573">
        <w:rPr>
          <w:lang w:val="pl-PL"/>
        </w:rPr>
        <w:t>. Zadebiutowało na Światowej Konferencji Deweloperskiej Apple w 2005 roku. Silnik stworzony został, aby budować projekty na komputerach Mac, jednak szybko zdobył poparcie wystarczające do uzasadnienia stworzenia silnika i narzędzi na inne platformy</w:t>
      </w:r>
      <w:r>
        <w:rPr>
          <w:rStyle w:val="Odwoanieprzypisudolnego"/>
          <w:lang w:val="pl-PL"/>
        </w:rPr>
        <w:footnoteReference w:id="2"/>
      </w:r>
      <w:r w:rsidRPr="00BC2573">
        <w:rPr>
          <w:lang w:val="pl-PL"/>
        </w:rPr>
        <w:t xml:space="preserve">. </w:t>
      </w:r>
    </w:p>
    <w:p w:rsidR="007571EB" w:rsidRPr="00BC2573" w:rsidRDefault="007571EB" w:rsidP="007571EB">
      <w:pPr>
        <w:ind w:firstLine="576"/>
        <w:rPr>
          <w:lang w:val="pl-PL"/>
        </w:rPr>
      </w:pPr>
    </w:p>
    <w:p w:rsidR="007571EB" w:rsidRPr="00BC2573" w:rsidRDefault="007571EB" w:rsidP="007571EB">
      <w:pPr>
        <w:keepNext/>
        <w:ind w:firstLine="576"/>
        <w:jc w:val="center"/>
        <w:rPr>
          <w:lang w:val="pl-PL"/>
        </w:rPr>
      </w:pPr>
      <w:r w:rsidRPr="00BC2573">
        <w:rPr>
          <w:noProof/>
          <w:lang w:val="pl-PL" w:eastAsia="pl-PL" w:bidi="ar-SA"/>
        </w:rPr>
        <w:lastRenderedPageBreak/>
        <w:drawing>
          <wp:inline distT="0" distB="0" distL="0" distR="0" wp14:anchorId="1036F801" wp14:editId="27D4EB8C">
            <wp:extent cx="5486400" cy="3087283"/>
            <wp:effectExtent l="0" t="0" r="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93326" cy="3091180"/>
                    </a:xfrm>
                    <a:prstGeom prst="rect">
                      <a:avLst/>
                    </a:prstGeom>
                    <a:noFill/>
                    <a:ln>
                      <a:noFill/>
                    </a:ln>
                  </pic:spPr>
                </pic:pic>
              </a:graphicData>
            </a:graphic>
          </wp:inline>
        </w:drawing>
      </w:r>
    </w:p>
    <w:p w:rsidR="007571EB" w:rsidRPr="00BC2573" w:rsidRDefault="007571EB" w:rsidP="007571EB">
      <w:pPr>
        <w:pStyle w:val="Legenda"/>
        <w:jc w:val="center"/>
        <w:rPr>
          <w:lang w:val="pl-PL"/>
        </w:rPr>
      </w:pPr>
      <w:r w:rsidRPr="00BC2573">
        <w:rPr>
          <w:lang w:val="pl-PL"/>
        </w:rPr>
        <w:t xml:space="preserve">Rysunek </w:t>
      </w:r>
      <w:r w:rsidRPr="00BC2573">
        <w:rPr>
          <w:lang w:val="pl-PL"/>
        </w:rPr>
        <w:fldChar w:fldCharType="begin"/>
      </w:r>
      <w:r w:rsidRPr="00BC2573">
        <w:rPr>
          <w:lang w:val="pl-PL"/>
        </w:rPr>
        <w:instrText xml:space="preserve"> SEQ Rysunek \* ARABIC </w:instrText>
      </w:r>
      <w:r w:rsidRPr="00BC2573">
        <w:rPr>
          <w:lang w:val="pl-PL"/>
        </w:rPr>
        <w:fldChar w:fldCharType="separate"/>
      </w:r>
      <w:r w:rsidR="00C144FF">
        <w:rPr>
          <w:noProof/>
          <w:lang w:val="pl-PL"/>
        </w:rPr>
        <w:t>1</w:t>
      </w:r>
      <w:r w:rsidRPr="00BC2573">
        <w:rPr>
          <w:lang w:val="pl-PL"/>
        </w:rPr>
        <w:fldChar w:fldCharType="end"/>
      </w:r>
      <w:r w:rsidRPr="00BC2573">
        <w:rPr>
          <w:lang w:val="pl-PL"/>
        </w:rPr>
        <w:t>. Interfejs graficzny edytora Unity</w:t>
      </w:r>
    </w:p>
    <w:p w:rsidR="007571EB" w:rsidRPr="00BC2573" w:rsidRDefault="007571EB" w:rsidP="007571EB">
      <w:pPr>
        <w:ind w:firstLine="576"/>
        <w:rPr>
          <w:lang w:val="pl-PL"/>
        </w:rPr>
      </w:pPr>
    </w:p>
    <w:p w:rsidR="007571EB" w:rsidRPr="00BC2573" w:rsidRDefault="007571EB" w:rsidP="007571EB">
      <w:pPr>
        <w:ind w:firstLine="576"/>
        <w:rPr>
          <w:lang w:val="pl-PL"/>
        </w:rPr>
      </w:pPr>
      <w:r w:rsidRPr="00BC2573">
        <w:rPr>
          <w:lang w:val="pl-PL"/>
        </w:rPr>
        <w:t xml:space="preserve">Wersja trzecia silnika Unity została rozpowszechniona we wrześniu 2010 roku i skupiła się na dostarczeniu narzędzi i funkcjonalności, do których przyzwyczajeni byli użytkownicy bardziej rozbudowanych, acz ograniczonych platformą, silników. Pozwoliło to na zdobycie zainteresowania ze strony większych firm deweloperskich jednocześnie dając deweloperom niezależnym dostęp do zaawansowanego narzędzia w przystępnej cenie. Ostatnia duża wersja Unity – Unity 4.0 – została opublikowana w 2012 roku i rozszerzyła silnik o animacje </w:t>
      </w:r>
      <w:proofErr w:type="spellStart"/>
      <w:r w:rsidRPr="00BC2573">
        <w:rPr>
          <w:lang w:val="pl-PL"/>
        </w:rPr>
        <w:t>Mecanim</w:t>
      </w:r>
      <w:proofErr w:type="spellEnd"/>
      <w:r w:rsidRPr="00BC2573">
        <w:rPr>
          <w:lang w:val="pl-PL"/>
        </w:rPr>
        <w:t xml:space="preserve"> i wsparcie dla DirectX 11.</w:t>
      </w:r>
    </w:p>
    <w:p w:rsidR="007571EB" w:rsidRPr="00BC2573" w:rsidRDefault="007571EB" w:rsidP="007571EB">
      <w:pPr>
        <w:ind w:firstLine="576"/>
        <w:rPr>
          <w:lang w:val="pl-PL"/>
        </w:rPr>
      </w:pPr>
    </w:p>
    <w:p w:rsidR="007571EB" w:rsidRPr="00BC2573" w:rsidRDefault="007571EB" w:rsidP="007571EB">
      <w:pPr>
        <w:ind w:firstLine="576"/>
        <w:rPr>
          <w:lang w:val="pl-PL"/>
        </w:rPr>
      </w:pPr>
      <w:r w:rsidRPr="00BC2573">
        <w:rPr>
          <w:lang w:val="pl-PL"/>
        </w:rPr>
        <w:t xml:space="preserve">Unity korzysta z następujących mechanizmów w celu </w:t>
      </w:r>
      <w:proofErr w:type="spellStart"/>
      <w:r w:rsidRPr="00BC2573">
        <w:rPr>
          <w:lang w:val="pl-PL"/>
        </w:rPr>
        <w:t>renderowania</w:t>
      </w:r>
      <w:proofErr w:type="spellEnd"/>
      <w:r w:rsidRPr="00BC2573">
        <w:rPr>
          <w:lang w:val="pl-PL"/>
        </w:rPr>
        <w:t xml:space="preserve"> grafiki:</w:t>
      </w:r>
    </w:p>
    <w:p w:rsidR="007571EB" w:rsidRPr="00BC2573" w:rsidRDefault="007571EB" w:rsidP="007571EB">
      <w:pPr>
        <w:pStyle w:val="Akapitzlist"/>
        <w:numPr>
          <w:ilvl w:val="0"/>
          <w:numId w:val="19"/>
        </w:numPr>
        <w:rPr>
          <w:lang w:val="pl-PL"/>
        </w:rPr>
      </w:pPr>
      <w:r w:rsidRPr="00BC2573">
        <w:rPr>
          <w:lang w:val="pl-PL"/>
        </w:rPr>
        <w:t>Direct3D – Windows Phone, Xbox360</w:t>
      </w:r>
    </w:p>
    <w:p w:rsidR="007571EB" w:rsidRPr="00BC2573" w:rsidRDefault="007571EB" w:rsidP="007571EB">
      <w:pPr>
        <w:pStyle w:val="Akapitzlist"/>
        <w:numPr>
          <w:ilvl w:val="0"/>
          <w:numId w:val="19"/>
        </w:numPr>
        <w:rPr>
          <w:lang w:val="pl-PL"/>
        </w:rPr>
      </w:pPr>
      <w:proofErr w:type="spellStart"/>
      <w:r w:rsidRPr="00BC2573">
        <w:rPr>
          <w:lang w:val="pl-PL"/>
        </w:rPr>
        <w:t>OpenGL</w:t>
      </w:r>
      <w:proofErr w:type="spellEnd"/>
      <w:r w:rsidRPr="00BC2573">
        <w:rPr>
          <w:lang w:val="pl-PL"/>
        </w:rPr>
        <w:t xml:space="preserve"> – Mac, Windows, Linux</w:t>
      </w:r>
    </w:p>
    <w:p w:rsidR="007571EB" w:rsidRPr="00BC2573" w:rsidRDefault="007571EB" w:rsidP="007571EB">
      <w:pPr>
        <w:pStyle w:val="Akapitzlist"/>
        <w:numPr>
          <w:ilvl w:val="0"/>
          <w:numId w:val="19"/>
        </w:numPr>
        <w:rPr>
          <w:lang w:val="pl-PL"/>
        </w:rPr>
      </w:pPr>
      <w:proofErr w:type="spellStart"/>
      <w:r w:rsidRPr="00BC2573">
        <w:rPr>
          <w:lang w:val="pl-PL"/>
        </w:rPr>
        <w:t>OpenGL</w:t>
      </w:r>
      <w:proofErr w:type="spellEnd"/>
      <w:r w:rsidRPr="00BC2573">
        <w:rPr>
          <w:lang w:val="pl-PL"/>
        </w:rPr>
        <w:t xml:space="preserve"> ES – Android, </w:t>
      </w:r>
      <w:proofErr w:type="spellStart"/>
      <w:r w:rsidRPr="00BC2573">
        <w:rPr>
          <w:lang w:val="pl-PL"/>
        </w:rPr>
        <w:t>iOS</w:t>
      </w:r>
      <w:proofErr w:type="spellEnd"/>
    </w:p>
    <w:p w:rsidR="007571EB" w:rsidRPr="00BC2573" w:rsidRDefault="007571EB" w:rsidP="007571EB">
      <w:pPr>
        <w:pStyle w:val="Akapitzlist"/>
        <w:numPr>
          <w:ilvl w:val="0"/>
          <w:numId w:val="19"/>
        </w:numPr>
        <w:rPr>
          <w:lang w:val="pl-PL"/>
        </w:rPr>
      </w:pPr>
      <w:r w:rsidRPr="00BC2573">
        <w:rPr>
          <w:lang w:val="pl-PL"/>
        </w:rPr>
        <w:t>Biblioteki komercyjne – konsole</w:t>
      </w:r>
    </w:p>
    <w:p w:rsidR="007571EB" w:rsidRPr="00BC2573" w:rsidRDefault="007571EB" w:rsidP="007571EB">
      <w:pPr>
        <w:rPr>
          <w:lang w:val="pl-PL"/>
        </w:rPr>
      </w:pPr>
    </w:p>
    <w:p w:rsidR="007571EB" w:rsidRPr="00BC2573" w:rsidRDefault="007571EB" w:rsidP="007571EB">
      <w:pPr>
        <w:ind w:firstLine="720"/>
        <w:rPr>
          <w:lang w:val="pl-PL"/>
        </w:rPr>
      </w:pPr>
      <w:r w:rsidRPr="00BC2573">
        <w:rPr>
          <w:lang w:val="pl-PL"/>
        </w:rPr>
        <w:t xml:space="preserve">Silnik obsługuje takie funkcjonalności jak: </w:t>
      </w:r>
      <w:proofErr w:type="spellStart"/>
      <w:r w:rsidRPr="00BC2573">
        <w:rPr>
          <w:lang w:val="pl-PL"/>
        </w:rPr>
        <w:t>bump</w:t>
      </w:r>
      <w:proofErr w:type="spellEnd"/>
      <w:r w:rsidRPr="00BC2573">
        <w:rPr>
          <w:lang w:val="pl-PL"/>
        </w:rPr>
        <w:t xml:space="preserve"> </w:t>
      </w:r>
      <w:proofErr w:type="spellStart"/>
      <w:r w:rsidRPr="00BC2573">
        <w:rPr>
          <w:lang w:val="pl-PL"/>
        </w:rPr>
        <w:t>mapping</w:t>
      </w:r>
      <w:proofErr w:type="spellEnd"/>
      <w:r w:rsidRPr="00BC2573">
        <w:rPr>
          <w:lang w:val="pl-PL"/>
        </w:rPr>
        <w:t xml:space="preserve">, </w:t>
      </w:r>
      <w:proofErr w:type="spellStart"/>
      <w:r w:rsidRPr="00BC2573">
        <w:rPr>
          <w:lang w:val="pl-PL"/>
        </w:rPr>
        <w:t>reflection</w:t>
      </w:r>
      <w:proofErr w:type="spellEnd"/>
      <w:r w:rsidRPr="00BC2573">
        <w:rPr>
          <w:lang w:val="pl-PL"/>
        </w:rPr>
        <w:t xml:space="preserve"> </w:t>
      </w:r>
      <w:proofErr w:type="spellStart"/>
      <w:r w:rsidRPr="00BC2573">
        <w:rPr>
          <w:lang w:val="pl-PL"/>
        </w:rPr>
        <w:t>mapping</w:t>
      </w:r>
      <w:proofErr w:type="spellEnd"/>
      <w:r w:rsidRPr="00BC2573">
        <w:rPr>
          <w:lang w:val="pl-PL"/>
        </w:rPr>
        <w:t xml:space="preserve">, </w:t>
      </w:r>
      <w:proofErr w:type="spellStart"/>
      <w:r w:rsidRPr="00BC2573">
        <w:rPr>
          <w:lang w:val="pl-PL"/>
        </w:rPr>
        <w:t>parallax</w:t>
      </w:r>
      <w:proofErr w:type="spellEnd"/>
      <w:r w:rsidRPr="00BC2573">
        <w:rPr>
          <w:lang w:val="pl-PL"/>
        </w:rPr>
        <w:t xml:space="preserve"> </w:t>
      </w:r>
      <w:proofErr w:type="spellStart"/>
      <w:r w:rsidRPr="00BC2573">
        <w:rPr>
          <w:lang w:val="pl-PL"/>
        </w:rPr>
        <w:t>mapping</w:t>
      </w:r>
      <w:proofErr w:type="spellEnd"/>
      <w:r w:rsidRPr="00BC2573">
        <w:rPr>
          <w:lang w:val="pl-PL"/>
        </w:rPr>
        <w:t xml:space="preserve">, SSAO, dynamiczne cienie, </w:t>
      </w:r>
      <w:proofErr w:type="spellStart"/>
      <w:r w:rsidRPr="00BC2573">
        <w:rPr>
          <w:lang w:val="pl-PL"/>
        </w:rPr>
        <w:t>renderowanie</w:t>
      </w:r>
      <w:proofErr w:type="spellEnd"/>
      <w:r w:rsidRPr="00BC2573">
        <w:rPr>
          <w:lang w:val="pl-PL"/>
        </w:rPr>
        <w:t xml:space="preserve"> do tekstury i efekty post-</w:t>
      </w:r>
      <w:proofErr w:type="spellStart"/>
      <w:r w:rsidRPr="00BC2573">
        <w:rPr>
          <w:lang w:val="pl-PL"/>
        </w:rPr>
        <w:t>processingowe</w:t>
      </w:r>
      <w:proofErr w:type="spellEnd"/>
      <w:r w:rsidRPr="00BC2573">
        <w:rPr>
          <w:lang w:val="pl-PL"/>
        </w:rPr>
        <w:t xml:space="preserve">. Unity pozwala też na importowanie zasobów z programów takich jak 3ds Max, Maya, </w:t>
      </w:r>
      <w:proofErr w:type="spellStart"/>
      <w:r w:rsidRPr="00BC2573">
        <w:rPr>
          <w:lang w:val="pl-PL"/>
        </w:rPr>
        <w:t>Softimage</w:t>
      </w:r>
      <w:proofErr w:type="spellEnd"/>
      <w:r w:rsidRPr="00BC2573">
        <w:rPr>
          <w:lang w:val="pl-PL"/>
        </w:rPr>
        <w:t xml:space="preserve">, </w:t>
      </w:r>
      <w:proofErr w:type="spellStart"/>
      <w:r w:rsidRPr="00BC2573">
        <w:rPr>
          <w:lang w:val="pl-PL"/>
        </w:rPr>
        <w:lastRenderedPageBreak/>
        <w:t>Blender</w:t>
      </w:r>
      <w:proofErr w:type="spellEnd"/>
      <w:r w:rsidRPr="00BC2573">
        <w:rPr>
          <w:lang w:val="pl-PL"/>
        </w:rPr>
        <w:t xml:space="preserve">, modo, </w:t>
      </w:r>
      <w:proofErr w:type="spellStart"/>
      <w:r w:rsidRPr="00BC2573">
        <w:rPr>
          <w:lang w:val="pl-PL"/>
        </w:rPr>
        <w:t>ZBrush</w:t>
      </w:r>
      <w:proofErr w:type="spellEnd"/>
      <w:r w:rsidRPr="00BC2573">
        <w:rPr>
          <w:lang w:val="pl-PL"/>
        </w:rPr>
        <w:t xml:space="preserve">, </w:t>
      </w:r>
      <w:proofErr w:type="spellStart"/>
      <w:r w:rsidRPr="00BC2573">
        <w:rPr>
          <w:lang w:val="pl-PL"/>
        </w:rPr>
        <w:t>Cinema</w:t>
      </w:r>
      <w:proofErr w:type="spellEnd"/>
      <w:r w:rsidRPr="00BC2573">
        <w:rPr>
          <w:lang w:val="pl-PL"/>
        </w:rPr>
        <w:t xml:space="preserve"> 4D, Cheetah3D, Adobe </w:t>
      </w:r>
      <w:proofErr w:type="spellStart"/>
      <w:r w:rsidRPr="00BC2573">
        <w:rPr>
          <w:lang w:val="pl-PL"/>
        </w:rPr>
        <w:t>Photoshop</w:t>
      </w:r>
      <w:proofErr w:type="spellEnd"/>
      <w:r w:rsidRPr="00BC2573">
        <w:rPr>
          <w:lang w:val="pl-PL"/>
        </w:rPr>
        <w:t xml:space="preserve">, Adobe </w:t>
      </w:r>
      <w:proofErr w:type="spellStart"/>
      <w:r w:rsidRPr="00BC2573">
        <w:rPr>
          <w:lang w:val="pl-PL"/>
        </w:rPr>
        <w:t>Fireworks</w:t>
      </w:r>
      <w:proofErr w:type="spellEnd"/>
      <w:r w:rsidRPr="00BC2573">
        <w:rPr>
          <w:lang w:val="pl-PL"/>
        </w:rPr>
        <w:t xml:space="preserve"> i </w:t>
      </w:r>
      <w:proofErr w:type="spellStart"/>
      <w:r w:rsidRPr="00BC2573">
        <w:rPr>
          <w:lang w:val="pl-PL"/>
        </w:rPr>
        <w:t>Allegorithmic</w:t>
      </w:r>
      <w:proofErr w:type="spellEnd"/>
      <w:r w:rsidRPr="00BC2573">
        <w:rPr>
          <w:lang w:val="pl-PL"/>
        </w:rPr>
        <w:t xml:space="preserve"> </w:t>
      </w:r>
      <w:proofErr w:type="spellStart"/>
      <w:r w:rsidRPr="00BC2573">
        <w:rPr>
          <w:lang w:val="pl-PL"/>
        </w:rPr>
        <w:t>Substance</w:t>
      </w:r>
      <w:proofErr w:type="spellEnd"/>
      <w:r w:rsidRPr="00BC2573">
        <w:rPr>
          <w:lang w:val="pl-PL"/>
        </w:rPr>
        <w:t>. Zasoby te mogą zostać dodane do projektu, po czym można nimi zarządzać z wnętrza Unity IDE poprzez graficzny interfejs użytkownika</w:t>
      </w:r>
      <w:r>
        <w:rPr>
          <w:rStyle w:val="Odwoanieprzypisudolnego"/>
          <w:lang w:val="pl-PL"/>
        </w:rPr>
        <w:footnoteReference w:id="3"/>
      </w:r>
      <w:r w:rsidRPr="00BC2573">
        <w:rPr>
          <w:lang w:val="pl-PL"/>
        </w:rPr>
        <w:t xml:space="preserve">. Do definiowania </w:t>
      </w:r>
      <w:proofErr w:type="spellStart"/>
      <w:r w:rsidRPr="00BC2573">
        <w:rPr>
          <w:lang w:val="pl-PL"/>
        </w:rPr>
        <w:t>shaderów</w:t>
      </w:r>
      <w:proofErr w:type="spellEnd"/>
      <w:r w:rsidRPr="00BC2573">
        <w:rPr>
          <w:lang w:val="pl-PL"/>
        </w:rPr>
        <w:t xml:space="preserve"> wykorzystywany jest język </w:t>
      </w:r>
      <w:proofErr w:type="spellStart"/>
      <w:r w:rsidRPr="00BC2573">
        <w:rPr>
          <w:lang w:val="pl-PL"/>
        </w:rPr>
        <w:t>ShaderLab</w:t>
      </w:r>
      <w:proofErr w:type="spellEnd"/>
      <w:r w:rsidRPr="00BC2573">
        <w:rPr>
          <w:lang w:val="pl-PL"/>
        </w:rPr>
        <w:t xml:space="preserve">, wspierający programowanie deklaratywne dla </w:t>
      </w:r>
      <w:proofErr w:type="spellStart"/>
      <w:r w:rsidRPr="00BC2573">
        <w:rPr>
          <w:lang w:val="pl-PL"/>
        </w:rPr>
        <w:t>shaderów</w:t>
      </w:r>
      <w:proofErr w:type="spellEnd"/>
      <w:r w:rsidRPr="00BC2573">
        <w:rPr>
          <w:lang w:val="pl-PL"/>
        </w:rPr>
        <w:t xml:space="preserve"> stałych, jak również </w:t>
      </w:r>
      <w:proofErr w:type="spellStart"/>
      <w:r w:rsidRPr="00BC2573">
        <w:rPr>
          <w:lang w:val="pl-PL"/>
        </w:rPr>
        <w:t>shadery</w:t>
      </w:r>
      <w:proofErr w:type="spellEnd"/>
      <w:r w:rsidRPr="00BC2573">
        <w:rPr>
          <w:lang w:val="pl-PL"/>
        </w:rPr>
        <w:t xml:space="preserve"> napisane w GLSL lub </w:t>
      </w:r>
      <w:proofErr w:type="spellStart"/>
      <w:r w:rsidRPr="00BC2573">
        <w:rPr>
          <w:lang w:val="pl-PL"/>
        </w:rPr>
        <w:t>Cg</w:t>
      </w:r>
      <w:proofErr w:type="spellEnd"/>
      <w:r w:rsidRPr="00BC2573">
        <w:rPr>
          <w:lang w:val="pl-PL"/>
        </w:rPr>
        <w:t xml:space="preserve">. </w:t>
      </w:r>
      <w:proofErr w:type="spellStart"/>
      <w:r w:rsidRPr="00BC2573">
        <w:rPr>
          <w:lang w:val="pl-PL"/>
        </w:rPr>
        <w:t>Shader</w:t>
      </w:r>
      <w:proofErr w:type="spellEnd"/>
      <w:r w:rsidRPr="00BC2573">
        <w:rPr>
          <w:lang w:val="pl-PL"/>
        </w:rPr>
        <w:t xml:space="preserve"> może obsługiwać wiele wariantów a także zapewniać implementację </w:t>
      </w:r>
      <w:proofErr w:type="spellStart"/>
      <w:r w:rsidRPr="00BC2573">
        <w:rPr>
          <w:lang w:val="pl-PL"/>
        </w:rPr>
        <w:t>fallback</w:t>
      </w:r>
      <w:proofErr w:type="spellEnd"/>
      <w:r w:rsidRPr="00BC2573">
        <w:rPr>
          <w:lang w:val="pl-PL"/>
        </w:rPr>
        <w:t xml:space="preserve"> </w:t>
      </w:r>
      <w:proofErr w:type="spellStart"/>
      <w:r w:rsidRPr="00BC2573">
        <w:rPr>
          <w:lang w:val="pl-PL"/>
        </w:rPr>
        <w:t>shadera</w:t>
      </w:r>
      <w:proofErr w:type="spellEnd"/>
      <w:r w:rsidRPr="00BC2573">
        <w:rPr>
          <w:lang w:val="pl-PL"/>
        </w:rPr>
        <w:t xml:space="preserve">, co pozwala Unity na wybranie najlepszego </w:t>
      </w:r>
      <w:proofErr w:type="spellStart"/>
      <w:r w:rsidRPr="00BC2573">
        <w:rPr>
          <w:lang w:val="pl-PL"/>
        </w:rPr>
        <w:t>shadera</w:t>
      </w:r>
      <w:proofErr w:type="spellEnd"/>
      <w:r w:rsidRPr="00BC2573">
        <w:rPr>
          <w:lang w:val="pl-PL"/>
        </w:rPr>
        <w:t xml:space="preserve"> dla danej karty graficznej a w przypadku braku wymaganej funkcjonalności wycofanie się do </w:t>
      </w:r>
      <w:proofErr w:type="spellStart"/>
      <w:r w:rsidRPr="00BC2573">
        <w:rPr>
          <w:lang w:val="pl-PL"/>
        </w:rPr>
        <w:t>shadera</w:t>
      </w:r>
      <w:proofErr w:type="spellEnd"/>
      <w:r w:rsidRPr="00BC2573">
        <w:rPr>
          <w:lang w:val="pl-PL"/>
        </w:rPr>
        <w:t xml:space="preserve"> zapasowego, który może poświęcać funkcjonalność w celu polepszenia wydajności aplikacji.</w:t>
      </w:r>
    </w:p>
    <w:p w:rsidR="007571EB" w:rsidRPr="00BC2573" w:rsidRDefault="007571EB" w:rsidP="007571EB">
      <w:pPr>
        <w:ind w:firstLine="720"/>
        <w:rPr>
          <w:lang w:val="pl-PL"/>
        </w:rPr>
      </w:pPr>
      <w:r w:rsidRPr="00BC2573">
        <w:rPr>
          <w:lang w:val="pl-PL"/>
        </w:rPr>
        <w:t xml:space="preserve">Programowanie odbywa się w jednym z trzech języków wspieranych przez silnik. Programiści mogą używać </w:t>
      </w:r>
      <w:proofErr w:type="spellStart"/>
      <w:r w:rsidRPr="00BC2573">
        <w:rPr>
          <w:lang w:val="pl-PL"/>
        </w:rPr>
        <w:t>UnityScript</w:t>
      </w:r>
      <w:proofErr w:type="spellEnd"/>
      <w:r w:rsidRPr="00BC2573">
        <w:rPr>
          <w:lang w:val="pl-PL"/>
        </w:rPr>
        <w:t xml:space="preserve"> (język podobny do </w:t>
      </w:r>
      <w:proofErr w:type="spellStart"/>
      <w:r w:rsidRPr="00BC2573">
        <w:rPr>
          <w:lang w:val="pl-PL"/>
        </w:rPr>
        <w:t>JavaScript</w:t>
      </w:r>
      <w:proofErr w:type="spellEnd"/>
      <w:r w:rsidRPr="00BC2573">
        <w:rPr>
          <w:lang w:val="pl-PL"/>
        </w:rPr>
        <w:t xml:space="preserve">), C# lub </w:t>
      </w:r>
      <w:proofErr w:type="spellStart"/>
      <w:r w:rsidRPr="00BC2573">
        <w:rPr>
          <w:lang w:val="pl-PL"/>
        </w:rPr>
        <w:t>Boo</w:t>
      </w:r>
      <w:proofErr w:type="spellEnd"/>
      <w:r w:rsidRPr="00BC2573">
        <w:rPr>
          <w:lang w:val="pl-PL"/>
        </w:rPr>
        <w:t xml:space="preserve"> (język ze składnią zbliżoną do </w:t>
      </w:r>
      <w:proofErr w:type="spellStart"/>
      <w:r w:rsidRPr="00BC2573">
        <w:rPr>
          <w:lang w:val="pl-PL"/>
        </w:rPr>
        <w:t>Pythona</w:t>
      </w:r>
      <w:proofErr w:type="spellEnd"/>
      <w:r w:rsidRPr="00BC2573">
        <w:rPr>
          <w:lang w:val="pl-PL"/>
        </w:rPr>
        <w:t>)</w:t>
      </w:r>
      <w:r w:rsidR="00FD79BB">
        <w:rPr>
          <w:lang w:val="pl-PL"/>
        </w:rPr>
        <w:t xml:space="preserve"> [</w:t>
      </w:r>
      <w:r w:rsidR="00FD79BB">
        <w:rPr>
          <w:lang w:val="pl-PL"/>
        </w:rPr>
        <w:fldChar w:fldCharType="begin"/>
      </w:r>
      <w:r w:rsidR="00FD79BB">
        <w:rPr>
          <w:lang w:val="pl-PL"/>
        </w:rPr>
        <w:instrText xml:space="preserve"> REF Creighton10 \h </w:instrText>
      </w:r>
      <w:r w:rsidR="00FD79BB">
        <w:rPr>
          <w:lang w:val="pl-PL"/>
        </w:rPr>
      </w:r>
      <w:r w:rsidR="00FD79BB">
        <w:rPr>
          <w:lang w:val="pl-PL"/>
        </w:rPr>
        <w:fldChar w:fldCharType="separate"/>
      </w:r>
      <w:r w:rsidR="00C144FF">
        <w:rPr>
          <w:noProof/>
        </w:rPr>
        <w:t>5</w:t>
      </w:r>
      <w:r w:rsidR="00FD79BB">
        <w:rPr>
          <w:lang w:val="pl-PL"/>
        </w:rPr>
        <w:fldChar w:fldCharType="end"/>
      </w:r>
      <w:r w:rsidR="00FD79BB">
        <w:rPr>
          <w:lang w:val="pl-PL"/>
        </w:rPr>
        <w:t>]</w:t>
      </w:r>
      <w:r w:rsidRPr="00BC2573">
        <w:rPr>
          <w:lang w:val="pl-PL"/>
        </w:rPr>
        <w:t xml:space="preserve">. Od wersji Unity 3.0 silnik rozpowszechniany jest ze zindywidualizowaną wersją </w:t>
      </w:r>
      <w:proofErr w:type="spellStart"/>
      <w:r w:rsidRPr="00BC2573">
        <w:rPr>
          <w:lang w:val="pl-PL"/>
        </w:rPr>
        <w:t>MonoDevelop</w:t>
      </w:r>
      <w:proofErr w:type="spellEnd"/>
      <w:r w:rsidRPr="00BC2573">
        <w:rPr>
          <w:lang w:val="pl-PL"/>
        </w:rPr>
        <w:t xml:space="preserve"> pomagającą w debugowaniu skryptów.</w:t>
      </w:r>
    </w:p>
    <w:p w:rsidR="007571EB" w:rsidRPr="00BC2573" w:rsidRDefault="007571EB" w:rsidP="007571EB">
      <w:pPr>
        <w:ind w:firstLine="720"/>
        <w:rPr>
          <w:lang w:val="pl-PL"/>
        </w:rPr>
      </w:pPr>
      <w:r w:rsidRPr="00BC2573">
        <w:rPr>
          <w:lang w:val="pl-PL"/>
        </w:rPr>
        <w:t xml:space="preserve">Unity wspiera wiele platform sprzętowych. Deweloperzy mają kontrolę nad wieloma aspektami dystrybucji swoich aplikacji na platformy takie jak przeglądarki, komputery osobiste, konsole, telefony komórkowe i tablety. Unity pozwala na wybranie szczegółów kompresji tekstur i rozdzielczości dla każdej ze wspieranych platform. Aktualnie wspierane są platformy takie jak </w:t>
      </w:r>
      <w:proofErr w:type="spellStart"/>
      <w:r w:rsidRPr="00BC2573">
        <w:rPr>
          <w:lang w:val="pl-PL"/>
        </w:rPr>
        <w:t>BlackBerry</w:t>
      </w:r>
      <w:proofErr w:type="spellEnd"/>
      <w:r w:rsidRPr="00BC2573">
        <w:rPr>
          <w:lang w:val="pl-PL"/>
        </w:rPr>
        <w:t xml:space="preserve"> 10, Windows 8, Windows Phone 8, Windows, Mac, Linux, Android, </w:t>
      </w:r>
      <w:proofErr w:type="spellStart"/>
      <w:r w:rsidRPr="00BC2573">
        <w:rPr>
          <w:lang w:val="pl-PL"/>
        </w:rPr>
        <w:t>iOS</w:t>
      </w:r>
      <w:proofErr w:type="spellEnd"/>
      <w:r w:rsidRPr="00BC2573">
        <w:rPr>
          <w:lang w:val="pl-PL"/>
        </w:rPr>
        <w:t xml:space="preserve">, Unity Web Player, Adobe Flash, </w:t>
      </w:r>
      <w:proofErr w:type="spellStart"/>
      <w:r w:rsidRPr="00BC2573">
        <w:rPr>
          <w:lang w:val="pl-PL"/>
        </w:rPr>
        <w:t>PlayStation</w:t>
      </w:r>
      <w:proofErr w:type="spellEnd"/>
      <w:r w:rsidRPr="00BC2573">
        <w:rPr>
          <w:lang w:val="pl-PL"/>
        </w:rPr>
        <w:t xml:space="preserve"> 3, </w:t>
      </w:r>
      <w:proofErr w:type="spellStart"/>
      <w:r w:rsidRPr="00BC2573">
        <w:rPr>
          <w:lang w:val="pl-PL"/>
        </w:rPr>
        <w:t>PlayStation</w:t>
      </w:r>
      <w:proofErr w:type="spellEnd"/>
      <w:r w:rsidRPr="00BC2573">
        <w:rPr>
          <w:lang w:val="pl-PL"/>
        </w:rPr>
        <w:t xml:space="preserve"> Vita, Xbox 360, Wii U oraz Wii</w:t>
      </w:r>
      <w:r>
        <w:rPr>
          <w:rStyle w:val="Odwoanieprzypisudolnego"/>
          <w:lang w:val="pl-PL"/>
        </w:rPr>
        <w:footnoteReference w:id="4"/>
      </w:r>
      <w:r w:rsidRPr="00BC2573">
        <w:rPr>
          <w:lang w:val="pl-PL"/>
        </w:rPr>
        <w:t xml:space="preserve">. W następnej wersji silnika zapowiedziano wsparcie dla urządzeń </w:t>
      </w:r>
      <w:proofErr w:type="spellStart"/>
      <w:r w:rsidRPr="00BC2573">
        <w:rPr>
          <w:lang w:val="pl-PL"/>
        </w:rPr>
        <w:t>PlayStation</w:t>
      </w:r>
      <w:proofErr w:type="spellEnd"/>
      <w:r w:rsidRPr="00BC2573">
        <w:rPr>
          <w:lang w:val="pl-PL"/>
        </w:rPr>
        <w:t xml:space="preserve"> 4 oraz Xbox One.</w:t>
      </w:r>
    </w:p>
    <w:p w:rsidR="007571EB" w:rsidRPr="00BC2573" w:rsidRDefault="007571EB" w:rsidP="007571EB">
      <w:pPr>
        <w:ind w:firstLine="720"/>
        <w:rPr>
          <w:lang w:val="pl-PL"/>
        </w:rPr>
      </w:pPr>
      <w:r w:rsidRPr="00BC2573">
        <w:rPr>
          <w:lang w:val="pl-PL"/>
        </w:rPr>
        <w:t xml:space="preserve">Unity posiada też wbudowane wsparcie dla silnika fizycznego </w:t>
      </w:r>
      <w:proofErr w:type="spellStart"/>
      <w:r w:rsidRPr="00BC2573">
        <w:rPr>
          <w:lang w:val="pl-PL"/>
        </w:rPr>
        <w:t>PhysX</w:t>
      </w:r>
      <w:proofErr w:type="spellEnd"/>
      <w:r w:rsidRPr="00BC2573">
        <w:rPr>
          <w:lang w:val="pl-PL"/>
        </w:rPr>
        <w:t xml:space="preserve"> firmy </w:t>
      </w:r>
      <w:proofErr w:type="spellStart"/>
      <w:r w:rsidRPr="00BC2573">
        <w:rPr>
          <w:lang w:val="pl-PL"/>
        </w:rPr>
        <w:t>Nvidia</w:t>
      </w:r>
      <w:proofErr w:type="spellEnd"/>
      <w:r w:rsidRPr="00BC2573">
        <w:rPr>
          <w:lang w:val="pl-PL"/>
        </w:rPr>
        <w:t xml:space="preserve"> z zaimplementowanym wsparciem dla symulacji tkanin w czasie rzeczywistym, </w:t>
      </w:r>
      <w:proofErr w:type="spellStart"/>
      <w:r w:rsidRPr="00BC2573">
        <w:rPr>
          <w:lang w:val="pl-PL"/>
        </w:rPr>
        <w:t>raycastów</w:t>
      </w:r>
      <w:proofErr w:type="spellEnd"/>
      <w:r w:rsidRPr="00BC2573">
        <w:rPr>
          <w:lang w:val="pl-PL"/>
        </w:rPr>
        <w:t xml:space="preserve"> z parametrem szerokości oraz obsługi warstw kolizyjnych. Unity 4.3 wprowadziło też obsługę obiektów fizycznych Box2D do wykorzystania w grach dwuwymiarowych. </w:t>
      </w:r>
    </w:p>
    <w:p w:rsidR="007571EB" w:rsidRDefault="007571EB" w:rsidP="007571EB">
      <w:pPr>
        <w:ind w:firstLine="720"/>
        <w:rPr>
          <w:lang w:val="pl-PL"/>
        </w:rPr>
      </w:pPr>
    </w:p>
    <w:p w:rsidR="007571EB" w:rsidRPr="00BC2573" w:rsidRDefault="007571EB" w:rsidP="007571EB">
      <w:pPr>
        <w:ind w:firstLine="720"/>
        <w:rPr>
          <w:lang w:val="pl-PL"/>
        </w:rPr>
      </w:pPr>
    </w:p>
    <w:p w:rsidR="007571EB" w:rsidRPr="00BC2573" w:rsidRDefault="007571EB" w:rsidP="007571EB">
      <w:pPr>
        <w:pStyle w:val="Nagwek2"/>
        <w:rPr>
          <w:lang w:val="pl-PL"/>
        </w:rPr>
      </w:pPr>
      <w:bookmarkStart w:id="4" w:name="_Toc396761320"/>
      <w:proofErr w:type="spellStart"/>
      <w:r w:rsidRPr="00BC2573">
        <w:rPr>
          <w:lang w:val="pl-PL"/>
        </w:rPr>
        <w:lastRenderedPageBreak/>
        <w:t>Marmelade</w:t>
      </w:r>
      <w:proofErr w:type="spellEnd"/>
      <w:r w:rsidRPr="00BC2573">
        <w:rPr>
          <w:lang w:val="pl-PL"/>
        </w:rPr>
        <w:t xml:space="preserve"> SDK</w:t>
      </w:r>
      <w:bookmarkEnd w:id="4"/>
    </w:p>
    <w:p w:rsidR="007571EB" w:rsidRPr="00BC2573" w:rsidRDefault="007571EB" w:rsidP="007571EB">
      <w:pPr>
        <w:rPr>
          <w:lang w:val="pl-PL"/>
        </w:rPr>
      </w:pPr>
    </w:p>
    <w:p w:rsidR="007571EB" w:rsidRPr="00BC2573" w:rsidRDefault="007571EB" w:rsidP="007571EB">
      <w:pPr>
        <w:ind w:firstLine="576"/>
        <w:rPr>
          <w:lang w:val="pl-PL"/>
        </w:rPr>
      </w:pPr>
      <w:proofErr w:type="spellStart"/>
      <w:r>
        <w:rPr>
          <w:lang w:val="pl-PL"/>
        </w:rPr>
        <w:t>Marme</w:t>
      </w:r>
      <w:r w:rsidRPr="00BC2573">
        <w:rPr>
          <w:lang w:val="pl-PL"/>
        </w:rPr>
        <w:t>lade</w:t>
      </w:r>
      <w:proofErr w:type="spellEnd"/>
      <w:r w:rsidRPr="00BC2573">
        <w:rPr>
          <w:lang w:val="pl-PL"/>
        </w:rPr>
        <w:t xml:space="preserve"> SDK (wcześniej </w:t>
      </w:r>
      <w:proofErr w:type="spellStart"/>
      <w:r w:rsidRPr="00BC2573">
        <w:rPr>
          <w:lang w:val="pl-PL"/>
        </w:rPr>
        <w:t>Airplay</w:t>
      </w:r>
      <w:proofErr w:type="spellEnd"/>
      <w:r w:rsidRPr="00BC2573">
        <w:rPr>
          <w:lang w:val="pl-PL"/>
        </w:rPr>
        <w:t xml:space="preserve"> SDK) jest międzyplatformowym silnikiem służącym do tworzenia oprogramowania i gier firmy </w:t>
      </w:r>
      <w:proofErr w:type="spellStart"/>
      <w:r w:rsidRPr="00BC2573">
        <w:rPr>
          <w:lang w:val="pl-PL"/>
        </w:rPr>
        <w:t>Marmelade</w:t>
      </w:r>
      <w:proofErr w:type="spellEnd"/>
      <w:r w:rsidRPr="00BC2573">
        <w:rPr>
          <w:lang w:val="pl-PL"/>
        </w:rPr>
        <w:t xml:space="preserve"> Technologies Limited, posiadającym pliki biblioteczne, przykłady, dokumentację i narzędzia wymagane do tworzenia, testowania oraz publikacji aplikacji dla urządzeń mobilnych.</w:t>
      </w:r>
    </w:p>
    <w:p w:rsidR="007571EB" w:rsidRPr="00BC2573" w:rsidRDefault="007571EB" w:rsidP="007571EB">
      <w:pPr>
        <w:rPr>
          <w:lang w:val="pl-PL"/>
        </w:rPr>
      </w:pPr>
    </w:p>
    <w:p w:rsidR="007571EB" w:rsidRPr="00BC2573" w:rsidRDefault="007571EB" w:rsidP="007571EB">
      <w:pPr>
        <w:keepNext/>
        <w:jc w:val="center"/>
        <w:rPr>
          <w:lang w:val="pl-PL"/>
        </w:rPr>
      </w:pPr>
      <w:r w:rsidRPr="00BC2573">
        <w:rPr>
          <w:noProof/>
          <w:lang w:val="pl-PL" w:eastAsia="pl-PL" w:bidi="ar-SA"/>
        </w:rPr>
        <w:drawing>
          <wp:inline distT="0" distB="0" distL="0" distR="0" wp14:anchorId="2E5D21A4" wp14:editId="45E06ADE">
            <wp:extent cx="5476873" cy="4149306"/>
            <wp:effectExtent l="19050" t="0" r="0" b="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5480344" cy="4151936"/>
                    </a:xfrm>
                    <a:prstGeom prst="rect">
                      <a:avLst/>
                    </a:prstGeom>
                    <a:noFill/>
                    <a:ln w="9525">
                      <a:noFill/>
                      <a:miter lim="800000"/>
                      <a:headEnd/>
                      <a:tailEnd/>
                    </a:ln>
                  </pic:spPr>
                </pic:pic>
              </a:graphicData>
            </a:graphic>
          </wp:inline>
        </w:drawing>
      </w:r>
    </w:p>
    <w:p w:rsidR="007571EB" w:rsidRPr="00BC2573" w:rsidRDefault="007571EB" w:rsidP="007571EB">
      <w:pPr>
        <w:pStyle w:val="Legenda"/>
        <w:jc w:val="center"/>
        <w:rPr>
          <w:lang w:val="pl-PL"/>
        </w:rPr>
      </w:pPr>
      <w:r w:rsidRPr="00BC2573">
        <w:rPr>
          <w:lang w:val="pl-PL"/>
        </w:rPr>
        <w:t xml:space="preserve">Rysunek </w:t>
      </w:r>
      <w:r w:rsidRPr="00BC2573">
        <w:rPr>
          <w:lang w:val="pl-PL"/>
        </w:rPr>
        <w:fldChar w:fldCharType="begin"/>
      </w:r>
      <w:r w:rsidRPr="00BC2573">
        <w:rPr>
          <w:lang w:val="pl-PL"/>
        </w:rPr>
        <w:instrText xml:space="preserve"> SEQ Rysunek \* ARABIC </w:instrText>
      </w:r>
      <w:r w:rsidRPr="00BC2573">
        <w:rPr>
          <w:lang w:val="pl-PL"/>
        </w:rPr>
        <w:fldChar w:fldCharType="separate"/>
      </w:r>
      <w:r w:rsidR="00C144FF">
        <w:rPr>
          <w:noProof/>
          <w:lang w:val="pl-PL"/>
        </w:rPr>
        <w:t>2</w:t>
      </w:r>
      <w:r w:rsidRPr="00BC2573">
        <w:rPr>
          <w:lang w:val="pl-PL"/>
        </w:rPr>
        <w:fldChar w:fldCharType="end"/>
      </w:r>
      <w:r w:rsidRPr="00BC2573">
        <w:rPr>
          <w:lang w:val="pl-PL"/>
        </w:rPr>
        <w:t xml:space="preserve">. </w:t>
      </w:r>
      <w:r>
        <w:rPr>
          <w:lang w:val="pl-PL"/>
        </w:rPr>
        <w:t xml:space="preserve">Przykładowy projekt załadowany w symulatorze </w:t>
      </w:r>
      <w:proofErr w:type="spellStart"/>
      <w:r>
        <w:rPr>
          <w:lang w:val="pl-PL"/>
        </w:rPr>
        <w:t>Marmelade</w:t>
      </w:r>
      <w:proofErr w:type="spellEnd"/>
      <w:r>
        <w:rPr>
          <w:lang w:val="pl-PL"/>
        </w:rPr>
        <w:t>. W tle projekt otwarty w aplikacji Visual Studio</w:t>
      </w:r>
      <w:r>
        <w:rPr>
          <w:rStyle w:val="Odwoanieprzypisudolnego"/>
          <w:lang w:val="pl-PL"/>
        </w:rPr>
        <w:footnoteReference w:id="5"/>
      </w:r>
    </w:p>
    <w:p w:rsidR="007571EB" w:rsidRPr="00BC2573" w:rsidRDefault="007571EB" w:rsidP="007571EB">
      <w:pPr>
        <w:rPr>
          <w:lang w:val="pl-PL"/>
        </w:rPr>
      </w:pPr>
    </w:p>
    <w:p w:rsidR="007571EB" w:rsidRPr="00BC2573" w:rsidRDefault="008727D4" w:rsidP="007571EB">
      <w:pPr>
        <w:ind w:firstLine="720"/>
        <w:rPr>
          <w:lang w:val="pl-PL"/>
        </w:rPr>
      </w:pPr>
      <w:r>
        <w:rPr>
          <w:lang w:val="pl-PL"/>
        </w:rPr>
        <w:t xml:space="preserve">Jak przedstawiono na </w:t>
      </w:r>
      <w:proofErr w:type="gramStart"/>
      <w:r>
        <w:rPr>
          <w:lang w:val="pl-PL"/>
        </w:rPr>
        <w:t>rysunku 2</w:t>
      </w:r>
      <w:r w:rsidR="007571EB" w:rsidRPr="00BC2573">
        <w:rPr>
          <w:lang w:val="pl-PL"/>
        </w:rPr>
        <w:t xml:space="preserve">. </w:t>
      </w:r>
      <w:proofErr w:type="spellStart"/>
      <w:proofErr w:type="gramEnd"/>
      <w:r w:rsidR="007571EB" w:rsidRPr="00BC2573">
        <w:rPr>
          <w:lang w:val="pl-PL"/>
        </w:rPr>
        <w:t>Marmelade</w:t>
      </w:r>
      <w:proofErr w:type="spellEnd"/>
      <w:r w:rsidR="007571EB" w:rsidRPr="00BC2573">
        <w:rPr>
          <w:lang w:val="pl-PL"/>
        </w:rPr>
        <w:t xml:space="preserve"> nie posiada zintegrowanego edytora, ale potrafi korzystać z możliwości Visual Studio. </w:t>
      </w:r>
      <w:proofErr w:type="spellStart"/>
      <w:r w:rsidR="007571EB" w:rsidRPr="00BC2573">
        <w:rPr>
          <w:lang w:val="pl-PL"/>
        </w:rPr>
        <w:t>Marmelade</w:t>
      </w:r>
      <w:proofErr w:type="spellEnd"/>
      <w:r w:rsidR="007571EB" w:rsidRPr="00BC2573">
        <w:rPr>
          <w:lang w:val="pl-PL"/>
        </w:rPr>
        <w:t xml:space="preserve"> posiada symulatory dla większości platform</w:t>
      </w:r>
      <w:r w:rsidR="007571EB">
        <w:rPr>
          <w:lang w:val="pl-PL"/>
        </w:rPr>
        <w:t>,</w:t>
      </w:r>
      <w:r w:rsidR="007571EB" w:rsidRPr="00BC2573">
        <w:rPr>
          <w:lang w:val="pl-PL"/>
        </w:rPr>
        <w:t xml:space="preserve"> które wspiera, pozwalające na testowanie aplikacji bez konieczności interakcji z </w:t>
      </w:r>
      <w:r w:rsidR="007571EB" w:rsidRPr="00BC2573">
        <w:rPr>
          <w:lang w:val="pl-PL"/>
        </w:rPr>
        <w:lastRenderedPageBreak/>
        <w:t>rzeczywistym urządzeniem</w:t>
      </w:r>
      <w:r w:rsidR="007571EB">
        <w:rPr>
          <w:rStyle w:val="Odwoanieprzypisudolnego"/>
          <w:lang w:val="pl-PL"/>
        </w:rPr>
        <w:footnoteReference w:id="6"/>
      </w:r>
      <w:r w:rsidR="007571EB" w:rsidRPr="00BC2573">
        <w:rPr>
          <w:lang w:val="pl-PL"/>
        </w:rPr>
        <w:t>.</w:t>
      </w:r>
    </w:p>
    <w:p w:rsidR="007571EB" w:rsidRPr="00BC2573" w:rsidRDefault="007571EB" w:rsidP="007571EB">
      <w:pPr>
        <w:ind w:firstLine="720"/>
        <w:rPr>
          <w:lang w:val="pl-PL"/>
        </w:rPr>
      </w:pPr>
      <w:r w:rsidRPr="00BC2573">
        <w:rPr>
          <w:lang w:val="pl-PL"/>
        </w:rPr>
        <w:t xml:space="preserve">Podstawowym założeniem </w:t>
      </w:r>
      <w:proofErr w:type="spellStart"/>
      <w:r w:rsidRPr="00BC2573">
        <w:rPr>
          <w:lang w:val="pl-PL"/>
        </w:rPr>
        <w:t>Marmelad</w:t>
      </w:r>
      <w:r>
        <w:rPr>
          <w:lang w:val="pl-PL"/>
        </w:rPr>
        <w:t>e</w:t>
      </w:r>
      <w:proofErr w:type="spellEnd"/>
      <w:r w:rsidRPr="00BC2573">
        <w:rPr>
          <w:lang w:val="pl-PL"/>
        </w:rPr>
        <w:t xml:space="preserve"> SDK jest możliwość jednokrotnego napisania tworzonej aplikacji i uruchomienie jej na wielu platformach. Efekt ten osiągnięto poprzez użycie C/</w:t>
      </w:r>
      <w:proofErr w:type="gramStart"/>
      <w:r w:rsidRPr="00BC2573">
        <w:rPr>
          <w:lang w:val="pl-PL"/>
        </w:rPr>
        <w:t>C++ jako</w:t>
      </w:r>
      <w:proofErr w:type="gramEnd"/>
      <w:r w:rsidRPr="00BC2573">
        <w:rPr>
          <w:lang w:val="pl-PL"/>
        </w:rPr>
        <w:t xml:space="preserve"> warstwy abstrakcyjnej dla API wystawionego poprzez każdą z wspieranych platform. W zależności od zakupionej licencji </w:t>
      </w:r>
      <w:proofErr w:type="spellStart"/>
      <w:r w:rsidRPr="00BC2573">
        <w:rPr>
          <w:lang w:val="pl-PL"/>
        </w:rPr>
        <w:t>Marmelade</w:t>
      </w:r>
      <w:proofErr w:type="spellEnd"/>
      <w:r w:rsidRPr="00BC2573">
        <w:rPr>
          <w:lang w:val="pl-PL"/>
        </w:rPr>
        <w:t xml:space="preserve"> SDK pozwala na tworzenie aplikacji na następujące platformy: Android, </w:t>
      </w:r>
      <w:proofErr w:type="spellStart"/>
      <w:r w:rsidRPr="00BC2573">
        <w:rPr>
          <w:lang w:val="pl-PL"/>
        </w:rPr>
        <w:t>BlackBerry</w:t>
      </w:r>
      <w:proofErr w:type="spellEnd"/>
      <w:r w:rsidRPr="00BC2573">
        <w:rPr>
          <w:lang w:val="pl-PL"/>
        </w:rPr>
        <w:t xml:space="preserve">, Ios, LG Smart TV, </w:t>
      </w:r>
      <w:proofErr w:type="spellStart"/>
      <w:r w:rsidRPr="00BC2573">
        <w:rPr>
          <w:lang w:val="pl-PL"/>
        </w:rPr>
        <w:t>Tizen</w:t>
      </w:r>
      <w:proofErr w:type="spellEnd"/>
      <w:r w:rsidRPr="00BC2573">
        <w:rPr>
          <w:lang w:val="pl-PL"/>
        </w:rPr>
        <w:t>, Mac OS X, Windows Desktop, Roku 2 i 3 oraz Windows Phone 8</w:t>
      </w:r>
      <w:r>
        <w:rPr>
          <w:rStyle w:val="Odwoanieprzypisudolnego"/>
          <w:lang w:val="pl-PL"/>
        </w:rPr>
        <w:footnoteReference w:id="7"/>
      </w:r>
      <w:r w:rsidRPr="00BC2573">
        <w:rPr>
          <w:lang w:val="pl-PL"/>
        </w:rPr>
        <w:t>.</w:t>
      </w:r>
    </w:p>
    <w:p w:rsidR="007571EB" w:rsidRPr="00BC2573" w:rsidRDefault="007571EB" w:rsidP="007571EB">
      <w:pPr>
        <w:ind w:firstLine="720"/>
        <w:rPr>
          <w:lang w:val="pl-PL"/>
        </w:rPr>
      </w:pPr>
      <w:proofErr w:type="spellStart"/>
      <w:r w:rsidRPr="00BC2573">
        <w:rPr>
          <w:lang w:val="pl-PL"/>
        </w:rPr>
        <w:t>Marmelade</w:t>
      </w:r>
      <w:proofErr w:type="spellEnd"/>
      <w:r w:rsidRPr="00BC2573">
        <w:rPr>
          <w:lang w:val="pl-PL"/>
        </w:rPr>
        <w:t xml:space="preserve"> SDK składa się z dwóch podstawowych warstw</w:t>
      </w:r>
      <w:r>
        <w:rPr>
          <w:rStyle w:val="Odwoanieprzypisudolnego"/>
          <w:lang w:val="pl-PL"/>
        </w:rPr>
        <w:footnoteReference w:id="8"/>
      </w:r>
      <w:r w:rsidRPr="00BC2573">
        <w:rPr>
          <w:lang w:val="pl-PL"/>
        </w:rPr>
        <w:t xml:space="preserve">. Warstwa </w:t>
      </w:r>
      <w:proofErr w:type="spellStart"/>
      <w:r w:rsidRPr="00BC2573">
        <w:rPr>
          <w:lang w:val="pl-PL"/>
        </w:rPr>
        <w:t>Marmelade</w:t>
      </w:r>
      <w:proofErr w:type="spellEnd"/>
      <w:r w:rsidRPr="00BC2573">
        <w:rPr>
          <w:lang w:val="pl-PL"/>
        </w:rPr>
        <w:t xml:space="preserve"> System to niskopoziomowe API C pozwalające na dostęp do funkcjonalności urządzenia takich jak zarządzanie pamięcią, dostęp do plików, funkcji sieciowych, akcelerometrów, ekranu dotykowego, dźwięku oraz ekranu. </w:t>
      </w:r>
      <w:proofErr w:type="spellStart"/>
      <w:r w:rsidRPr="00BC2573">
        <w:rPr>
          <w:lang w:val="pl-PL"/>
        </w:rPr>
        <w:t>Marmelade</w:t>
      </w:r>
      <w:proofErr w:type="spellEnd"/>
      <w:r w:rsidRPr="00BC2573">
        <w:rPr>
          <w:lang w:val="pl-PL"/>
        </w:rPr>
        <w:t xml:space="preserve"> Studio to API C++ skupiające się na funkcjonalności wyższego rzędu głównie skupionej wokół obsługi </w:t>
      </w:r>
      <w:proofErr w:type="spellStart"/>
      <w:r w:rsidRPr="00BC2573">
        <w:rPr>
          <w:lang w:val="pl-PL"/>
        </w:rPr>
        <w:t>renderowania</w:t>
      </w:r>
      <w:proofErr w:type="spellEnd"/>
      <w:r w:rsidRPr="00BC2573">
        <w:rPr>
          <w:lang w:val="pl-PL"/>
        </w:rPr>
        <w:t xml:space="preserve"> 2D i 3D, zarządzania zasobami danej aplikacji oraz obsługą funkcji sieciowych. Bardzo znaczącą funkcjonalnością tego pakietu jest możliwość kompilowania tworzonej aplikacji na urządzenia z systemem </w:t>
      </w:r>
      <w:proofErr w:type="spellStart"/>
      <w:r w:rsidRPr="00BC2573">
        <w:rPr>
          <w:lang w:val="pl-PL"/>
        </w:rPr>
        <w:t>iOS</w:t>
      </w:r>
      <w:proofErr w:type="spellEnd"/>
      <w:r w:rsidRPr="00BC2573">
        <w:rPr>
          <w:lang w:val="pl-PL"/>
        </w:rPr>
        <w:t xml:space="preserve"> i Mac OS bez konieczności posiadania urządzeń firmy Apple, acz publikacja do oficjalnego sklepu internetowego dalej wymaga podpisania aplikacji na sprzęcie Apple.</w:t>
      </w:r>
    </w:p>
    <w:p w:rsidR="007571EB" w:rsidRDefault="007571EB" w:rsidP="007571EB">
      <w:pPr>
        <w:ind w:firstLine="720"/>
        <w:rPr>
          <w:lang w:val="pl-PL"/>
        </w:rPr>
      </w:pPr>
      <w:proofErr w:type="spellStart"/>
      <w:r w:rsidRPr="00BC2573">
        <w:rPr>
          <w:lang w:val="pl-PL"/>
        </w:rPr>
        <w:t>Marmelade</w:t>
      </w:r>
      <w:proofErr w:type="spellEnd"/>
      <w:r w:rsidRPr="00BC2573">
        <w:rPr>
          <w:lang w:val="pl-PL"/>
        </w:rPr>
        <w:t xml:space="preserve"> SDK pozwala na obsługę </w:t>
      </w:r>
      <w:proofErr w:type="spellStart"/>
      <w:r w:rsidRPr="00BC2573">
        <w:rPr>
          <w:lang w:val="pl-PL"/>
        </w:rPr>
        <w:t>renderowania</w:t>
      </w:r>
      <w:proofErr w:type="spellEnd"/>
      <w:r w:rsidRPr="00BC2573">
        <w:rPr>
          <w:lang w:val="pl-PL"/>
        </w:rPr>
        <w:t xml:space="preserve"> przez urządzenie mobilne zarówno poprzez </w:t>
      </w:r>
      <w:proofErr w:type="spellStart"/>
      <w:r w:rsidRPr="00BC2573">
        <w:rPr>
          <w:lang w:val="pl-PL"/>
        </w:rPr>
        <w:t>OpenGL</w:t>
      </w:r>
      <w:proofErr w:type="spellEnd"/>
      <w:r w:rsidRPr="00BC2573">
        <w:rPr>
          <w:lang w:val="pl-PL"/>
        </w:rPr>
        <w:t xml:space="preserve"> ES API, jaki i przez warstwę </w:t>
      </w:r>
      <w:proofErr w:type="spellStart"/>
      <w:r w:rsidRPr="00BC2573">
        <w:rPr>
          <w:lang w:val="pl-PL"/>
        </w:rPr>
        <w:t>Marmelade</w:t>
      </w:r>
      <w:proofErr w:type="spellEnd"/>
      <w:r w:rsidRPr="00BC2573">
        <w:rPr>
          <w:lang w:val="pl-PL"/>
        </w:rPr>
        <w:t xml:space="preserve"> Studio. Warstwa ta pozwala na korzystanie z ładowania i </w:t>
      </w:r>
      <w:proofErr w:type="spellStart"/>
      <w:r w:rsidRPr="00BC2573">
        <w:rPr>
          <w:lang w:val="pl-PL"/>
        </w:rPr>
        <w:t>renderowania</w:t>
      </w:r>
      <w:proofErr w:type="spellEnd"/>
      <w:r w:rsidRPr="00BC2573">
        <w:rPr>
          <w:lang w:val="pl-PL"/>
        </w:rPr>
        <w:t xml:space="preserve"> zasobów graficznych takich jak bitmapy i modele trójwymiarowe. Pozwala też na korzystanie z wtyczek do programów takich jak </w:t>
      </w:r>
      <w:proofErr w:type="spellStart"/>
      <w:r w:rsidRPr="00BC2573">
        <w:rPr>
          <w:lang w:val="pl-PL"/>
        </w:rPr>
        <w:t>Autodesk</w:t>
      </w:r>
      <w:proofErr w:type="spellEnd"/>
      <w:r w:rsidRPr="00BC2573">
        <w:rPr>
          <w:lang w:val="pl-PL"/>
        </w:rPr>
        <w:t xml:space="preserve"> 3DS Max i </w:t>
      </w:r>
      <w:proofErr w:type="spellStart"/>
      <w:r w:rsidRPr="00BC2573">
        <w:rPr>
          <w:lang w:val="pl-PL"/>
        </w:rPr>
        <w:t>Autodesk</w:t>
      </w:r>
      <w:proofErr w:type="spellEnd"/>
      <w:r w:rsidRPr="00BC2573">
        <w:rPr>
          <w:lang w:val="pl-PL"/>
        </w:rPr>
        <w:t xml:space="preserve"> </w:t>
      </w:r>
      <w:proofErr w:type="gramStart"/>
      <w:r w:rsidRPr="00BC2573">
        <w:rPr>
          <w:lang w:val="pl-PL"/>
        </w:rPr>
        <w:t>Maya co</w:t>
      </w:r>
      <w:proofErr w:type="gramEnd"/>
      <w:r w:rsidRPr="00BC2573">
        <w:rPr>
          <w:lang w:val="pl-PL"/>
        </w:rPr>
        <w:t xml:space="preserve"> pozwala na bezproblemowe korzystanie z obiektów trójwymiarowych, wraz z ich animacjami, w tworzonych aplikacjach. W celu wsparcia starszych urządzeń, nieposiadających osobnych modułów odpowiedzialnych za </w:t>
      </w:r>
      <w:proofErr w:type="spellStart"/>
      <w:r w:rsidRPr="00BC2573">
        <w:rPr>
          <w:lang w:val="pl-PL"/>
        </w:rPr>
        <w:t>renderowanie</w:t>
      </w:r>
      <w:proofErr w:type="spellEnd"/>
      <w:r w:rsidRPr="00BC2573">
        <w:rPr>
          <w:lang w:val="pl-PL"/>
        </w:rPr>
        <w:t xml:space="preserve"> grafiki, </w:t>
      </w:r>
      <w:proofErr w:type="spellStart"/>
      <w:r w:rsidRPr="00BC2573">
        <w:rPr>
          <w:lang w:val="pl-PL"/>
        </w:rPr>
        <w:t>Marmelade</w:t>
      </w:r>
      <w:proofErr w:type="spellEnd"/>
      <w:r w:rsidRPr="00BC2573">
        <w:rPr>
          <w:lang w:val="pl-PL"/>
        </w:rPr>
        <w:t xml:space="preserve"> SDK wprowadza moduł wsparcia wstecznego.</w:t>
      </w:r>
    </w:p>
    <w:p w:rsidR="007571EB" w:rsidRPr="00BC2573" w:rsidRDefault="007571EB" w:rsidP="007571EB">
      <w:pPr>
        <w:ind w:firstLine="720"/>
        <w:rPr>
          <w:lang w:val="pl-PL"/>
        </w:rPr>
      </w:pPr>
    </w:p>
    <w:p w:rsidR="007571EB" w:rsidRPr="00BC2573" w:rsidRDefault="007571EB" w:rsidP="007571EB">
      <w:pPr>
        <w:pStyle w:val="Nagwek2"/>
        <w:rPr>
          <w:lang w:val="pl-PL"/>
        </w:rPr>
      </w:pPr>
      <w:bookmarkStart w:id="5" w:name="_Toc396761321"/>
      <w:proofErr w:type="spellStart"/>
      <w:r>
        <w:rPr>
          <w:lang w:val="pl-PL"/>
        </w:rPr>
        <w:lastRenderedPageBreak/>
        <w:t>jMonkey</w:t>
      </w:r>
      <w:proofErr w:type="spellEnd"/>
      <w:r w:rsidRPr="00BC2573">
        <w:rPr>
          <w:lang w:val="pl-PL"/>
        </w:rPr>
        <w:t xml:space="preserve"> Engine</w:t>
      </w:r>
      <w:bookmarkEnd w:id="5"/>
    </w:p>
    <w:p w:rsidR="007571EB" w:rsidRPr="00BC2573" w:rsidRDefault="007571EB" w:rsidP="007571EB">
      <w:pPr>
        <w:rPr>
          <w:lang w:val="pl-PL"/>
        </w:rPr>
      </w:pPr>
    </w:p>
    <w:p w:rsidR="007571EB" w:rsidRPr="00BC2573" w:rsidRDefault="007571EB" w:rsidP="007571EB">
      <w:pPr>
        <w:ind w:firstLine="576"/>
        <w:rPr>
          <w:lang w:val="pl-PL"/>
        </w:rPr>
      </w:pPr>
      <w:proofErr w:type="spellStart"/>
      <w:r w:rsidRPr="00BC2573">
        <w:rPr>
          <w:lang w:val="pl-PL"/>
        </w:rPr>
        <w:t>jMonkeyEngine</w:t>
      </w:r>
      <w:proofErr w:type="spellEnd"/>
      <w:r w:rsidRPr="00BC2573">
        <w:rPr>
          <w:lang w:val="pl-PL"/>
        </w:rPr>
        <w:t xml:space="preserve"> (</w:t>
      </w:r>
      <w:proofErr w:type="spellStart"/>
      <w:r w:rsidRPr="00BC2573">
        <w:rPr>
          <w:lang w:val="pl-PL"/>
        </w:rPr>
        <w:t>jME</w:t>
      </w:r>
      <w:proofErr w:type="spellEnd"/>
      <w:r w:rsidRPr="00BC2573">
        <w:rPr>
          <w:lang w:val="pl-PL"/>
        </w:rPr>
        <w:t xml:space="preserve">) jest silnikiem służącym do tworzenia trójwymiarowych i dwuwymiarowych aplikacji i gier działających na wielu platformach. </w:t>
      </w:r>
      <w:proofErr w:type="spellStart"/>
      <w:r w:rsidRPr="00BC2573">
        <w:rPr>
          <w:lang w:val="pl-PL"/>
        </w:rPr>
        <w:t>jMonkeyEngine</w:t>
      </w:r>
      <w:proofErr w:type="spellEnd"/>
      <w:r w:rsidRPr="00BC2573">
        <w:rPr>
          <w:lang w:val="pl-PL"/>
        </w:rPr>
        <w:t xml:space="preserve"> napisany jest w Javie i domyślnie korzysta z </w:t>
      </w:r>
      <w:proofErr w:type="gramStart"/>
      <w:r w:rsidRPr="00BC2573">
        <w:rPr>
          <w:lang w:val="pl-PL"/>
        </w:rPr>
        <w:t>LWJGL jako</w:t>
      </w:r>
      <w:proofErr w:type="gramEnd"/>
      <w:r w:rsidRPr="00BC2573">
        <w:rPr>
          <w:lang w:val="pl-PL"/>
        </w:rPr>
        <w:t xml:space="preserve"> </w:t>
      </w:r>
      <w:proofErr w:type="spellStart"/>
      <w:r w:rsidRPr="00BC2573">
        <w:rPr>
          <w:lang w:val="pl-PL"/>
        </w:rPr>
        <w:t>renderera</w:t>
      </w:r>
      <w:proofErr w:type="spellEnd"/>
      <w:r w:rsidRPr="00BC2573">
        <w:rPr>
          <w:lang w:val="pl-PL"/>
        </w:rPr>
        <w:t xml:space="preserve">, choć istnieje możliwość korzystania z </w:t>
      </w:r>
      <w:proofErr w:type="spellStart"/>
      <w:r w:rsidRPr="00BC2573">
        <w:rPr>
          <w:lang w:val="pl-PL"/>
        </w:rPr>
        <w:t>renderera</w:t>
      </w:r>
      <w:proofErr w:type="spellEnd"/>
      <w:r w:rsidRPr="00BC2573">
        <w:rPr>
          <w:lang w:val="pl-PL"/>
        </w:rPr>
        <w:t xml:space="preserve"> opartego na JOGL. Silnik w pełni wspiera </w:t>
      </w:r>
      <w:proofErr w:type="spellStart"/>
      <w:r w:rsidRPr="00BC2573">
        <w:rPr>
          <w:lang w:val="pl-PL"/>
        </w:rPr>
        <w:t>OpenGL</w:t>
      </w:r>
      <w:proofErr w:type="spellEnd"/>
      <w:r w:rsidRPr="00BC2573">
        <w:rPr>
          <w:lang w:val="pl-PL"/>
        </w:rPr>
        <w:t xml:space="preserve"> 2,3 i 4, oraz </w:t>
      </w:r>
      <w:proofErr w:type="spellStart"/>
      <w:r w:rsidRPr="00BC2573">
        <w:rPr>
          <w:lang w:val="pl-PL"/>
        </w:rPr>
        <w:t>OpenGL</w:t>
      </w:r>
      <w:proofErr w:type="spellEnd"/>
      <w:r w:rsidRPr="00BC2573">
        <w:rPr>
          <w:lang w:val="pl-PL"/>
        </w:rPr>
        <w:t xml:space="preserve"> ES 2.0 i 3.0. Środowisko najczęściej dostarczane jest, jako zintegrowana wtyczka do IDE </w:t>
      </w:r>
      <w:proofErr w:type="spellStart"/>
      <w:r w:rsidRPr="00BC2573">
        <w:rPr>
          <w:lang w:val="pl-PL"/>
        </w:rPr>
        <w:t>NetBeans</w:t>
      </w:r>
      <w:proofErr w:type="spellEnd"/>
      <w:r w:rsidRPr="00BC2573">
        <w:rPr>
          <w:lang w:val="pl-PL"/>
        </w:rPr>
        <w:t xml:space="preserve">, co widać na rysunku </w:t>
      </w:r>
      <w:r w:rsidR="002C7951">
        <w:rPr>
          <w:lang w:val="pl-PL"/>
        </w:rPr>
        <w:t>3</w:t>
      </w:r>
      <w:r w:rsidRPr="00BC2573">
        <w:rPr>
          <w:lang w:val="pl-PL"/>
        </w:rPr>
        <w:t>.</w:t>
      </w:r>
    </w:p>
    <w:p w:rsidR="007571EB" w:rsidRPr="00BC2573" w:rsidRDefault="007571EB" w:rsidP="007571EB">
      <w:pPr>
        <w:rPr>
          <w:lang w:val="pl-PL"/>
        </w:rPr>
      </w:pPr>
    </w:p>
    <w:p w:rsidR="007571EB" w:rsidRPr="00BC2573" w:rsidRDefault="007571EB" w:rsidP="007571EB">
      <w:pPr>
        <w:keepNext/>
        <w:rPr>
          <w:lang w:val="pl-PL"/>
        </w:rPr>
      </w:pPr>
      <w:r w:rsidRPr="00BC2573">
        <w:rPr>
          <w:noProof/>
          <w:lang w:val="pl-PL" w:eastAsia="pl-PL" w:bidi="ar-SA"/>
        </w:rPr>
        <w:drawing>
          <wp:inline distT="0" distB="0" distL="0" distR="0" wp14:anchorId="4D709BC4" wp14:editId="7414953A">
            <wp:extent cx="5970270" cy="3349294"/>
            <wp:effectExtent l="19050" t="0" r="0" b="0"/>
            <wp:docPr id="2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srcRect/>
                    <a:stretch>
                      <a:fillRect/>
                    </a:stretch>
                  </pic:blipFill>
                  <pic:spPr bwMode="auto">
                    <a:xfrm>
                      <a:off x="0" y="0"/>
                      <a:ext cx="5970270" cy="3349294"/>
                    </a:xfrm>
                    <a:prstGeom prst="rect">
                      <a:avLst/>
                    </a:prstGeom>
                    <a:noFill/>
                    <a:ln w="9525">
                      <a:noFill/>
                      <a:miter lim="800000"/>
                      <a:headEnd/>
                      <a:tailEnd/>
                    </a:ln>
                  </pic:spPr>
                </pic:pic>
              </a:graphicData>
            </a:graphic>
          </wp:inline>
        </w:drawing>
      </w:r>
    </w:p>
    <w:p w:rsidR="007571EB" w:rsidRPr="00BC2573" w:rsidRDefault="007571EB" w:rsidP="00FA456F">
      <w:pPr>
        <w:pStyle w:val="Legenda"/>
        <w:jc w:val="center"/>
        <w:rPr>
          <w:lang w:val="pl-PL"/>
        </w:rPr>
      </w:pPr>
      <w:r w:rsidRPr="00BC2573">
        <w:rPr>
          <w:lang w:val="pl-PL"/>
        </w:rPr>
        <w:t xml:space="preserve">Rysunek </w:t>
      </w:r>
      <w:r w:rsidRPr="00BC2573">
        <w:rPr>
          <w:lang w:val="pl-PL"/>
        </w:rPr>
        <w:fldChar w:fldCharType="begin"/>
      </w:r>
      <w:r w:rsidRPr="00BC2573">
        <w:rPr>
          <w:lang w:val="pl-PL"/>
        </w:rPr>
        <w:instrText xml:space="preserve"> SEQ Rysunek \* ARABIC </w:instrText>
      </w:r>
      <w:r w:rsidRPr="00BC2573">
        <w:rPr>
          <w:lang w:val="pl-PL"/>
        </w:rPr>
        <w:fldChar w:fldCharType="separate"/>
      </w:r>
      <w:r w:rsidR="00C144FF">
        <w:rPr>
          <w:noProof/>
          <w:lang w:val="pl-PL"/>
        </w:rPr>
        <w:t>3</w:t>
      </w:r>
      <w:r w:rsidRPr="00BC2573">
        <w:rPr>
          <w:lang w:val="pl-PL"/>
        </w:rPr>
        <w:fldChar w:fldCharType="end"/>
      </w:r>
      <w:r>
        <w:rPr>
          <w:lang w:val="pl-PL"/>
        </w:rPr>
        <w:t xml:space="preserve">. Przykładowy projekt załadowany w </w:t>
      </w:r>
      <w:proofErr w:type="spellStart"/>
      <w:r>
        <w:rPr>
          <w:lang w:val="pl-PL"/>
        </w:rPr>
        <w:t>jMonkey</w:t>
      </w:r>
      <w:proofErr w:type="spellEnd"/>
      <w:r>
        <w:rPr>
          <w:lang w:val="pl-PL"/>
        </w:rPr>
        <w:t xml:space="preserve"> SDK</w:t>
      </w:r>
      <w:r>
        <w:rPr>
          <w:rStyle w:val="Odwoanieprzypisudolnego"/>
          <w:lang w:val="pl-PL"/>
        </w:rPr>
        <w:footnoteReference w:id="9"/>
      </w:r>
    </w:p>
    <w:p w:rsidR="007571EB" w:rsidRPr="00BC2573" w:rsidRDefault="007571EB" w:rsidP="007571EB">
      <w:pPr>
        <w:rPr>
          <w:lang w:val="pl-PL"/>
        </w:rPr>
      </w:pPr>
    </w:p>
    <w:p w:rsidR="007571EB" w:rsidRPr="00BC2573" w:rsidRDefault="007571EB" w:rsidP="007571EB">
      <w:pPr>
        <w:ind w:firstLine="720"/>
        <w:rPr>
          <w:lang w:val="pl-PL"/>
        </w:rPr>
      </w:pPr>
      <w:proofErr w:type="spellStart"/>
      <w:r w:rsidRPr="00BC2573">
        <w:rPr>
          <w:lang w:val="pl-PL"/>
        </w:rPr>
        <w:t>jMonkeyEngine</w:t>
      </w:r>
      <w:proofErr w:type="spellEnd"/>
      <w:r w:rsidRPr="00BC2573">
        <w:rPr>
          <w:lang w:val="pl-PL"/>
        </w:rPr>
        <w:t xml:space="preserve"> jest projektem open </w:t>
      </w:r>
      <w:proofErr w:type="spellStart"/>
      <w:r w:rsidRPr="00BC2573">
        <w:rPr>
          <w:lang w:val="pl-PL"/>
        </w:rPr>
        <w:t>source</w:t>
      </w:r>
      <w:proofErr w:type="spellEnd"/>
      <w:r w:rsidRPr="00BC2573">
        <w:rPr>
          <w:lang w:val="pl-PL"/>
        </w:rPr>
        <w:t xml:space="preserve"> publikowanym pod nową licencją BSD. Korzysta z niego kilka komercyjnych firm deweloperskich i uczelni</w:t>
      </w:r>
      <w:r>
        <w:rPr>
          <w:rStyle w:val="Odwoanieprzypisudolnego"/>
          <w:lang w:val="pl-PL"/>
        </w:rPr>
        <w:footnoteReference w:id="10"/>
      </w:r>
      <w:r w:rsidRPr="00BC2573">
        <w:rPr>
          <w:lang w:val="pl-PL"/>
        </w:rPr>
        <w:t xml:space="preserve">. Sam silnik jest zbiorem bibliotek i narzędzi, składających się na niskopoziomową aplikację służącą do tworzenia gier. W Połączeniu z IDE, jak np. ma to miejsce w oficjalnym </w:t>
      </w:r>
      <w:proofErr w:type="spellStart"/>
      <w:r w:rsidRPr="00BC2573">
        <w:rPr>
          <w:lang w:val="pl-PL"/>
        </w:rPr>
        <w:t>jMonkey</w:t>
      </w:r>
      <w:proofErr w:type="spellEnd"/>
      <w:r w:rsidRPr="00BC2573">
        <w:rPr>
          <w:lang w:val="pl-PL"/>
        </w:rPr>
        <w:t xml:space="preserve"> Engine 3 SDK, staje się </w:t>
      </w:r>
      <w:r w:rsidRPr="00BC2573">
        <w:rPr>
          <w:lang w:val="pl-PL"/>
        </w:rPr>
        <w:lastRenderedPageBreak/>
        <w:t xml:space="preserve">wysokopoziomowym narzędziem z wieloma komponentami graficznymi. Integracja ze środowiskiem </w:t>
      </w:r>
      <w:proofErr w:type="spellStart"/>
      <w:r w:rsidRPr="00BC2573">
        <w:rPr>
          <w:lang w:val="pl-PL"/>
        </w:rPr>
        <w:t>NetBeans</w:t>
      </w:r>
      <w:proofErr w:type="spellEnd"/>
      <w:r w:rsidRPr="00BC2573">
        <w:rPr>
          <w:lang w:val="pl-PL"/>
        </w:rPr>
        <w:t xml:space="preserve"> pozwala na korzystanie z możliwości edytorów graficznych a także pozwala na skorzystanie z modularności samego IDE poprzez tworzenie nowych wtyczek. Obok domyślnych aktualizacji samego środowiska </w:t>
      </w:r>
      <w:proofErr w:type="spellStart"/>
      <w:r w:rsidRPr="00BC2573">
        <w:rPr>
          <w:lang w:val="pl-PL"/>
        </w:rPr>
        <w:t>NetBeans</w:t>
      </w:r>
      <w:proofErr w:type="spellEnd"/>
      <w:r w:rsidRPr="00BC2573">
        <w:rPr>
          <w:lang w:val="pl-PL"/>
        </w:rPr>
        <w:t xml:space="preserve">, </w:t>
      </w:r>
      <w:proofErr w:type="spellStart"/>
      <w:r w:rsidRPr="00BC2573">
        <w:rPr>
          <w:lang w:val="pl-PL"/>
        </w:rPr>
        <w:t>jMonkeyEngine</w:t>
      </w:r>
      <w:proofErr w:type="spellEnd"/>
      <w:r w:rsidRPr="00BC2573">
        <w:rPr>
          <w:lang w:val="pl-PL"/>
        </w:rPr>
        <w:t xml:space="preserve"> wprowadza swoje własne repozytoria z wtyczkami, w wersjach stabilnych a także </w:t>
      </w:r>
      <w:proofErr w:type="gramStart"/>
      <w:r w:rsidRPr="00BC2573">
        <w:rPr>
          <w:lang w:val="pl-PL"/>
        </w:rPr>
        <w:t>kompilowanych co</w:t>
      </w:r>
      <w:proofErr w:type="gramEnd"/>
      <w:r w:rsidRPr="00BC2573">
        <w:rPr>
          <w:lang w:val="pl-PL"/>
        </w:rPr>
        <w:t xml:space="preserve"> noc.</w:t>
      </w:r>
    </w:p>
    <w:p w:rsidR="007571EB" w:rsidRPr="00BC2573" w:rsidRDefault="007571EB" w:rsidP="007571EB">
      <w:pPr>
        <w:rPr>
          <w:lang w:val="pl-PL"/>
        </w:rPr>
      </w:pPr>
      <w:r w:rsidRPr="00BC2573">
        <w:rPr>
          <w:lang w:val="pl-PL"/>
        </w:rPr>
        <w:tab/>
        <w:t xml:space="preserve">Sam silnik daje do dyspozycji deweloperów wiele narzędzi, poczynając od klas odpowiedzialnych za obsługę operacji wejścia/wyjścia, widoków na ekranie, czy </w:t>
      </w:r>
      <w:proofErr w:type="spellStart"/>
      <w:r w:rsidRPr="00BC2573">
        <w:rPr>
          <w:lang w:val="pl-PL"/>
        </w:rPr>
        <w:t>renderowania</w:t>
      </w:r>
      <w:proofErr w:type="spellEnd"/>
      <w:r w:rsidRPr="00BC2573">
        <w:rPr>
          <w:lang w:val="pl-PL"/>
        </w:rPr>
        <w:t xml:space="preserve"> prostych kształtów, na obliczeniach fizycznych i komunikacji sieciowej kończąc</w:t>
      </w:r>
      <w:r>
        <w:rPr>
          <w:rStyle w:val="Odwoanieprzypisudolnego"/>
          <w:lang w:val="pl-PL"/>
        </w:rPr>
        <w:footnoteReference w:id="11"/>
      </w:r>
      <w:r w:rsidRPr="00BC2573">
        <w:rPr>
          <w:lang w:val="pl-PL"/>
        </w:rPr>
        <w:t xml:space="preserve">. </w:t>
      </w:r>
      <w:proofErr w:type="spellStart"/>
      <w:r w:rsidRPr="00BC2573">
        <w:rPr>
          <w:lang w:val="pl-PL"/>
        </w:rPr>
        <w:t>jMonkey</w:t>
      </w:r>
      <w:proofErr w:type="spellEnd"/>
      <w:r w:rsidRPr="00BC2573">
        <w:rPr>
          <w:lang w:val="pl-PL"/>
        </w:rPr>
        <w:t xml:space="preserve"> Engine rozpoznaje wiele zasobów wykorzystywanych w produkcji gier komputerowych, takich jak modele stworzone w aplikacji </w:t>
      </w:r>
      <w:proofErr w:type="spellStart"/>
      <w:r w:rsidRPr="00BC2573">
        <w:rPr>
          <w:lang w:val="pl-PL"/>
        </w:rPr>
        <w:t>Blender</w:t>
      </w:r>
      <w:proofErr w:type="spellEnd"/>
      <w:r w:rsidRPr="00BC2573">
        <w:rPr>
          <w:lang w:val="pl-PL"/>
        </w:rPr>
        <w:t xml:space="preserve">, czy też wszystkie zasoby zgodne ze specyfikacją OGRE. Obliczeniami fizycznymi zajmuje się silnik </w:t>
      </w:r>
      <w:proofErr w:type="spellStart"/>
      <w:r w:rsidRPr="00BC2573">
        <w:rPr>
          <w:lang w:val="pl-PL"/>
        </w:rPr>
        <w:t>Bullet</w:t>
      </w:r>
      <w:proofErr w:type="spellEnd"/>
      <w:r>
        <w:rPr>
          <w:rStyle w:val="Odwoanieprzypisudolnego"/>
          <w:lang w:val="pl-PL"/>
        </w:rPr>
        <w:footnoteReference w:id="12"/>
      </w:r>
      <w:r w:rsidRPr="00BC2573">
        <w:rPr>
          <w:lang w:val="pl-PL"/>
        </w:rPr>
        <w:t xml:space="preserve"> w wersji przystosowanej do użytkowania w programach napisanych w Javie. Do samej platformy dołączonych jest wiele klas zajmujących się obsługą często powtarzających się czynności w grach komputerowych. Przykładami takich klas mogą być </w:t>
      </w:r>
      <w:proofErr w:type="spellStart"/>
      <w:r w:rsidRPr="00BC2573">
        <w:rPr>
          <w:lang w:val="pl-PL"/>
        </w:rPr>
        <w:t>CharacterController</w:t>
      </w:r>
      <w:proofErr w:type="spellEnd"/>
      <w:r w:rsidRPr="00BC2573">
        <w:rPr>
          <w:lang w:val="pl-PL"/>
        </w:rPr>
        <w:t xml:space="preserve"> zajmujący się obsługą domyślnego poruszania się postaci wraz ze skokiem, przyspieszeniem i bezwładnością, czy też </w:t>
      </w:r>
      <w:proofErr w:type="spellStart"/>
      <w:r w:rsidRPr="00BC2573">
        <w:rPr>
          <w:lang w:val="pl-PL"/>
        </w:rPr>
        <w:t>TerrainLodControl</w:t>
      </w:r>
      <w:proofErr w:type="spellEnd"/>
      <w:r w:rsidRPr="00BC2573">
        <w:rPr>
          <w:lang w:val="pl-PL"/>
        </w:rPr>
        <w:t xml:space="preserve"> pozwalający na automatyczne </w:t>
      </w:r>
      <w:proofErr w:type="gramStart"/>
      <w:r w:rsidRPr="00BC2573">
        <w:rPr>
          <w:lang w:val="pl-PL"/>
        </w:rPr>
        <w:t>zmienianie jakości</w:t>
      </w:r>
      <w:proofErr w:type="gramEnd"/>
      <w:r w:rsidRPr="00BC2573">
        <w:rPr>
          <w:lang w:val="pl-PL"/>
        </w:rPr>
        <w:t xml:space="preserve"> generowanego terenu w zależności od odległości od kamery. Szeroka biblioteka klas bardzo pomaga w szybkim pisaniu i testowaniu tworzonych aplikacji.</w:t>
      </w:r>
    </w:p>
    <w:p w:rsidR="007571EB" w:rsidRPr="00BC2573" w:rsidRDefault="007571EB" w:rsidP="007571EB">
      <w:pPr>
        <w:rPr>
          <w:lang w:val="pl-PL"/>
        </w:rPr>
      </w:pPr>
    </w:p>
    <w:p w:rsidR="007571EB" w:rsidRPr="00BC2573" w:rsidRDefault="007571EB" w:rsidP="007571EB">
      <w:pPr>
        <w:pStyle w:val="Nagwek2"/>
        <w:rPr>
          <w:lang w:val="pl-PL"/>
        </w:rPr>
      </w:pPr>
      <w:bookmarkStart w:id="6" w:name="_Toc396761322"/>
      <w:r>
        <w:rPr>
          <w:lang w:val="pl-PL"/>
        </w:rPr>
        <w:t>Podsumowanie</w:t>
      </w:r>
      <w:bookmarkEnd w:id="6"/>
    </w:p>
    <w:p w:rsidR="007571EB" w:rsidRPr="00BC2573" w:rsidRDefault="007571EB" w:rsidP="007571EB">
      <w:pPr>
        <w:rPr>
          <w:lang w:val="pl-PL"/>
        </w:rPr>
      </w:pPr>
    </w:p>
    <w:p w:rsidR="007571EB" w:rsidRPr="00BC2573" w:rsidRDefault="007571EB" w:rsidP="007571EB">
      <w:pPr>
        <w:ind w:firstLine="431"/>
        <w:rPr>
          <w:lang w:val="pl-PL"/>
        </w:rPr>
      </w:pPr>
      <w:r w:rsidRPr="00BC2573">
        <w:rPr>
          <w:lang w:val="pl-PL"/>
        </w:rPr>
        <w:t xml:space="preserve">Z przedstawionych środowisk zdecydowano się wybrać Unity 3D. Argumentami przemawiającymi za Unity były głownie prostota w implementacji, duże wsparcie środowiska deweloperów (fora, dokumentacja, samouczki w formie wideo) oraz możliwość dostarczenia implementacji na platformy opisane w niniejszej pracy bez konieczności ponoszenia dodatkowych opłat już w momencie pisania aplikacji. </w:t>
      </w:r>
    </w:p>
    <w:p w:rsidR="007571EB" w:rsidRPr="00BC2573" w:rsidRDefault="007571EB" w:rsidP="007571EB">
      <w:pPr>
        <w:ind w:firstLine="431"/>
        <w:rPr>
          <w:lang w:val="pl-PL"/>
        </w:rPr>
      </w:pPr>
      <w:r w:rsidRPr="00BC2573">
        <w:rPr>
          <w:lang w:val="pl-PL"/>
        </w:rPr>
        <w:t xml:space="preserve">W porównaniu do </w:t>
      </w:r>
      <w:proofErr w:type="spellStart"/>
      <w:r w:rsidRPr="00BC2573">
        <w:rPr>
          <w:lang w:val="pl-PL"/>
        </w:rPr>
        <w:t>Marmelade</w:t>
      </w:r>
      <w:proofErr w:type="spellEnd"/>
      <w:r w:rsidRPr="00BC2573">
        <w:rPr>
          <w:lang w:val="pl-PL"/>
        </w:rPr>
        <w:t xml:space="preserve"> SDK Unity nie wymaga opłat za każdą z platform dystrybucji</w:t>
      </w:r>
      <w:r w:rsidR="00BD1DBD">
        <w:rPr>
          <w:lang w:val="pl-PL"/>
        </w:rPr>
        <w:t xml:space="preserve"> </w:t>
      </w:r>
      <w:r w:rsidR="00FC7D4D">
        <w:rPr>
          <w:lang w:val="pl-PL"/>
        </w:rPr>
        <w:t>[</w:t>
      </w:r>
      <w:r w:rsidR="00FC7D4D">
        <w:rPr>
          <w:lang w:val="pl-PL"/>
        </w:rPr>
        <w:fldChar w:fldCharType="begin"/>
      </w:r>
      <w:r w:rsidR="00FC7D4D">
        <w:rPr>
          <w:lang w:val="pl-PL"/>
        </w:rPr>
        <w:instrText xml:space="preserve"> REF Scaplehorn12 \h </w:instrText>
      </w:r>
      <w:r w:rsidR="00FC7D4D">
        <w:rPr>
          <w:lang w:val="pl-PL"/>
        </w:rPr>
      </w:r>
      <w:r w:rsidR="00FC7D4D">
        <w:rPr>
          <w:lang w:val="pl-PL"/>
        </w:rPr>
        <w:fldChar w:fldCharType="separate"/>
      </w:r>
      <w:r w:rsidR="00C144FF">
        <w:rPr>
          <w:noProof/>
        </w:rPr>
        <w:t>6</w:t>
      </w:r>
      <w:r w:rsidR="00FC7D4D">
        <w:rPr>
          <w:lang w:val="pl-PL"/>
        </w:rPr>
        <w:fldChar w:fldCharType="end"/>
      </w:r>
      <w:r w:rsidR="00FC7D4D">
        <w:rPr>
          <w:lang w:val="pl-PL"/>
        </w:rPr>
        <w:t>]</w:t>
      </w:r>
      <w:r w:rsidRPr="00BC2573">
        <w:rPr>
          <w:lang w:val="pl-PL"/>
        </w:rPr>
        <w:t xml:space="preserve">, ale nie posiada też bardzo pożądanej funkcjonalności kompilacji kodu </w:t>
      </w:r>
      <w:proofErr w:type="spellStart"/>
      <w:r w:rsidRPr="00BC2573">
        <w:rPr>
          <w:lang w:val="pl-PL"/>
        </w:rPr>
        <w:t>iOS</w:t>
      </w:r>
      <w:proofErr w:type="spellEnd"/>
      <w:r w:rsidRPr="00BC2573">
        <w:rPr>
          <w:lang w:val="pl-PL"/>
        </w:rPr>
        <w:t xml:space="preserve"> na platformach </w:t>
      </w:r>
      <w:r w:rsidRPr="00BC2573">
        <w:rPr>
          <w:lang w:val="pl-PL"/>
        </w:rPr>
        <w:lastRenderedPageBreak/>
        <w:t xml:space="preserve">Windows. </w:t>
      </w:r>
      <w:proofErr w:type="spellStart"/>
      <w:r w:rsidRPr="00BC2573">
        <w:rPr>
          <w:lang w:val="pl-PL"/>
        </w:rPr>
        <w:t>Marmelad</w:t>
      </w:r>
      <w:r>
        <w:rPr>
          <w:lang w:val="pl-PL"/>
        </w:rPr>
        <w:t>e</w:t>
      </w:r>
      <w:proofErr w:type="spellEnd"/>
      <w:r w:rsidRPr="00BC2573">
        <w:rPr>
          <w:lang w:val="pl-PL"/>
        </w:rPr>
        <w:t xml:space="preserve"> SDK nie posiada wsparcia dla starszych urządzeń typu </w:t>
      </w:r>
      <w:proofErr w:type="spellStart"/>
      <w:r w:rsidRPr="00BC2573">
        <w:rPr>
          <w:lang w:val="pl-PL"/>
        </w:rPr>
        <w:t>iOS</w:t>
      </w:r>
      <w:proofErr w:type="spellEnd"/>
      <w:r w:rsidRPr="00BC2573">
        <w:rPr>
          <w:lang w:val="pl-PL"/>
        </w:rPr>
        <w:t xml:space="preserve"> oraz</w:t>
      </w:r>
      <w:r>
        <w:rPr>
          <w:lang w:val="pl-PL"/>
        </w:rPr>
        <w:t xml:space="preserve"> </w:t>
      </w:r>
      <w:r w:rsidRPr="00BC2573">
        <w:rPr>
          <w:lang w:val="pl-PL"/>
        </w:rPr>
        <w:t xml:space="preserve">dla systemów z rodziny Linux. Znaczący był też fakt, iż </w:t>
      </w:r>
      <w:proofErr w:type="spellStart"/>
      <w:r w:rsidRPr="00BC2573">
        <w:rPr>
          <w:lang w:val="pl-PL"/>
        </w:rPr>
        <w:t>Marmelade</w:t>
      </w:r>
      <w:proofErr w:type="spellEnd"/>
      <w:r w:rsidRPr="00BC2573">
        <w:rPr>
          <w:lang w:val="pl-PL"/>
        </w:rPr>
        <w:t xml:space="preserve"> SDK używa C++ do tworzenia wszelkich skryptów, gdzie C# wykorzystywany w Unity jest znacznie prostszym językiem zarówno do nauczenia jak i do późniejszej pracy.</w:t>
      </w:r>
    </w:p>
    <w:p w:rsidR="007571EB" w:rsidRPr="00BC2573" w:rsidRDefault="007571EB" w:rsidP="007571EB">
      <w:pPr>
        <w:ind w:firstLine="432"/>
        <w:rPr>
          <w:lang w:val="pl-PL"/>
        </w:rPr>
      </w:pPr>
      <w:r w:rsidRPr="00BC2573">
        <w:rPr>
          <w:lang w:val="pl-PL"/>
        </w:rPr>
        <w:t xml:space="preserve">W porównaniu do </w:t>
      </w:r>
      <w:proofErr w:type="spellStart"/>
      <w:r w:rsidRPr="00BC2573">
        <w:rPr>
          <w:lang w:val="pl-PL"/>
        </w:rPr>
        <w:t>jMonkey</w:t>
      </w:r>
      <w:proofErr w:type="spellEnd"/>
      <w:r w:rsidRPr="00BC2573">
        <w:rPr>
          <w:lang w:val="pl-PL"/>
        </w:rPr>
        <w:t xml:space="preserve"> Engine Unity wydaje się być bardziej stabilną, dojrzalszą platformą wspieraną przez firmę i regularnie aktualizowaną. </w:t>
      </w:r>
      <w:proofErr w:type="spellStart"/>
      <w:r w:rsidRPr="00BC2573">
        <w:rPr>
          <w:lang w:val="pl-PL"/>
        </w:rPr>
        <w:t>jMonkey</w:t>
      </w:r>
      <w:proofErr w:type="spellEnd"/>
      <w:r w:rsidRPr="00BC2573">
        <w:rPr>
          <w:lang w:val="pl-PL"/>
        </w:rPr>
        <w:t xml:space="preserve"> Engine nie posiada tak szerokich zasobów treningowych jak Unity i dokumentacja często nie nadąża za implementacją, o czym </w:t>
      </w:r>
      <w:proofErr w:type="gramStart"/>
      <w:r w:rsidRPr="00BC2573">
        <w:rPr>
          <w:lang w:val="pl-PL"/>
        </w:rPr>
        <w:t>dowiadywać</w:t>
      </w:r>
      <w:proofErr w:type="gramEnd"/>
      <w:r w:rsidRPr="00BC2573">
        <w:rPr>
          <w:lang w:val="pl-PL"/>
        </w:rPr>
        <w:t xml:space="preserve"> trzeba się z forów samego silnika. </w:t>
      </w:r>
      <w:proofErr w:type="spellStart"/>
      <w:r w:rsidRPr="00BC2573">
        <w:rPr>
          <w:lang w:val="pl-PL"/>
        </w:rPr>
        <w:t>jMonkey</w:t>
      </w:r>
      <w:proofErr w:type="spellEnd"/>
      <w:r w:rsidRPr="00BC2573">
        <w:rPr>
          <w:lang w:val="pl-PL"/>
        </w:rPr>
        <w:t xml:space="preserve"> Engine nie posiada też od razu działającego systemu przerzucania aplikacji na urządzenie rzeczywiste</w:t>
      </w:r>
      <w:r w:rsidR="00846D39">
        <w:rPr>
          <w:lang w:val="pl-PL"/>
        </w:rPr>
        <w:t>[</w:t>
      </w:r>
      <w:r w:rsidR="00846D39">
        <w:rPr>
          <w:lang w:val="pl-PL"/>
        </w:rPr>
        <w:fldChar w:fldCharType="begin"/>
      </w:r>
      <w:r w:rsidR="00846D39">
        <w:rPr>
          <w:lang w:val="pl-PL"/>
        </w:rPr>
        <w:instrText xml:space="preserve"> REF Kusterer13 \h </w:instrText>
      </w:r>
      <w:r w:rsidR="00846D39">
        <w:rPr>
          <w:lang w:val="pl-PL"/>
        </w:rPr>
      </w:r>
      <w:r w:rsidR="00846D39">
        <w:rPr>
          <w:lang w:val="pl-PL"/>
        </w:rPr>
        <w:fldChar w:fldCharType="separate"/>
      </w:r>
      <w:r w:rsidR="00C144FF">
        <w:rPr>
          <w:noProof/>
        </w:rPr>
        <w:t>7</w:t>
      </w:r>
      <w:r w:rsidR="00846D39">
        <w:rPr>
          <w:lang w:val="pl-PL"/>
        </w:rPr>
        <w:fldChar w:fldCharType="end"/>
      </w:r>
      <w:r w:rsidR="00846D39">
        <w:rPr>
          <w:lang w:val="pl-PL"/>
        </w:rPr>
        <w:t>]</w:t>
      </w:r>
      <w:r w:rsidRPr="00BC2573">
        <w:rPr>
          <w:lang w:val="pl-PL"/>
        </w:rPr>
        <w:t>, wymagając instalacji dodatkowych sterowników. Brak jest też wsparcia dla systemu Windows Phone 8. Dużym plusem platformy jest brak konieczności płacenia za wykorzystanie silnika w przypadku publikacji aplikacji, acz jest to zaleta niezmieniająca oceny silnika w kontekście pracy.</w:t>
      </w:r>
    </w:p>
    <w:p w:rsidR="00026143" w:rsidRDefault="00026143" w:rsidP="00B16655">
      <w:pPr>
        <w:pStyle w:val="Nagwek1"/>
        <w:rPr>
          <w:lang w:val="pl-PL"/>
        </w:rPr>
      </w:pPr>
      <w:bookmarkStart w:id="7" w:name="_Toc396761323"/>
      <w:r w:rsidRPr="00BC2573">
        <w:rPr>
          <w:lang w:val="pl-PL"/>
        </w:rPr>
        <w:lastRenderedPageBreak/>
        <w:t>Systemy</w:t>
      </w:r>
      <w:bookmarkEnd w:id="7"/>
    </w:p>
    <w:p w:rsidR="006B4910" w:rsidRDefault="006B4910" w:rsidP="006B4910">
      <w:pPr>
        <w:rPr>
          <w:lang w:val="pl-PL"/>
        </w:rPr>
      </w:pPr>
    </w:p>
    <w:p w:rsidR="006B4910" w:rsidRDefault="006B4910" w:rsidP="006B4910">
      <w:pPr>
        <w:ind w:firstLine="431"/>
        <w:rPr>
          <w:lang w:val="pl-PL"/>
        </w:rPr>
      </w:pPr>
      <w:r>
        <w:rPr>
          <w:lang w:val="pl-PL"/>
        </w:rPr>
        <w:t>Omawiane systemy wybrano w oparciu o analizę rynku urządzeń mobilnych na podstawie największego udziału systemów operacyjnych w sprzedanych nowych urządzeniach w danym przedziale czasowym</w:t>
      </w:r>
      <w:r w:rsidR="008565E9">
        <w:rPr>
          <w:lang w:val="pl-PL"/>
        </w:rPr>
        <w:t xml:space="preserve"> [</w:t>
      </w:r>
      <w:r w:rsidR="008565E9">
        <w:rPr>
          <w:lang w:val="pl-PL"/>
        </w:rPr>
        <w:fldChar w:fldCharType="begin"/>
      </w:r>
      <w:r w:rsidR="008565E9">
        <w:rPr>
          <w:lang w:val="pl-PL"/>
        </w:rPr>
        <w:instrText xml:space="preserve"> REF Gupta14 \h </w:instrText>
      </w:r>
      <w:r w:rsidR="008565E9">
        <w:rPr>
          <w:lang w:val="pl-PL"/>
        </w:rPr>
      </w:r>
      <w:r w:rsidR="008565E9">
        <w:rPr>
          <w:lang w:val="pl-PL"/>
        </w:rPr>
        <w:fldChar w:fldCharType="separate"/>
      </w:r>
      <w:r w:rsidR="00C144FF">
        <w:rPr>
          <w:noProof/>
        </w:rPr>
        <w:t>3</w:t>
      </w:r>
      <w:r w:rsidR="008565E9">
        <w:rPr>
          <w:lang w:val="pl-PL"/>
        </w:rPr>
        <w:fldChar w:fldCharType="end"/>
      </w:r>
      <w:r w:rsidR="008565E9">
        <w:rPr>
          <w:lang w:val="pl-PL"/>
        </w:rPr>
        <w:t>]</w:t>
      </w:r>
      <w:r>
        <w:rPr>
          <w:lang w:val="pl-PL"/>
        </w:rPr>
        <w:t xml:space="preserve">, co przedstawiono na </w:t>
      </w:r>
      <w:r w:rsidR="001D2128" w:rsidRPr="00217AE3">
        <w:rPr>
          <w:lang w:val="pl-PL"/>
        </w:rPr>
        <w:t>rysunku</w:t>
      </w:r>
      <w:r w:rsidR="001D2128">
        <w:rPr>
          <w:lang w:val="pl-PL"/>
        </w:rPr>
        <w:t xml:space="preserve"> </w:t>
      </w:r>
      <w:r w:rsidR="00381D35">
        <w:rPr>
          <w:lang w:val="pl-PL"/>
        </w:rPr>
        <w:t>4</w:t>
      </w:r>
      <w:r>
        <w:rPr>
          <w:lang w:val="pl-PL"/>
        </w:rPr>
        <w:t>.</w:t>
      </w:r>
    </w:p>
    <w:p w:rsidR="006B4910" w:rsidRDefault="006B4910" w:rsidP="006B4910">
      <w:pPr>
        <w:ind w:firstLine="431"/>
        <w:rPr>
          <w:lang w:val="pl-PL"/>
        </w:rPr>
      </w:pPr>
    </w:p>
    <w:p w:rsidR="00BD1DBD" w:rsidRDefault="006B4910" w:rsidP="00BD1DBD">
      <w:pPr>
        <w:keepNext/>
        <w:ind w:firstLine="431"/>
        <w:jc w:val="center"/>
      </w:pPr>
      <w:commentRangeStart w:id="8"/>
      <w:r w:rsidRPr="006B4910">
        <w:rPr>
          <w:noProof/>
          <w:lang w:val="pl-PL" w:eastAsia="pl-PL" w:bidi="ar-SA"/>
        </w:rPr>
        <w:drawing>
          <wp:inline distT="0" distB="0" distL="0" distR="0" wp14:anchorId="3EF00075" wp14:editId="184E6BDD">
            <wp:extent cx="4572000" cy="2743200"/>
            <wp:effectExtent l="0" t="0" r="0" b="0"/>
            <wp:docPr id="23"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commentRangeEnd w:id="8"/>
    </w:p>
    <w:p w:rsidR="00BD1DBD" w:rsidRDefault="00BD1DBD" w:rsidP="00BD1DBD">
      <w:pPr>
        <w:pStyle w:val="Legenda"/>
        <w:jc w:val="center"/>
      </w:pPr>
      <w:proofErr w:type="spellStart"/>
      <w:proofErr w:type="gramStart"/>
      <w:r>
        <w:t>Rysunek</w:t>
      </w:r>
      <w:proofErr w:type="spellEnd"/>
      <w:r>
        <w:t xml:space="preserve"> </w:t>
      </w:r>
      <w:fldSimple w:instr=" SEQ Rysunek \* ARABIC ">
        <w:r w:rsidR="00C144FF">
          <w:rPr>
            <w:noProof/>
          </w:rPr>
          <w:t>4</w:t>
        </w:r>
      </w:fldSimple>
      <w:r>
        <w:t>.</w:t>
      </w:r>
      <w:proofErr w:type="gramEnd"/>
      <w:r>
        <w:t xml:space="preserve"> </w:t>
      </w:r>
      <w:proofErr w:type="spellStart"/>
      <w:r w:rsidRPr="00AF56A0">
        <w:t>Udział</w:t>
      </w:r>
      <w:proofErr w:type="spellEnd"/>
      <w:r w:rsidRPr="00AF56A0">
        <w:t xml:space="preserve"> </w:t>
      </w:r>
      <w:proofErr w:type="spellStart"/>
      <w:r w:rsidRPr="00AF56A0">
        <w:t>systemów</w:t>
      </w:r>
      <w:proofErr w:type="spellEnd"/>
      <w:r w:rsidRPr="00AF56A0">
        <w:t xml:space="preserve"> </w:t>
      </w:r>
      <w:proofErr w:type="spellStart"/>
      <w:r w:rsidRPr="00AF56A0">
        <w:t>operacyjnych</w:t>
      </w:r>
      <w:proofErr w:type="spellEnd"/>
      <w:r w:rsidRPr="00AF56A0">
        <w:t xml:space="preserve"> w </w:t>
      </w:r>
      <w:proofErr w:type="spellStart"/>
      <w:r w:rsidRPr="00AF56A0">
        <w:t>sprzedanych</w:t>
      </w:r>
      <w:proofErr w:type="spellEnd"/>
      <w:r w:rsidRPr="00AF56A0">
        <w:t xml:space="preserve"> </w:t>
      </w:r>
      <w:proofErr w:type="spellStart"/>
      <w:r w:rsidRPr="00AF56A0">
        <w:t>urządzeniach</w:t>
      </w:r>
      <w:proofErr w:type="spellEnd"/>
      <w:r w:rsidRPr="00AF56A0">
        <w:t xml:space="preserve"> w 2013 </w:t>
      </w:r>
      <w:proofErr w:type="spellStart"/>
      <w:r w:rsidRPr="00AF56A0">
        <w:t>roku</w:t>
      </w:r>
      <w:proofErr w:type="spellEnd"/>
      <w:r w:rsidRPr="00AF56A0">
        <w:t xml:space="preserve"> </w:t>
      </w:r>
      <w:proofErr w:type="spellStart"/>
      <w:proofErr w:type="gramStart"/>
      <w:r w:rsidRPr="00AF56A0">
        <w:t>na</w:t>
      </w:r>
      <w:proofErr w:type="spellEnd"/>
      <w:proofErr w:type="gramEnd"/>
      <w:r w:rsidRPr="00AF56A0">
        <w:t xml:space="preserve"> </w:t>
      </w:r>
      <w:proofErr w:type="spellStart"/>
      <w:r w:rsidRPr="00AF56A0">
        <w:t>świecie</w:t>
      </w:r>
      <w:proofErr w:type="spellEnd"/>
    </w:p>
    <w:p w:rsidR="006B4910" w:rsidRDefault="001D2128" w:rsidP="00BD1DBD">
      <w:pPr>
        <w:keepNext/>
        <w:ind w:firstLine="431"/>
        <w:jc w:val="center"/>
        <w:rPr>
          <w:lang w:val="pl-PL"/>
        </w:rPr>
      </w:pPr>
      <w:r>
        <w:rPr>
          <w:rStyle w:val="Odwoaniedokomentarza"/>
          <w:rFonts w:cs="Mangal"/>
        </w:rPr>
        <w:commentReference w:id="8"/>
      </w:r>
    </w:p>
    <w:p w:rsidR="006B4910" w:rsidRDefault="006B4910" w:rsidP="006B4910">
      <w:pPr>
        <w:rPr>
          <w:lang w:val="pl-PL"/>
        </w:rPr>
      </w:pPr>
    </w:p>
    <w:p w:rsidR="006B4910" w:rsidRDefault="003C7E3D" w:rsidP="006B4910">
      <w:pPr>
        <w:rPr>
          <w:lang w:val="pl-PL"/>
        </w:rPr>
      </w:pPr>
      <w:r>
        <w:rPr>
          <w:lang w:val="pl-PL"/>
        </w:rPr>
        <w:t>Wybrano</w:t>
      </w:r>
      <w:r w:rsidR="005C6973">
        <w:rPr>
          <w:lang w:val="pl-PL"/>
        </w:rPr>
        <w:t xml:space="preserve"> trzy najbardziej popularne systemy operacyjne: Android, </w:t>
      </w:r>
      <w:proofErr w:type="spellStart"/>
      <w:r w:rsidR="005C6973">
        <w:rPr>
          <w:lang w:val="pl-PL"/>
        </w:rPr>
        <w:t>iOS</w:t>
      </w:r>
      <w:proofErr w:type="spellEnd"/>
      <w:r w:rsidR="005C6973">
        <w:rPr>
          <w:lang w:val="pl-PL"/>
        </w:rPr>
        <w:t xml:space="preserve"> i Windows Phone.</w:t>
      </w:r>
    </w:p>
    <w:p w:rsidR="0006758B" w:rsidRDefault="0006758B" w:rsidP="006B4910">
      <w:pPr>
        <w:rPr>
          <w:lang w:val="pl-PL"/>
        </w:rPr>
      </w:pPr>
    </w:p>
    <w:p w:rsidR="00B9382F" w:rsidRPr="00BC2573" w:rsidRDefault="00520989" w:rsidP="00B9382F">
      <w:pPr>
        <w:pStyle w:val="Nagwek2"/>
        <w:rPr>
          <w:lang w:val="pl-PL"/>
        </w:rPr>
      </w:pPr>
      <w:bookmarkStart w:id="9" w:name="_Toc396761324"/>
      <w:r w:rsidRPr="00BC2573">
        <w:rPr>
          <w:lang w:val="pl-PL"/>
        </w:rPr>
        <w:t>Android</w:t>
      </w:r>
      <w:bookmarkEnd w:id="9"/>
    </w:p>
    <w:p w:rsidR="00520989" w:rsidRPr="00BC2573" w:rsidRDefault="00520989" w:rsidP="00520989">
      <w:pPr>
        <w:rPr>
          <w:lang w:val="pl-PL"/>
        </w:rPr>
      </w:pPr>
    </w:p>
    <w:p w:rsidR="00520989" w:rsidRPr="00BC2573" w:rsidRDefault="00520989" w:rsidP="00520989">
      <w:pPr>
        <w:ind w:firstLine="720"/>
        <w:rPr>
          <w:lang w:val="pl-PL"/>
        </w:rPr>
      </w:pPr>
      <w:r w:rsidRPr="00BC2573">
        <w:rPr>
          <w:lang w:val="pl-PL"/>
        </w:rPr>
        <w:t xml:space="preserve">Android jest systemem operacyjnym na urządzenia mobilne opartym o </w:t>
      </w:r>
      <w:proofErr w:type="spellStart"/>
      <w:r w:rsidRPr="00BC2573">
        <w:rPr>
          <w:lang w:val="pl-PL"/>
        </w:rPr>
        <w:t>kernel</w:t>
      </w:r>
      <w:proofErr w:type="spellEnd"/>
      <w:r w:rsidRPr="00BC2573">
        <w:rPr>
          <w:lang w:val="pl-PL"/>
        </w:rPr>
        <w:t xml:space="preserve"> Linuksa</w:t>
      </w:r>
      <w:r w:rsidR="00281842">
        <w:rPr>
          <w:lang w:val="pl-PL"/>
        </w:rPr>
        <w:t xml:space="preserve"> [</w:t>
      </w:r>
      <w:r w:rsidR="00281842">
        <w:rPr>
          <w:lang w:val="pl-PL"/>
        </w:rPr>
        <w:fldChar w:fldCharType="begin"/>
      </w:r>
      <w:r w:rsidR="00281842">
        <w:rPr>
          <w:lang w:val="pl-PL"/>
        </w:rPr>
        <w:instrText xml:space="preserve"> REF Armando14 \h </w:instrText>
      </w:r>
      <w:r w:rsidR="00281842">
        <w:rPr>
          <w:lang w:val="pl-PL"/>
        </w:rPr>
      </w:r>
      <w:r w:rsidR="00281842">
        <w:rPr>
          <w:lang w:val="pl-PL"/>
        </w:rPr>
        <w:fldChar w:fldCharType="separate"/>
      </w:r>
      <w:r w:rsidR="00C144FF">
        <w:rPr>
          <w:noProof/>
        </w:rPr>
        <w:t>4</w:t>
      </w:r>
      <w:r w:rsidR="00281842">
        <w:rPr>
          <w:lang w:val="pl-PL"/>
        </w:rPr>
        <w:fldChar w:fldCharType="end"/>
      </w:r>
      <w:r w:rsidR="00281842">
        <w:rPr>
          <w:lang w:val="pl-PL"/>
        </w:rPr>
        <w:t>]</w:t>
      </w:r>
      <w:r w:rsidRPr="00BC2573">
        <w:rPr>
          <w:lang w:val="pl-PL"/>
        </w:rPr>
        <w:t xml:space="preserve"> rozwijanym przez firmę Google. Interfejs użytkownika oparty o manipulację bezpośrednią</w:t>
      </w:r>
      <w:r w:rsidR="005F7B60">
        <w:rPr>
          <w:lang w:val="pl-PL"/>
        </w:rPr>
        <w:t>,</w:t>
      </w:r>
      <w:r w:rsidRPr="00BC2573">
        <w:rPr>
          <w:lang w:val="pl-PL"/>
        </w:rPr>
        <w:t xml:space="preserve"> zaprojektowany jest z myślą o urządzeniach z wbudowanym interfejsem dotykowym takimi jak </w:t>
      </w:r>
      <w:proofErr w:type="spellStart"/>
      <w:r w:rsidRPr="00BC2573">
        <w:rPr>
          <w:lang w:val="pl-PL"/>
        </w:rPr>
        <w:t>smartfony</w:t>
      </w:r>
      <w:proofErr w:type="spellEnd"/>
      <w:r w:rsidRPr="00BC2573">
        <w:rPr>
          <w:lang w:val="pl-PL"/>
        </w:rPr>
        <w:t xml:space="preserve"> i tablety, ale obsługuje też wyspecjalizowane interfejsy telewizyjne (Android TV), </w:t>
      </w:r>
      <w:r w:rsidRPr="00BC2573">
        <w:rPr>
          <w:lang w:val="pl-PL"/>
        </w:rPr>
        <w:lastRenderedPageBreak/>
        <w:t xml:space="preserve">zegarki (Android </w:t>
      </w:r>
      <w:proofErr w:type="spellStart"/>
      <w:r w:rsidRPr="00BC2573">
        <w:rPr>
          <w:lang w:val="pl-PL"/>
        </w:rPr>
        <w:t>Wear</w:t>
      </w:r>
      <w:proofErr w:type="spellEnd"/>
      <w:proofErr w:type="gramStart"/>
      <w:r w:rsidRPr="00BC2573">
        <w:rPr>
          <w:lang w:val="pl-PL"/>
        </w:rPr>
        <w:t>)</w:t>
      </w:r>
      <w:r w:rsidR="0091690A">
        <w:rPr>
          <w:rStyle w:val="Odwoanieprzypisudolnego"/>
          <w:lang w:val="pl-PL"/>
        </w:rPr>
        <w:footnoteReference w:id="13"/>
      </w:r>
      <w:r w:rsidR="005F7B60">
        <w:rPr>
          <w:lang w:val="pl-PL"/>
        </w:rPr>
        <w:t>,</w:t>
      </w:r>
      <w:r w:rsidRPr="00BC2573">
        <w:rPr>
          <w:lang w:val="pl-PL"/>
        </w:rPr>
        <w:t xml:space="preserve"> a</w:t>
      </w:r>
      <w:proofErr w:type="gramEnd"/>
      <w:r w:rsidRPr="00BC2573">
        <w:rPr>
          <w:lang w:val="pl-PL"/>
        </w:rPr>
        <w:t xml:space="preserve"> nawet samochody (Android Auto). System korzysta z bazy gestów takich jak przewijanie, ściskanie czy też dotknięcie by manipulować obiektami na ekranie a także do obsługi wirtualnej klawiatury.</w:t>
      </w:r>
    </w:p>
    <w:p w:rsidR="00464690" w:rsidRPr="00BC2573" w:rsidRDefault="00520989" w:rsidP="00464690">
      <w:pPr>
        <w:ind w:firstLine="720"/>
        <w:rPr>
          <w:lang w:val="pl-PL"/>
        </w:rPr>
      </w:pPr>
      <w:r w:rsidRPr="00BC2573">
        <w:rPr>
          <w:lang w:val="pl-PL"/>
        </w:rPr>
        <w:t>O</w:t>
      </w:r>
      <w:r w:rsidR="00464690" w:rsidRPr="00BC2573">
        <w:rPr>
          <w:lang w:val="pl-PL"/>
        </w:rPr>
        <w:t>d</w:t>
      </w:r>
      <w:r w:rsidRPr="00BC2573">
        <w:rPr>
          <w:lang w:val="pl-PL"/>
        </w:rPr>
        <w:t xml:space="preserve"> roku 2011 Android posiada największą bazę zainstalowanych aplikacji, a od roku 2013 urządzenia z tym systemem zostały zakupione więcej razy niż urządzenia z systemami Windows Phone, </w:t>
      </w:r>
      <w:proofErr w:type="spellStart"/>
      <w:r w:rsidRPr="00BC2573">
        <w:rPr>
          <w:lang w:val="pl-PL"/>
        </w:rPr>
        <w:t>iOS</w:t>
      </w:r>
      <w:proofErr w:type="spellEnd"/>
      <w:r w:rsidRPr="00BC2573">
        <w:rPr>
          <w:lang w:val="pl-PL"/>
        </w:rPr>
        <w:t xml:space="preserve"> i Mac OS razem wzięte</w:t>
      </w:r>
      <w:r w:rsidR="00FE5AA8">
        <w:rPr>
          <w:rStyle w:val="Odwoanieprzypisudolnego"/>
          <w:lang w:val="pl-PL"/>
        </w:rPr>
        <w:footnoteReference w:id="14"/>
      </w:r>
      <w:r w:rsidRPr="00BC2573">
        <w:rPr>
          <w:lang w:val="pl-PL"/>
        </w:rPr>
        <w:t xml:space="preserve">. Od lipca 2013 Google Play (oficjalny sklep z aplikacjami firmy Google) </w:t>
      </w:r>
      <w:r w:rsidR="00464690" w:rsidRPr="00BC2573">
        <w:rPr>
          <w:lang w:val="pl-PL"/>
        </w:rPr>
        <w:t>posiadał w swojej bazie ponad milion opublikowanych aplikacji Android i ponad 50 miliardów pobrań tychże</w:t>
      </w:r>
      <w:r w:rsidR="00BE7040">
        <w:rPr>
          <w:rStyle w:val="Odwoanieprzypisudolnego"/>
          <w:lang w:val="pl-PL"/>
        </w:rPr>
        <w:footnoteReference w:id="15"/>
      </w:r>
      <w:r w:rsidR="00464690" w:rsidRPr="00BC2573">
        <w:rPr>
          <w:lang w:val="pl-PL"/>
        </w:rPr>
        <w:t>. Ankieta wśród deweloperów sporządzona na przełomie kwietnia i maja 2013 roku wykazała, iż 71% deweloperów aplikacji mobilnych tworzy aplikacje na Androida. Na konferencji Google I/O 2014 firma ujawniła, że liczba aktywnych użytkowników (aktywność z ostatnich 30 dni) wzrosła do miliarda z 538 milionów w czerwcu 2013 roku</w:t>
      </w:r>
      <w:r w:rsidR="00BF6646">
        <w:rPr>
          <w:rStyle w:val="Odwoanieprzypisudolnego"/>
          <w:lang w:val="pl-PL"/>
        </w:rPr>
        <w:footnoteReference w:id="16"/>
      </w:r>
      <w:r w:rsidR="00464690" w:rsidRPr="00BC2573">
        <w:rPr>
          <w:lang w:val="pl-PL"/>
        </w:rPr>
        <w:t>.</w:t>
      </w:r>
    </w:p>
    <w:p w:rsidR="008E792D" w:rsidRPr="00BC2573" w:rsidRDefault="008E792D" w:rsidP="008E792D">
      <w:pPr>
        <w:ind w:firstLine="720"/>
        <w:rPr>
          <w:lang w:val="pl-PL"/>
        </w:rPr>
      </w:pPr>
      <w:r w:rsidRPr="00BC2573">
        <w:rPr>
          <w:lang w:val="pl-PL"/>
        </w:rPr>
        <w:t xml:space="preserve">Kod źródłowy Androida rozpowszechniany przez Google jest oparty o licencje open </w:t>
      </w:r>
      <w:proofErr w:type="spellStart"/>
      <w:r w:rsidRPr="00BC2573">
        <w:rPr>
          <w:lang w:val="pl-PL"/>
        </w:rPr>
        <w:t>source</w:t>
      </w:r>
      <w:proofErr w:type="spellEnd"/>
      <w:r w:rsidRPr="00BC2573">
        <w:rPr>
          <w:lang w:val="pl-PL"/>
        </w:rPr>
        <w:t>, choć większość urządzeń sprzedawana jest z mieszanką oprogramowania otwartego i komercyjnego. Początkow</w:t>
      </w:r>
      <w:r w:rsidR="002B5C9B">
        <w:rPr>
          <w:lang w:val="pl-PL"/>
        </w:rPr>
        <w:t>o rozwijany przez firmę Android</w:t>
      </w:r>
      <w:r w:rsidRPr="00BC2573">
        <w:rPr>
          <w:lang w:val="pl-PL"/>
        </w:rPr>
        <w:t xml:space="preserve"> Inc. wspieraną finansowo, a następnie wykupioną przez Google</w:t>
      </w:r>
      <w:r w:rsidR="002B5C9B">
        <w:rPr>
          <w:lang w:val="pl-PL"/>
        </w:rPr>
        <w:t>,</w:t>
      </w:r>
      <w:r w:rsidRPr="00BC2573">
        <w:rPr>
          <w:lang w:val="pl-PL"/>
        </w:rPr>
        <w:t xml:space="preserve"> Android zadebiutował na rynku w roku 2007 wraz z założeniem O</w:t>
      </w:r>
      <w:r w:rsidR="00520989" w:rsidRPr="00BC2573">
        <w:rPr>
          <w:lang w:val="pl-PL"/>
        </w:rPr>
        <w:t xml:space="preserve">pen </w:t>
      </w:r>
      <w:proofErr w:type="spellStart"/>
      <w:r w:rsidR="00520989" w:rsidRPr="00BC2573">
        <w:rPr>
          <w:lang w:val="pl-PL"/>
        </w:rPr>
        <w:t>Handset</w:t>
      </w:r>
      <w:proofErr w:type="spellEnd"/>
      <w:r w:rsidR="00520989" w:rsidRPr="00BC2573">
        <w:rPr>
          <w:lang w:val="pl-PL"/>
        </w:rPr>
        <w:t xml:space="preserve"> Alliance</w:t>
      </w:r>
      <w:r w:rsidRPr="00BC2573">
        <w:rPr>
          <w:lang w:val="pl-PL"/>
        </w:rPr>
        <w:t xml:space="preserve"> – organizacji dedykowanej rozwijaniu standardów otwartych dla urządzeń mobilnych</w:t>
      </w:r>
      <w:r w:rsidR="002B5C9B">
        <w:rPr>
          <w:rStyle w:val="Odwoanieprzypisudolnego"/>
          <w:lang w:val="pl-PL"/>
        </w:rPr>
        <w:footnoteReference w:id="17"/>
      </w:r>
      <w:r w:rsidRPr="00BC2573">
        <w:rPr>
          <w:lang w:val="pl-PL"/>
        </w:rPr>
        <w:t>.</w:t>
      </w:r>
    </w:p>
    <w:p w:rsidR="00C829EA" w:rsidRPr="00BC2573" w:rsidRDefault="008E792D" w:rsidP="008E792D">
      <w:pPr>
        <w:ind w:firstLine="720"/>
        <w:rPr>
          <w:lang w:val="pl-PL"/>
        </w:rPr>
      </w:pPr>
      <w:r w:rsidRPr="00BC2573">
        <w:rPr>
          <w:lang w:val="pl-PL"/>
        </w:rPr>
        <w:t xml:space="preserve">Android jest bardzo popularny wśród firm technologicznych wymagających gotowego, taniego i modularnego systemu operacyjnego dla urządzeń o wysokim skomplikowaniu </w:t>
      </w:r>
      <w:r w:rsidRPr="00BC2573">
        <w:rPr>
          <w:lang w:val="pl-PL"/>
        </w:rPr>
        <w:lastRenderedPageBreak/>
        <w:t xml:space="preserve">konstrukcyjnym. Otwarta specyfikacja Androida </w:t>
      </w:r>
      <w:proofErr w:type="spellStart"/>
      <w:r w:rsidRPr="00BC2573">
        <w:rPr>
          <w:lang w:val="pl-PL"/>
        </w:rPr>
        <w:t>zaskutkowała</w:t>
      </w:r>
      <w:proofErr w:type="spellEnd"/>
      <w:r w:rsidRPr="00BC2573">
        <w:rPr>
          <w:lang w:val="pl-PL"/>
        </w:rPr>
        <w:t xml:space="preserve"> sporą społecznością programistów i entuzjastów gotowych na rozwijanie otwartych inicjatyw poprzez dodawanie nowych funkcjonalności do istniejących programów, a nawet do przystosowywania urządzeń, które początkowo korzystały z innych systemów operacyjnych, do Androida.</w:t>
      </w:r>
    </w:p>
    <w:p w:rsidR="00834B39" w:rsidRPr="00BC2573" w:rsidRDefault="00876409" w:rsidP="00834B39">
      <w:pPr>
        <w:ind w:firstLine="720"/>
        <w:rPr>
          <w:lang w:val="pl-PL"/>
        </w:rPr>
      </w:pPr>
      <w:r w:rsidRPr="00BC2573">
        <w:rPr>
          <w:lang w:val="pl-PL"/>
        </w:rPr>
        <w:t>Android jest rozwijany przez firmę Google do momentu, w którym najnowsze zmiany i aktualizacje są gotowe do rozpowszechnienia, po czym kod źródłowy najnowszej wersji zostaje upubliczniony</w:t>
      </w:r>
      <w:r w:rsidR="00A4302C">
        <w:rPr>
          <w:rStyle w:val="Odwoanieprzypisudolnego"/>
          <w:lang w:val="pl-PL"/>
        </w:rPr>
        <w:footnoteReference w:id="18"/>
      </w:r>
      <w:r w:rsidRPr="00BC2573">
        <w:rPr>
          <w:lang w:val="pl-PL"/>
        </w:rPr>
        <w:t xml:space="preserve">. Ta wersja kodu bez modyfikacji może zostać uruchomiona tylko na wybranych urządzeniach, zazwyczaj z serii </w:t>
      </w:r>
      <w:proofErr w:type="spellStart"/>
      <w:r w:rsidRPr="00BC2573">
        <w:rPr>
          <w:lang w:val="pl-PL"/>
        </w:rPr>
        <w:t>Nexus</w:t>
      </w:r>
      <w:proofErr w:type="spellEnd"/>
      <w:r w:rsidRPr="00BC2573">
        <w:rPr>
          <w:lang w:val="pl-PL"/>
        </w:rPr>
        <w:t>. Następnie kod źródłowy przechodzi etap adaptacji przez firmy wytwarzające urządzenia. Kod źródłowy Androida nie zawiera komercyjnych sterowników potrzebnych do obsługi niektórych komponentów sprzętowych urządzenia.</w:t>
      </w:r>
    </w:p>
    <w:p w:rsidR="00380D0A" w:rsidRPr="00BC2573" w:rsidRDefault="00380D0A" w:rsidP="00834B39">
      <w:pPr>
        <w:ind w:firstLine="720"/>
        <w:rPr>
          <w:lang w:val="pl-PL"/>
        </w:rPr>
      </w:pPr>
    </w:p>
    <w:p w:rsidR="00834B39" w:rsidRPr="00BC2573" w:rsidRDefault="001A355B" w:rsidP="00834B39">
      <w:pPr>
        <w:pStyle w:val="Nagwek3"/>
        <w:rPr>
          <w:lang w:val="pl-PL"/>
        </w:rPr>
      </w:pPr>
      <w:bookmarkStart w:id="10" w:name="_Toc396761325"/>
      <w:r w:rsidRPr="00BC2573">
        <w:rPr>
          <w:lang w:val="pl-PL"/>
        </w:rPr>
        <w:t>Aktualizacje</w:t>
      </w:r>
      <w:bookmarkEnd w:id="10"/>
    </w:p>
    <w:p w:rsidR="00B9382F" w:rsidRPr="00BC2573" w:rsidRDefault="00B9382F" w:rsidP="00B9382F">
      <w:pPr>
        <w:rPr>
          <w:lang w:val="pl-PL"/>
        </w:rPr>
      </w:pPr>
    </w:p>
    <w:p w:rsidR="00834B39" w:rsidRPr="00BC2573" w:rsidRDefault="00834B39" w:rsidP="00834B39">
      <w:pPr>
        <w:ind w:firstLine="720"/>
        <w:rPr>
          <w:lang w:val="pl-PL"/>
        </w:rPr>
      </w:pPr>
      <w:r w:rsidRPr="00BC2573">
        <w:rPr>
          <w:lang w:val="pl-PL"/>
        </w:rPr>
        <w:t xml:space="preserve">Google rozpowszechnia duże, inkrementalne aktualizacje dla </w:t>
      </w:r>
      <w:proofErr w:type="gramStart"/>
      <w:r w:rsidRPr="00BC2573">
        <w:rPr>
          <w:lang w:val="pl-PL"/>
        </w:rPr>
        <w:t>Androida co</w:t>
      </w:r>
      <w:proofErr w:type="gramEnd"/>
      <w:r w:rsidRPr="00BC2573">
        <w:rPr>
          <w:lang w:val="pl-PL"/>
        </w:rPr>
        <w:t xml:space="preserve"> 6-9 miesięcy. Większość aktualizacji możliwa jest do zainstalowania przez bezprzewodowe interfejsy sieciowe. Aktualnie najnowszą wersją systemu jest 4.4 „</w:t>
      </w:r>
      <w:proofErr w:type="spellStart"/>
      <w:r w:rsidRPr="00BC2573">
        <w:rPr>
          <w:lang w:val="pl-PL"/>
        </w:rPr>
        <w:t>KitKat</w:t>
      </w:r>
      <w:proofErr w:type="spellEnd"/>
      <w:r w:rsidRPr="00BC2573">
        <w:rPr>
          <w:lang w:val="pl-PL"/>
        </w:rPr>
        <w:t>”.</w:t>
      </w:r>
    </w:p>
    <w:p w:rsidR="00834B39" w:rsidRPr="00BC2573" w:rsidRDefault="00834B39" w:rsidP="004E4202">
      <w:pPr>
        <w:ind w:firstLine="720"/>
        <w:rPr>
          <w:lang w:val="pl-PL"/>
        </w:rPr>
      </w:pPr>
      <w:r w:rsidRPr="00BC2573">
        <w:rPr>
          <w:lang w:val="pl-PL"/>
        </w:rPr>
        <w:t xml:space="preserve">W porównaniu do swojego największego rywala – </w:t>
      </w:r>
      <w:proofErr w:type="spellStart"/>
      <w:r w:rsidRPr="00BC2573">
        <w:rPr>
          <w:lang w:val="pl-PL"/>
        </w:rPr>
        <w:t>iOS</w:t>
      </w:r>
      <w:proofErr w:type="spellEnd"/>
      <w:r w:rsidRPr="00BC2573">
        <w:rPr>
          <w:lang w:val="pl-PL"/>
        </w:rPr>
        <w:t xml:space="preserve"> – aktualizacje systemu operacyjnego zazwyczaj docierają do urządzeń końcowych z dużym opóźnieniem</w:t>
      </w:r>
      <w:r w:rsidR="00BA7CE0" w:rsidRPr="00BC2573">
        <w:rPr>
          <w:lang w:val="pl-PL"/>
        </w:rPr>
        <w:t xml:space="preserve">. Dla </w:t>
      </w:r>
      <w:r w:rsidR="004E4202" w:rsidRPr="00BC2573">
        <w:rPr>
          <w:lang w:val="pl-PL"/>
        </w:rPr>
        <w:t>urządzeń, które</w:t>
      </w:r>
      <w:r w:rsidR="00BA7CE0" w:rsidRPr="00BC2573">
        <w:rPr>
          <w:lang w:val="pl-PL"/>
        </w:rPr>
        <w:t xml:space="preserve"> nie należą do serii </w:t>
      </w:r>
      <w:proofErr w:type="spellStart"/>
      <w:r w:rsidR="00BA7CE0" w:rsidRPr="00BC2573">
        <w:rPr>
          <w:lang w:val="pl-PL"/>
        </w:rPr>
        <w:t>Nexus</w:t>
      </w:r>
      <w:proofErr w:type="spellEnd"/>
      <w:r w:rsidR="00BA7CE0" w:rsidRPr="00BC2573">
        <w:rPr>
          <w:lang w:val="pl-PL"/>
        </w:rPr>
        <w:t xml:space="preserve"> aktualizacje często docierają z kilkumiesięcznym opóźnieniem</w:t>
      </w:r>
      <w:r w:rsidR="004E4202">
        <w:rPr>
          <w:rStyle w:val="Odwoanieprzypisudolnego"/>
          <w:lang w:val="pl-PL"/>
        </w:rPr>
        <w:footnoteReference w:id="19"/>
      </w:r>
      <w:r w:rsidR="00BA7CE0" w:rsidRPr="00BC2573">
        <w:rPr>
          <w:lang w:val="pl-PL"/>
        </w:rPr>
        <w:t xml:space="preserve">. Problem ten po części spowodowany jest dużym zróżnicowaniem sprzętowym urządzeń z systemem Android, gdzie każda aktualizacja musi być dostosowywana do konkretnego modelu urządzenia. </w:t>
      </w:r>
      <w:proofErr w:type="spellStart"/>
      <w:r w:rsidR="00BA7CE0" w:rsidRPr="00BC2573">
        <w:rPr>
          <w:lang w:val="pl-PL"/>
        </w:rPr>
        <w:t>Portowanie</w:t>
      </w:r>
      <w:proofErr w:type="spellEnd"/>
      <w:r w:rsidR="00BA7CE0" w:rsidRPr="00BC2573">
        <w:rPr>
          <w:lang w:val="pl-PL"/>
        </w:rPr>
        <w:t xml:space="preserve"> aktualizacji jest czasochłonne i wymaga dużych zasobów, dlatego producenci często nadają priorytet nowszym urządzeniom i pomijają starsze. Z tego powodu starsze urządzenia bardzo często nie otrzymują niektórych </w:t>
      </w:r>
      <w:r w:rsidR="00AD74AA" w:rsidRPr="00BC2573">
        <w:rPr>
          <w:lang w:val="pl-PL"/>
        </w:rPr>
        <w:t>aktualizacji, jeżeli</w:t>
      </w:r>
      <w:r w:rsidR="00BA7CE0" w:rsidRPr="00BC2573">
        <w:rPr>
          <w:lang w:val="pl-PL"/>
        </w:rPr>
        <w:t xml:space="preserve"> producent dojdzie do wniosku, że nie warto poświęcać czasu i zasobów na dostosowanie kodu, niezależnie od tego czy starsze urządzenie byłoby w stanie obsługiwać nowsze aktualizacje. Problem ten staje się jeszcze większą przeszkodą, gdy producenci indywidualizują swoje wydanie Androida poprzez </w:t>
      </w:r>
      <w:r w:rsidR="00BA7CE0" w:rsidRPr="00BC2573">
        <w:rPr>
          <w:lang w:val="pl-PL"/>
        </w:rPr>
        <w:lastRenderedPageBreak/>
        <w:t>dodawanie aplikacji i interfejsów, gdyż te też muszą być dostosowane do każdego nowego wydania. Dodatkowe opóźnienia często wprowadzane są też przez operatorów sieci komórkowych, którzy po otrzymaniu aktualizacji od producenta rozpoczynają swoje własne indywidualizacje a następnie długotrwale testują wewnątrz swojej sieci przed wypuszczeniem poprawki do użytkowników końcowych.</w:t>
      </w:r>
      <w:r w:rsidR="000351FA" w:rsidRPr="00BC2573">
        <w:rPr>
          <w:lang w:val="pl-PL"/>
        </w:rPr>
        <w:t xml:space="preserve"> W 2012 roku Google rozpoczął proces rozszczepiania pewnych aspektów systemu operacyjnego w celu umożliwienia aktualizacji przez Google Play, bez konieczności aktualizacji całego systemu</w:t>
      </w:r>
      <w:r w:rsidR="00AD74AA">
        <w:rPr>
          <w:rStyle w:val="Odwoanieprzypisudolnego"/>
          <w:lang w:val="pl-PL"/>
        </w:rPr>
        <w:footnoteReference w:id="20"/>
      </w:r>
      <w:r w:rsidR="000351FA" w:rsidRPr="00BC2573">
        <w:rPr>
          <w:lang w:val="pl-PL"/>
        </w:rPr>
        <w:t>. Od wprowadzenia tych zmian Google może wprowadzać nowe funkcjonalności do systemu poprzez aktualizację konkretnych aplikacji i serwisów. W wyniku tych zmian Android 4.2 i 4.3 otrzymały znacznie mniej aktualizacji widocznych dla użytkownika, koncentrując się bardziej na małych zmianach i poprawkach dla platform.</w:t>
      </w:r>
    </w:p>
    <w:p w:rsidR="00380D0A" w:rsidRPr="00BC2573" w:rsidRDefault="00380D0A" w:rsidP="000351FA">
      <w:pPr>
        <w:rPr>
          <w:lang w:val="pl-PL"/>
        </w:rPr>
      </w:pPr>
    </w:p>
    <w:p w:rsidR="000351FA" w:rsidRPr="00BC2573" w:rsidRDefault="00380D0A" w:rsidP="000351FA">
      <w:pPr>
        <w:pStyle w:val="Nagwek3"/>
        <w:rPr>
          <w:lang w:val="pl-PL"/>
        </w:rPr>
      </w:pPr>
      <w:bookmarkStart w:id="11" w:name="_Toc396761326"/>
      <w:r w:rsidRPr="00BC2573">
        <w:rPr>
          <w:lang w:val="pl-PL"/>
        </w:rPr>
        <w:t>Architektura systemu</w:t>
      </w:r>
      <w:bookmarkEnd w:id="11"/>
    </w:p>
    <w:p w:rsidR="00380D0A" w:rsidRPr="00BC2573" w:rsidRDefault="00380D0A" w:rsidP="00380D0A">
      <w:pPr>
        <w:rPr>
          <w:lang w:val="pl-PL"/>
        </w:rPr>
      </w:pPr>
    </w:p>
    <w:p w:rsidR="00834B39" w:rsidRPr="00BC2573" w:rsidRDefault="000351FA" w:rsidP="007302DF">
      <w:pPr>
        <w:ind w:firstLine="720"/>
        <w:rPr>
          <w:lang w:val="pl-PL"/>
        </w:rPr>
      </w:pPr>
      <w:r w:rsidRPr="00BC2573">
        <w:rPr>
          <w:lang w:val="pl-PL"/>
        </w:rPr>
        <w:t xml:space="preserve">Android oparty jest na </w:t>
      </w:r>
      <w:proofErr w:type="spellStart"/>
      <w:r w:rsidRPr="00BC2573">
        <w:rPr>
          <w:lang w:val="pl-PL"/>
        </w:rPr>
        <w:t>kernelu</w:t>
      </w:r>
      <w:proofErr w:type="spellEnd"/>
      <w:r w:rsidRPr="00BC2573">
        <w:rPr>
          <w:lang w:val="pl-PL"/>
        </w:rPr>
        <w:t xml:space="preserve"> Linuksa z linii </w:t>
      </w:r>
      <w:proofErr w:type="spellStart"/>
      <w:r w:rsidRPr="00BC2573">
        <w:rPr>
          <w:lang w:val="pl-PL"/>
        </w:rPr>
        <w:t>long</w:t>
      </w:r>
      <w:proofErr w:type="spellEnd"/>
      <w:r w:rsidRPr="00BC2573">
        <w:rPr>
          <w:lang w:val="pl-PL"/>
        </w:rPr>
        <w:t>-term suport (LTS)</w:t>
      </w:r>
      <w:r w:rsidR="007302DF" w:rsidRPr="00BC2573">
        <w:rPr>
          <w:lang w:val="pl-PL"/>
        </w:rPr>
        <w:t xml:space="preserve">. Od stycznia 2014 roku aktualne wersje systemu oparte są o </w:t>
      </w:r>
      <w:proofErr w:type="spellStart"/>
      <w:r w:rsidR="007302DF" w:rsidRPr="00BC2573">
        <w:rPr>
          <w:lang w:val="pl-PL"/>
        </w:rPr>
        <w:t>kernel</w:t>
      </w:r>
      <w:proofErr w:type="spellEnd"/>
      <w:r w:rsidR="007302DF" w:rsidRPr="00BC2573">
        <w:rPr>
          <w:lang w:val="pl-PL"/>
        </w:rPr>
        <w:t xml:space="preserve"> w wersji 3.4 lub nowszej, choć konkretna wersja zależy od urządzenia i jego architektury. </w:t>
      </w:r>
      <w:proofErr w:type="spellStart"/>
      <w:r w:rsidR="007302DF" w:rsidRPr="00BC2573">
        <w:rPr>
          <w:lang w:val="pl-PL"/>
        </w:rPr>
        <w:t>Kernel</w:t>
      </w:r>
      <w:proofErr w:type="spellEnd"/>
      <w:r w:rsidR="007302DF" w:rsidRPr="00BC2573">
        <w:rPr>
          <w:lang w:val="pl-PL"/>
        </w:rPr>
        <w:t xml:space="preserve"> Androida posiada dodatkowe zmiany architektury nieobecne w typowym jądrze Linuksa takie jak Binder, </w:t>
      </w:r>
      <w:proofErr w:type="spellStart"/>
      <w:r w:rsidR="007302DF" w:rsidRPr="00BC2573">
        <w:rPr>
          <w:lang w:val="pl-PL"/>
        </w:rPr>
        <w:t>ashmem</w:t>
      </w:r>
      <w:proofErr w:type="spellEnd"/>
      <w:r w:rsidR="007302DF" w:rsidRPr="00BC2573">
        <w:rPr>
          <w:lang w:val="pl-PL"/>
        </w:rPr>
        <w:t xml:space="preserve">, </w:t>
      </w:r>
      <w:proofErr w:type="spellStart"/>
      <w:r w:rsidR="007302DF" w:rsidRPr="00BC2573">
        <w:rPr>
          <w:lang w:val="pl-PL"/>
        </w:rPr>
        <w:t>pmem</w:t>
      </w:r>
      <w:proofErr w:type="spellEnd"/>
      <w:r w:rsidR="007302DF" w:rsidRPr="00BC2573">
        <w:rPr>
          <w:lang w:val="pl-PL"/>
        </w:rPr>
        <w:t xml:space="preserve">, </w:t>
      </w:r>
      <w:proofErr w:type="spellStart"/>
      <w:r w:rsidR="007302DF" w:rsidRPr="00BC2573">
        <w:rPr>
          <w:lang w:val="pl-PL"/>
        </w:rPr>
        <w:t>logger</w:t>
      </w:r>
      <w:proofErr w:type="spellEnd"/>
      <w:r w:rsidR="007302DF" w:rsidRPr="00BC2573">
        <w:rPr>
          <w:lang w:val="pl-PL"/>
        </w:rPr>
        <w:t xml:space="preserve">, </w:t>
      </w:r>
      <w:proofErr w:type="spellStart"/>
      <w:r w:rsidR="007302DF" w:rsidRPr="00BC2573">
        <w:rPr>
          <w:lang w:val="pl-PL"/>
        </w:rPr>
        <w:t>wakeclocks</w:t>
      </w:r>
      <w:proofErr w:type="spellEnd"/>
      <w:r w:rsidR="007302DF" w:rsidRPr="00BC2573">
        <w:rPr>
          <w:lang w:val="pl-PL"/>
        </w:rPr>
        <w:t xml:space="preserve"> oraz inną obsługę w przypadku wyczerpania pamięci (Out of </w:t>
      </w:r>
      <w:proofErr w:type="spellStart"/>
      <w:r w:rsidR="007302DF" w:rsidRPr="00BC2573">
        <w:rPr>
          <w:lang w:val="pl-PL"/>
        </w:rPr>
        <w:t>memory</w:t>
      </w:r>
      <w:proofErr w:type="spellEnd"/>
      <w:r w:rsidR="007302DF" w:rsidRPr="00BC2573">
        <w:rPr>
          <w:lang w:val="pl-PL"/>
        </w:rPr>
        <w:t xml:space="preserve"> </w:t>
      </w:r>
      <w:proofErr w:type="spellStart"/>
      <w:r w:rsidR="007302DF" w:rsidRPr="00BC2573">
        <w:rPr>
          <w:lang w:val="pl-PL"/>
        </w:rPr>
        <w:t>exception</w:t>
      </w:r>
      <w:proofErr w:type="spellEnd"/>
      <w:r w:rsidR="007302DF" w:rsidRPr="00BC2573">
        <w:rPr>
          <w:lang w:val="pl-PL"/>
        </w:rPr>
        <w:t>)</w:t>
      </w:r>
      <w:r w:rsidR="003B0B9B">
        <w:rPr>
          <w:rStyle w:val="Odwoanieprzypisudolnego"/>
          <w:lang w:val="pl-PL"/>
        </w:rPr>
        <w:footnoteReference w:id="21"/>
      </w:r>
      <w:r w:rsidR="007302DF" w:rsidRPr="00BC2573">
        <w:rPr>
          <w:lang w:val="pl-PL"/>
        </w:rPr>
        <w:t xml:space="preserve">. Niektóre funkcjonalności opracowane przez Google zostały potem wprowadzone do oficjalnego </w:t>
      </w:r>
      <w:proofErr w:type="spellStart"/>
      <w:r w:rsidR="007302DF" w:rsidRPr="00BC2573">
        <w:rPr>
          <w:lang w:val="pl-PL"/>
        </w:rPr>
        <w:t>kernela</w:t>
      </w:r>
      <w:proofErr w:type="spellEnd"/>
      <w:r w:rsidR="007302DF" w:rsidRPr="00BC2573">
        <w:rPr>
          <w:lang w:val="pl-PL"/>
        </w:rPr>
        <w:t xml:space="preserve"> Linuksa, wśród nich </w:t>
      </w:r>
      <w:proofErr w:type="spellStart"/>
      <w:r w:rsidR="007302DF" w:rsidRPr="00BC2573">
        <w:rPr>
          <w:lang w:val="pl-PL"/>
        </w:rPr>
        <w:t>autosleep</w:t>
      </w:r>
      <w:proofErr w:type="spellEnd"/>
      <w:r w:rsidR="007302DF" w:rsidRPr="00BC2573">
        <w:rPr>
          <w:lang w:val="pl-PL"/>
        </w:rPr>
        <w:t xml:space="preserve"> i </w:t>
      </w:r>
      <w:proofErr w:type="spellStart"/>
      <w:r w:rsidR="007302DF" w:rsidRPr="00BC2573">
        <w:rPr>
          <w:lang w:val="pl-PL"/>
        </w:rPr>
        <w:t>wakelocks</w:t>
      </w:r>
      <w:proofErr w:type="spellEnd"/>
      <w:r w:rsidR="007302DF" w:rsidRPr="00BC2573">
        <w:rPr>
          <w:lang w:val="pl-PL"/>
        </w:rPr>
        <w:t>. Interfejsy pomiędzy jądrami są takie same, acz implementacja Linuksowa pozwala na dwa rodzaje usypiania urządzenia: do pamięci (</w:t>
      </w:r>
      <w:r w:rsidR="00C71EF9" w:rsidRPr="00BC2573">
        <w:rPr>
          <w:lang w:val="pl-PL"/>
        </w:rPr>
        <w:t>sposób, z którego</w:t>
      </w:r>
      <w:r w:rsidR="007302DF" w:rsidRPr="00BC2573">
        <w:rPr>
          <w:lang w:val="pl-PL"/>
        </w:rPr>
        <w:t xml:space="preserve"> korzysta Android) oraz do dysku (klasyczna hibernacja znana z komputerów osobistych).</w:t>
      </w:r>
    </w:p>
    <w:p w:rsidR="00834B39" w:rsidRPr="00BC2573" w:rsidRDefault="007302DF" w:rsidP="00834B39">
      <w:pPr>
        <w:ind w:firstLine="720"/>
        <w:rPr>
          <w:lang w:val="pl-PL"/>
        </w:rPr>
      </w:pPr>
      <w:r w:rsidRPr="00BC2573">
        <w:rPr>
          <w:lang w:val="pl-PL"/>
        </w:rPr>
        <w:t xml:space="preserve">System plików w Androidzie podzielony jest na kilka partycji takich jak /system na </w:t>
      </w:r>
      <w:r w:rsidR="00C71EF9">
        <w:rPr>
          <w:lang w:val="pl-PL"/>
        </w:rPr>
        <w:t>pliki</w:t>
      </w:r>
      <w:r w:rsidRPr="00BC2573">
        <w:rPr>
          <w:lang w:val="pl-PL"/>
        </w:rPr>
        <w:t xml:space="preserve"> system</w:t>
      </w:r>
      <w:r w:rsidR="00C71EF9">
        <w:rPr>
          <w:lang w:val="pl-PL"/>
        </w:rPr>
        <w:t>u operacyjnego</w:t>
      </w:r>
      <w:r w:rsidRPr="00BC2573">
        <w:rPr>
          <w:lang w:val="pl-PL"/>
        </w:rPr>
        <w:t xml:space="preserve"> i /data na dane użytkownika i jego aplikacje. W przeciwieństwie do </w:t>
      </w:r>
      <w:r w:rsidRPr="00BC2573">
        <w:rPr>
          <w:lang w:val="pl-PL"/>
        </w:rPr>
        <w:lastRenderedPageBreak/>
        <w:t xml:space="preserve">dystrybucji Linuksowych użytkownicy Androida nie dostają dostępu </w:t>
      </w:r>
      <w:proofErr w:type="spellStart"/>
      <w:r w:rsidRPr="00BC2573">
        <w:rPr>
          <w:lang w:val="pl-PL"/>
        </w:rPr>
        <w:t>root</w:t>
      </w:r>
      <w:proofErr w:type="spellEnd"/>
      <w:r w:rsidRPr="00BC2573">
        <w:rPr>
          <w:lang w:val="pl-PL"/>
        </w:rPr>
        <w:t xml:space="preserve"> do systemu operacyjnego</w:t>
      </w:r>
      <w:r w:rsidR="00C71EF9">
        <w:rPr>
          <w:lang w:val="pl-PL"/>
        </w:rPr>
        <w:t>,</w:t>
      </w:r>
      <w:r w:rsidRPr="00BC2573">
        <w:rPr>
          <w:lang w:val="pl-PL"/>
        </w:rPr>
        <w:t xml:space="preserve"> a delikatne partycje takie jak /system oznaczone </w:t>
      </w:r>
      <w:r w:rsidR="0095311E" w:rsidRPr="00BC2573">
        <w:rPr>
          <w:lang w:val="pl-PL"/>
        </w:rPr>
        <w:t>są, jako</w:t>
      </w:r>
      <w:r w:rsidRPr="00BC2573">
        <w:rPr>
          <w:lang w:val="pl-PL"/>
        </w:rPr>
        <w:t xml:space="preserve"> tylko do odczytu. Dostęp do użytkownika </w:t>
      </w:r>
      <w:proofErr w:type="spellStart"/>
      <w:r w:rsidRPr="00BC2573">
        <w:rPr>
          <w:lang w:val="pl-PL"/>
        </w:rPr>
        <w:t>root</w:t>
      </w:r>
      <w:proofErr w:type="spellEnd"/>
      <w:r w:rsidRPr="00BC2573">
        <w:rPr>
          <w:lang w:val="pl-PL"/>
        </w:rPr>
        <w:t xml:space="preserve"> jest jednak możliwy poprzez wykorzystanie wad w </w:t>
      </w:r>
      <w:r w:rsidR="00C71EF9" w:rsidRPr="00BC2573">
        <w:rPr>
          <w:lang w:val="pl-PL"/>
        </w:rPr>
        <w:t>zabezpieczeniach, co</w:t>
      </w:r>
      <w:r w:rsidRPr="00BC2573">
        <w:rPr>
          <w:lang w:val="pl-PL"/>
        </w:rPr>
        <w:t xml:space="preserve"> często wykorzystywane jest przez społeczność programistów do wprowadzania dodatkowych funkcjonalności do swych urządzeń, ale </w:t>
      </w:r>
      <w:r w:rsidR="009A7660" w:rsidRPr="00BC2573">
        <w:rPr>
          <w:lang w:val="pl-PL"/>
        </w:rPr>
        <w:t>może też być wykorzystywane do instalacji złośliwego oprogramowania i wirusów.</w:t>
      </w:r>
    </w:p>
    <w:p w:rsidR="00DB23B8" w:rsidRPr="00BC2573" w:rsidRDefault="001F3B99" w:rsidP="00380D0A">
      <w:pPr>
        <w:ind w:firstLine="720"/>
        <w:rPr>
          <w:lang w:val="pl-PL"/>
        </w:rPr>
      </w:pPr>
      <w:r w:rsidRPr="00BC2573">
        <w:rPr>
          <w:lang w:val="pl-PL"/>
        </w:rPr>
        <w:t>Na jądrze oparta jest warstwa pośrednia (</w:t>
      </w:r>
      <w:proofErr w:type="spellStart"/>
      <w:r w:rsidRPr="00BC2573">
        <w:rPr>
          <w:lang w:val="pl-PL"/>
        </w:rPr>
        <w:t>middleware</w:t>
      </w:r>
      <w:proofErr w:type="spellEnd"/>
      <w:r w:rsidRPr="00BC2573">
        <w:rPr>
          <w:lang w:val="pl-PL"/>
        </w:rPr>
        <w:t xml:space="preserve">), biblioteki, API napisane w C oraz aplikacje uruchamiane na </w:t>
      </w:r>
      <w:proofErr w:type="spellStart"/>
      <w:r w:rsidRPr="00BC2573">
        <w:rPr>
          <w:lang w:val="pl-PL"/>
        </w:rPr>
        <w:t>frameworku</w:t>
      </w:r>
      <w:proofErr w:type="spellEnd"/>
      <w:r w:rsidRPr="00BC2573">
        <w:rPr>
          <w:lang w:val="pl-PL"/>
        </w:rPr>
        <w:t xml:space="preserve">, który wspiera biblioteki kompatybilne z Javą, oparty na Apache </w:t>
      </w:r>
      <w:proofErr w:type="spellStart"/>
      <w:r w:rsidRPr="00BC2573">
        <w:rPr>
          <w:lang w:val="pl-PL"/>
        </w:rPr>
        <w:t>Harmony</w:t>
      </w:r>
      <w:proofErr w:type="spellEnd"/>
      <w:r w:rsidR="00687D5D">
        <w:rPr>
          <w:rStyle w:val="Odwoanieprzypisudolnego"/>
          <w:lang w:val="pl-PL"/>
        </w:rPr>
        <w:footnoteReference w:id="22"/>
      </w:r>
      <w:r w:rsidR="00380D0A" w:rsidRPr="00BC2573">
        <w:rPr>
          <w:lang w:val="pl-PL"/>
        </w:rPr>
        <w:t>.</w:t>
      </w:r>
      <w:r w:rsidRPr="00BC2573">
        <w:rPr>
          <w:lang w:val="pl-PL"/>
        </w:rPr>
        <w:t xml:space="preserve"> Android korzysta z wirtualnej maszyny </w:t>
      </w:r>
      <w:proofErr w:type="spellStart"/>
      <w:r w:rsidRPr="00BC2573">
        <w:rPr>
          <w:lang w:val="pl-PL"/>
        </w:rPr>
        <w:t>Dalvik</w:t>
      </w:r>
      <w:proofErr w:type="spellEnd"/>
      <w:r w:rsidRPr="00BC2573">
        <w:rPr>
          <w:lang w:val="pl-PL"/>
        </w:rPr>
        <w:t xml:space="preserve"> z kompilacją </w:t>
      </w:r>
      <w:proofErr w:type="spellStart"/>
      <w:r w:rsidRPr="00BC2573">
        <w:rPr>
          <w:lang w:val="pl-PL"/>
        </w:rPr>
        <w:t>just</w:t>
      </w:r>
      <w:proofErr w:type="spellEnd"/>
      <w:r w:rsidRPr="00BC2573">
        <w:rPr>
          <w:lang w:val="pl-PL"/>
        </w:rPr>
        <w:t>-in-</w:t>
      </w:r>
      <w:proofErr w:type="spellStart"/>
      <w:r w:rsidRPr="00BC2573">
        <w:rPr>
          <w:lang w:val="pl-PL"/>
        </w:rPr>
        <w:t>time</w:t>
      </w:r>
      <w:proofErr w:type="spellEnd"/>
      <w:r w:rsidRPr="00BC2573">
        <w:rPr>
          <w:lang w:val="pl-PL"/>
        </w:rPr>
        <w:t xml:space="preserve"> do uruchamiania plików *.</w:t>
      </w:r>
      <w:proofErr w:type="spellStart"/>
      <w:r w:rsidRPr="00BC2573">
        <w:rPr>
          <w:lang w:val="pl-PL"/>
        </w:rPr>
        <w:t>dex</w:t>
      </w:r>
      <w:proofErr w:type="spellEnd"/>
      <w:r w:rsidRPr="00BC2573">
        <w:rPr>
          <w:lang w:val="pl-PL"/>
        </w:rPr>
        <w:t xml:space="preserve"> (</w:t>
      </w:r>
      <w:proofErr w:type="spellStart"/>
      <w:r w:rsidRPr="00BC2573">
        <w:rPr>
          <w:lang w:val="pl-PL"/>
        </w:rPr>
        <w:t>Dalvik</w:t>
      </w:r>
      <w:proofErr w:type="spellEnd"/>
      <w:r w:rsidRPr="00BC2573">
        <w:rPr>
          <w:lang w:val="pl-PL"/>
        </w:rPr>
        <w:t xml:space="preserve"> </w:t>
      </w:r>
      <w:proofErr w:type="spellStart"/>
      <w:r w:rsidRPr="00BC2573">
        <w:rPr>
          <w:lang w:val="pl-PL"/>
        </w:rPr>
        <w:t>Executable</w:t>
      </w:r>
      <w:proofErr w:type="spellEnd"/>
      <w:r w:rsidRPr="00BC2573">
        <w:rPr>
          <w:lang w:val="pl-PL"/>
        </w:rPr>
        <w:t>), który zazwyczaj</w:t>
      </w:r>
      <w:r w:rsidR="00DB23B8" w:rsidRPr="00BC2573">
        <w:rPr>
          <w:lang w:val="pl-PL"/>
        </w:rPr>
        <w:t xml:space="preserve"> tłumaczony jest z bajt kodu Javy. Android od 4.4 wspiera też eksperymentalną maszynę wirtualną ART, która domyślnie jest wyłączona.</w:t>
      </w:r>
    </w:p>
    <w:p w:rsidR="00DB23B8" w:rsidRPr="00BC2573" w:rsidRDefault="00DB23B8" w:rsidP="00380D0A">
      <w:pPr>
        <w:ind w:firstLine="720"/>
        <w:rPr>
          <w:lang w:val="pl-PL"/>
        </w:rPr>
      </w:pPr>
      <w:r w:rsidRPr="00BC2573">
        <w:rPr>
          <w:lang w:val="pl-PL"/>
        </w:rPr>
        <w:t xml:space="preserve">Standardowa biblioteka C Androida – </w:t>
      </w:r>
      <w:proofErr w:type="spellStart"/>
      <w:r w:rsidRPr="00BC2573">
        <w:rPr>
          <w:lang w:val="pl-PL"/>
        </w:rPr>
        <w:t>Bionic</w:t>
      </w:r>
      <w:proofErr w:type="spellEnd"/>
      <w:r w:rsidRPr="00BC2573">
        <w:rPr>
          <w:lang w:val="pl-PL"/>
        </w:rPr>
        <w:t xml:space="preserve"> – została opracowana specjalnie z myślą o Androidzie, jako pochodna standardowej biblioteki C z BSD</w:t>
      </w:r>
      <w:r w:rsidR="00576D0D">
        <w:rPr>
          <w:rStyle w:val="Odwoanieprzypisudolnego"/>
          <w:lang w:val="pl-PL"/>
        </w:rPr>
        <w:footnoteReference w:id="23"/>
      </w:r>
      <w:r w:rsidRPr="00BC2573">
        <w:rPr>
          <w:lang w:val="pl-PL"/>
        </w:rPr>
        <w:t xml:space="preserve">. </w:t>
      </w:r>
      <w:proofErr w:type="spellStart"/>
      <w:r w:rsidRPr="00BC2573">
        <w:rPr>
          <w:lang w:val="pl-PL"/>
        </w:rPr>
        <w:t>Bionic</w:t>
      </w:r>
      <w:proofErr w:type="spellEnd"/>
      <w:r w:rsidRPr="00BC2573">
        <w:rPr>
          <w:lang w:val="pl-PL"/>
        </w:rPr>
        <w:t xml:space="preserve"> posiada kilka znaczących funkcjonalności opartych o </w:t>
      </w:r>
      <w:proofErr w:type="spellStart"/>
      <w:r w:rsidRPr="00BC2573">
        <w:rPr>
          <w:lang w:val="pl-PL"/>
        </w:rPr>
        <w:t>kernel</w:t>
      </w:r>
      <w:proofErr w:type="spellEnd"/>
      <w:r w:rsidRPr="00BC2573">
        <w:rPr>
          <w:lang w:val="pl-PL"/>
        </w:rPr>
        <w:t xml:space="preserve"> Linuksa i jego rozwijanie odbywa się niezależnie od bazy kodu źródłowego Androida</w:t>
      </w:r>
      <w:r w:rsidR="00380D0A" w:rsidRPr="00BC2573">
        <w:rPr>
          <w:lang w:val="pl-PL"/>
        </w:rPr>
        <w:t>.</w:t>
      </w:r>
      <w:r w:rsidRPr="00BC2573">
        <w:rPr>
          <w:lang w:val="pl-PL"/>
        </w:rPr>
        <w:t xml:space="preserve"> Głównymi korzyściami z używania </w:t>
      </w:r>
      <w:proofErr w:type="spellStart"/>
      <w:r w:rsidRPr="00BC2573">
        <w:rPr>
          <w:lang w:val="pl-PL"/>
        </w:rPr>
        <w:t>Bionic</w:t>
      </w:r>
      <w:proofErr w:type="spellEnd"/>
      <w:r w:rsidRPr="00BC2573">
        <w:rPr>
          <w:lang w:val="pl-PL"/>
        </w:rPr>
        <w:t xml:space="preserve"> w miejsce biblioteki GNU C (</w:t>
      </w:r>
      <w:proofErr w:type="spellStart"/>
      <w:r w:rsidRPr="00BC2573">
        <w:rPr>
          <w:lang w:val="pl-PL"/>
        </w:rPr>
        <w:t>glibc</w:t>
      </w:r>
      <w:proofErr w:type="spellEnd"/>
      <w:r w:rsidRPr="00BC2573">
        <w:rPr>
          <w:lang w:val="pl-PL"/>
        </w:rPr>
        <w:t xml:space="preserve">) lub </w:t>
      </w:r>
      <w:proofErr w:type="spellStart"/>
      <w:r w:rsidRPr="00BC2573">
        <w:rPr>
          <w:lang w:val="pl-PL"/>
        </w:rPr>
        <w:t>uClibc</w:t>
      </w:r>
      <w:proofErr w:type="spellEnd"/>
      <w:r w:rsidRPr="00BC2573">
        <w:rPr>
          <w:lang w:val="pl-PL"/>
        </w:rPr>
        <w:t xml:space="preserve"> są inna licencja, mniejsze zapotrzebowanie na zasoby podczas działania programu oraz optymalizacje dla procesorów o niskich częstotliwościach.</w:t>
      </w:r>
    </w:p>
    <w:p w:rsidR="00DB23B8" w:rsidRPr="00BC2573" w:rsidRDefault="00DB23B8" w:rsidP="00380D0A">
      <w:pPr>
        <w:ind w:firstLine="720"/>
        <w:rPr>
          <w:lang w:val="pl-PL"/>
        </w:rPr>
      </w:pPr>
      <w:r w:rsidRPr="00BC2573">
        <w:rPr>
          <w:lang w:val="pl-PL"/>
        </w:rPr>
        <w:t xml:space="preserve">W 2012 roku próbując znaleźć bardziej korzystny model licencyjny Google zmienił stos modułu Bluetooth z licencjonowanego przy użyciu GPL </w:t>
      </w:r>
      <w:proofErr w:type="spellStart"/>
      <w:r w:rsidRPr="00BC2573">
        <w:rPr>
          <w:lang w:val="pl-PL"/>
        </w:rPr>
        <w:t>BlueZ</w:t>
      </w:r>
      <w:proofErr w:type="spellEnd"/>
      <w:r w:rsidRPr="00BC2573">
        <w:rPr>
          <w:lang w:val="pl-PL"/>
        </w:rPr>
        <w:t xml:space="preserve"> na moduł z licencją Apache – </w:t>
      </w:r>
      <w:proofErr w:type="spellStart"/>
      <w:r w:rsidRPr="00BC2573">
        <w:rPr>
          <w:lang w:val="pl-PL"/>
        </w:rPr>
        <w:t>BlueDroid</w:t>
      </w:r>
      <w:proofErr w:type="spellEnd"/>
      <w:r w:rsidRPr="00BC2573">
        <w:rPr>
          <w:lang w:val="pl-PL"/>
        </w:rPr>
        <w:t>.</w:t>
      </w:r>
    </w:p>
    <w:p w:rsidR="00380D0A" w:rsidRPr="00BC2573" w:rsidRDefault="00DB23B8" w:rsidP="00380D0A">
      <w:pPr>
        <w:ind w:firstLine="720"/>
        <w:rPr>
          <w:lang w:val="pl-PL"/>
        </w:rPr>
      </w:pPr>
      <w:r w:rsidRPr="00BC2573">
        <w:rPr>
          <w:lang w:val="pl-PL"/>
        </w:rPr>
        <w:t xml:space="preserve">Android nie posiada natywnej obsługi dla systemu X </w:t>
      </w:r>
      <w:proofErr w:type="spellStart"/>
      <w:r w:rsidRPr="00BC2573">
        <w:rPr>
          <w:lang w:val="pl-PL"/>
        </w:rPr>
        <w:t>Window</w:t>
      </w:r>
      <w:proofErr w:type="spellEnd"/>
      <w:r w:rsidRPr="00BC2573">
        <w:rPr>
          <w:lang w:val="pl-PL"/>
        </w:rPr>
        <w:t xml:space="preserve">, ani nie wspiera pełnego wachlarza funkcjonalności bibliotek GNU. Utrudniło to przenoszenie istniejących aplikacji Linuksowych czy bibliotek do Androida. W wersji piątej </w:t>
      </w:r>
      <w:proofErr w:type="spellStart"/>
      <w:r w:rsidRPr="00BC2573">
        <w:rPr>
          <w:lang w:val="pl-PL"/>
        </w:rPr>
        <w:t>Androidowego</w:t>
      </w:r>
      <w:proofErr w:type="spellEnd"/>
      <w:r w:rsidRPr="00BC2573">
        <w:rPr>
          <w:lang w:val="pl-PL"/>
        </w:rPr>
        <w:t xml:space="preserve"> Native Development Kit (NDK) </w:t>
      </w:r>
      <w:r w:rsidR="00373EAE" w:rsidRPr="00BC2573">
        <w:rPr>
          <w:lang w:val="pl-PL"/>
        </w:rPr>
        <w:t xml:space="preserve">wprowadzono wsparcie dla aplikacji napisanych całkowicie w C lub C++. Biblioteki napisane w C mogą też być używane w aplikacjach </w:t>
      </w:r>
      <w:proofErr w:type="spellStart"/>
      <w:r w:rsidR="00373EAE" w:rsidRPr="00BC2573">
        <w:rPr>
          <w:lang w:val="pl-PL"/>
        </w:rPr>
        <w:t>Javowych</w:t>
      </w:r>
      <w:proofErr w:type="spellEnd"/>
      <w:r w:rsidR="00373EAE" w:rsidRPr="00BC2573">
        <w:rPr>
          <w:lang w:val="pl-PL"/>
        </w:rPr>
        <w:t xml:space="preserve"> poprzez wstrzyknięcie i korzystanie z JNI (Java Native Interface).</w:t>
      </w:r>
    </w:p>
    <w:p w:rsidR="00EE21B3" w:rsidRPr="00BC2573" w:rsidRDefault="00EE21B3" w:rsidP="00380D0A">
      <w:pPr>
        <w:ind w:firstLine="720"/>
        <w:rPr>
          <w:lang w:val="pl-PL"/>
        </w:rPr>
      </w:pPr>
      <w:r w:rsidRPr="00BC2573">
        <w:rPr>
          <w:lang w:val="pl-PL"/>
        </w:rPr>
        <w:lastRenderedPageBreak/>
        <w:t xml:space="preserve">Mechanizmem odpowiedzialnym za </w:t>
      </w:r>
      <w:proofErr w:type="spellStart"/>
      <w:r w:rsidRPr="00BC2573">
        <w:rPr>
          <w:lang w:val="pl-PL"/>
        </w:rPr>
        <w:t>renderowanie</w:t>
      </w:r>
      <w:proofErr w:type="spellEnd"/>
      <w:r w:rsidRPr="00BC2573">
        <w:rPr>
          <w:lang w:val="pl-PL"/>
        </w:rPr>
        <w:t xml:space="preserve"> w systemach Android jest:</w:t>
      </w:r>
    </w:p>
    <w:p w:rsidR="00EE21B3" w:rsidRPr="00BC2573" w:rsidRDefault="00EE21B3" w:rsidP="00EE21B3">
      <w:pPr>
        <w:pStyle w:val="Akapitzlist"/>
        <w:numPr>
          <w:ilvl w:val="0"/>
          <w:numId w:val="28"/>
        </w:numPr>
        <w:rPr>
          <w:lang w:val="pl-PL"/>
        </w:rPr>
      </w:pPr>
      <w:proofErr w:type="spellStart"/>
      <w:r w:rsidRPr="00BC2573">
        <w:rPr>
          <w:lang w:val="pl-PL"/>
        </w:rPr>
        <w:t>OpenGL</w:t>
      </w:r>
      <w:proofErr w:type="spellEnd"/>
      <w:r w:rsidRPr="00BC2573">
        <w:rPr>
          <w:lang w:val="pl-PL"/>
        </w:rPr>
        <w:t xml:space="preserve"> ES 1.0 i 1.1 na urządzeniach z systemem Android 1.0 wzwyż</w:t>
      </w:r>
    </w:p>
    <w:p w:rsidR="00EE21B3" w:rsidRPr="00BC2573" w:rsidRDefault="00EE21B3" w:rsidP="00EE21B3">
      <w:pPr>
        <w:pStyle w:val="Akapitzlist"/>
        <w:numPr>
          <w:ilvl w:val="0"/>
          <w:numId w:val="28"/>
        </w:numPr>
        <w:rPr>
          <w:lang w:val="pl-PL"/>
        </w:rPr>
      </w:pPr>
      <w:proofErr w:type="spellStart"/>
      <w:r w:rsidRPr="00BC2573">
        <w:rPr>
          <w:lang w:val="pl-PL"/>
        </w:rPr>
        <w:t>OpenGL</w:t>
      </w:r>
      <w:proofErr w:type="spellEnd"/>
      <w:r w:rsidRPr="00BC2573">
        <w:rPr>
          <w:lang w:val="pl-PL"/>
        </w:rPr>
        <w:t xml:space="preserve"> ES 2.0 na urządzeniach z systemem Android </w:t>
      </w:r>
      <w:r w:rsidR="004E16C3" w:rsidRPr="00BC2573">
        <w:rPr>
          <w:lang w:val="pl-PL"/>
        </w:rPr>
        <w:t xml:space="preserve">2.2 (API 8) </w:t>
      </w:r>
      <w:r w:rsidR="00B1698F" w:rsidRPr="00BC2573">
        <w:rPr>
          <w:lang w:val="pl-PL"/>
        </w:rPr>
        <w:t>wzwyż</w:t>
      </w:r>
      <w:r w:rsidRPr="00BC2573">
        <w:rPr>
          <w:lang w:val="pl-PL"/>
        </w:rPr>
        <w:t xml:space="preserve"> </w:t>
      </w:r>
    </w:p>
    <w:p w:rsidR="00EE21B3" w:rsidRPr="00BC2573" w:rsidRDefault="00EE21B3" w:rsidP="00EE21B3">
      <w:pPr>
        <w:pStyle w:val="Akapitzlist"/>
        <w:numPr>
          <w:ilvl w:val="0"/>
          <w:numId w:val="28"/>
        </w:numPr>
        <w:rPr>
          <w:lang w:val="pl-PL"/>
        </w:rPr>
      </w:pPr>
      <w:proofErr w:type="spellStart"/>
      <w:r w:rsidRPr="00BC2573">
        <w:rPr>
          <w:lang w:val="pl-PL"/>
        </w:rPr>
        <w:t>OpenGL</w:t>
      </w:r>
      <w:proofErr w:type="spellEnd"/>
      <w:r w:rsidRPr="00BC2573">
        <w:rPr>
          <w:lang w:val="pl-PL"/>
        </w:rPr>
        <w:t xml:space="preserve"> ES 3.0 </w:t>
      </w:r>
      <w:r w:rsidR="004E16C3" w:rsidRPr="00BC2573">
        <w:rPr>
          <w:lang w:val="pl-PL"/>
        </w:rPr>
        <w:t>na urządzeniach z systemem Android 4.3 (API 18) wzwyż</w:t>
      </w:r>
    </w:p>
    <w:p w:rsidR="004E16C3" w:rsidRPr="00BC2573" w:rsidRDefault="004E16C3" w:rsidP="004E16C3">
      <w:pPr>
        <w:rPr>
          <w:lang w:val="pl-PL"/>
        </w:rPr>
      </w:pPr>
    </w:p>
    <w:p w:rsidR="004E16C3" w:rsidRPr="00BC2573" w:rsidRDefault="004E16C3" w:rsidP="004E16C3">
      <w:pPr>
        <w:ind w:firstLine="720"/>
        <w:rPr>
          <w:lang w:val="pl-PL"/>
        </w:rPr>
      </w:pPr>
      <w:r w:rsidRPr="00BC2573">
        <w:rPr>
          <w:lang w:val="pl-PL"/>
        </w:rPr>
        <w:t xml:space="preserve">Należy pamiętać, iż odpowiednia implementacja </w:t>
      </w:r>
      <w:proofErr w:type="spellStart"/>
      <w:r w:rsidRPr="00BC2573">
        <w:rPr>
          <w:lang w:val="pl-PL"/>
        </w:rPr>
        <w:t>OpenGL</w:t>
      </w:r>
      <w:proofErr w:type="spellEnd"/>
      <w:r w:rsidRPr="00BC2573">
        <w:rPr>
          <w:lang w:val="pl-PL"/>
        </w:rPr>
        <w:t xml:space="preserve"> ES musi być dostarczona przez producenta danego urządzenia by móc skorzystać z jej funkcjonalności. Znaczy to, że nie każde urządzenie z systemem 4.3 obsługiwało będzie </w:t>
      </w:r>
      <w:proofErr w:type="spellStart"/>
      <w:r w:rsidRPr="00BC2573">
        <w:rPr>
          <w:lang w:val="pl-PL"/>
        </w:rPr>
        <w:t>OpenGL</w:t>
      </w:r>
      <w:proofErr w:type="spellEnd"/>
      <w:r w:rsidRPr="00BC2573">
        <w:rPr>
          <w:lang w:val="pl-PL"/>
        </w:rPr>
        <w:t xml:space="preserve"> ES 3.0.</w:t>
      </w:r>
      <w:r w:rsidR="00A85CE5">
        <w:rPr>
          <w:lang w:val="pl-PL"/>
        </w:rPr>
        <w:t xml:space="preserve"> </w:t>
      </w:r>
      <w:r w:rsidRPr="00BC2573">
        <w:rPr>
          <w:lang w:val="pl-PL"/>
        </w:rPr>
        <w:t xml:space="preserve">Jak widać na </w:t>
      </w:r>
      <w:proofErr w:type="gramStart"/>
      <w:r w:rsidRPr="00BC2573">
        <w:rPr>
          <w:lang w:val="pl-PL"/>
        </w:rPr>
        <w:t xml:space="preserve">rysunku </w:t>
      </w:r>
      <w:r w:rsidR="00B95383">
        <w:rPr>
          <w:lang w:val="pl-PL"/>
        </w:rPr>
        <w:t>5</w:t>
      </w:r>
      <w:r w:rsidRPr="00BC2573">
        <w:rPr>
          <w:lang w:val="pl-PL"/>
        </w:rPr>
        <w:t xml:space="preserve">. </w:t>
      </w:r>
      <w:proofErr w:type="spellStart"/>
      <w:proofErr w:type="gramEnd"/>
      <w:r w:rsidRPr="00BC2573">
        <w:rPr>
          <w:lang w:val="pl-PL"/>
        </w:rPr>
        <w:t>OpenGL</w:t>
      </w:r>
      <w:proofErr w:type="spellEnd"/>
      <w:r w:rsidRPr="00BC2573">
        <w:rPr>
          <w:lang w:val="pl-PL"/>
        </w:rPr>
        <w:t xml:space="preserve"> ES dostarczany </w:t>
      </w:r>
      <w:r w:rsidR="006D6902" w:rsidRPr="00BC2573">
        <w:rPr>
          <w:lang w:val="pl-PL"/>
        </w:rPr>
        <w:t>jest, jako</w:t>
      </w:r>
      <w:r w:rsidRPr="00BC2573">
        <w:rPr>
          <w:lang w:val="pl-PL"/>
        </w:rPr>
        <w:t xml:space="preserve"> biblioteka i aplikacje nie mają bezpośredniego kontaktu z samą implementacją.  Android pozwala na komunikację z implementacją </w:t>
      </w:r>
      <w:proofErr w:type="spellStart"/>
      <w:r w:rsidRPr="00BC2573">
        <w:rPr>
          <w:lang w:val="pl-PL"/>
        </w:rPr>
        <w:t>OpenGL</w:t>
      </w:r>
      <w:proofErr w:type="spellEnd"/>
      <w:r w:rsidRPr="00BC2573">
        <w:rPr>
          <w:lang w:val="pl-PL"/>
        </w:rPr>
        <w:t xml:space="preserve"> ES przez wyspecjalizowane API</w:t>
      </w:r>
      <w:r w:rsidR="006D6902">
        <w:rPr>
          <w:lang w:val="pl-PL"/>
        </w:rPr>
        <w:t>,</w:t>
      </w:r>
      <w:r w:rsidRPr="00BC2573">
        <w:rPr>
          <w:lang w:val="pl-PL"/>
        </w:rPr>
        <w:t xml:space="preserve"> jak i przez NDK (Native Development Kit), które pozwala n</w:t>
      </w:r>
      <w:r w:rsidR="006413D4">
        <w:rPr>
          <w:lang w:val="pl-PL"/>
        </w:rPr>
        <w:t xml:space="preserve">a </w:t>
      </w:r>
      <w:proofErr w:type="spellStart"/>
      <w:r w:rsidR="006413D4">
        <w:rPr>
          <w:lang w:val="pl-PL"/>
        </w:rPr>
        <w:t>komu</w:t>
      </w:r>
      <w:r w:rsidRPr="00BC2573">
        <w:rPr>
          <w:lang w:val="pl-PL"/>
        </w:rPr>
        <w:t>ikację</w:t>
      </w:r>
      <w:proofErr w:type="spellEnd"/>
      <w:r w:rsidRPr="00BC2573">
        <w:rPr>
          <w:lang w:val="pl-PL"/>
        </w:rPr>
        <w:t xml:space="preserve"> z </w:t>
      </w:r>
      <w:proofErr w:type="spellStart"/>
      <w:r w:rsidRPr="00BC2573">
        <w:rPr>
          <w:lang w:val="pl-PL"/>
        </w:rPr>
        <w:t>rendererem</w:t>
      </w:r>
      <w:proofErr w:type="spellEnd"/>
      <w:r w:rsidRPr="00BC2573">
        <w:rPr>
          <w:lang w:val="pl-PL"/>
        </w:rPr>
        <w:t xml:space="preserve"> w języku C\C++. Każda z aplikacji chcąc korzystać z funkcjonalności </w:t>
      </w:r>
      <w:proofErr w:type="spellStart"/>
      <w:r w:rsidRPr="00BC2573">
        <w:rPr>
          <w:lang w:val="pl-PL"/>
        </w:rPr>
        <w:t>OpenGL</w:t>
      </w:r>
      <w:proofErr w:type="spellEnd"/>
      <w:r w:rsidRPr="00BC2573">
        <w:rPr>
          <w:lang w:val="pl-PL"/>
        </w:rPr>
        <w:t xml:space="preserve"> ES musi zadeklarować taką chęć w pliku manifestu aplikacji. Aplikacje </w:t>
      </w:r>
      <w:r w:rsidR="006D6902" w:rsidRPr="00BC2573">
        <w:rPr>
          <w:lang w:val="pl-PL"/>
        </w:rPr>
        <w:t>określone, jako</w:t>
      </w:r>
      <w:r w:rsidRPr="00BC2573">
        <w:rPr>
          <w:lang w:val="pl-PL"/>
        </w:rPr>
        <w:t xml:space="preserve"> wymagające </w:t>
      </w:r>
      <w:proofErr w:type="spellStart"/>
      <w:r w:rsidRPr="00BC2573">
        <w:rPr>
          <w:lang w:val="pl-PL"/>
        </w:rPr>
        <w:t>OpenGL</w:t>
      </w:r>
      <w:proofErr w:type="spellEnd"/>
      <w:r w:rsidRPr="00BC2573">
        <w:rPr>
          <w:lang w:val="pl-PL"/>
        </w:rPr>
        <w:t xml:space="preserve"> ES będą filtrowane w sklepie Google Play by uniknąć sytuacji pobrania aplikacji na urządzenie </w:t>
      </w:r>
      <w:r w:rsidR="006D6902" w:rsidRPr="00BC2573">
        <w:rPr>
          <w:lang w:val="pl-PL"/>
        </w:rPr>
        <w:t>niewspierające</w:t>
      </w:r>
      <w:r w:rsidRPr="00BC2573">
        <w:rPr>
          <w:lang w:val="pl-PL"/>
        </w:rPr>
        <w:t xml:space="preserve"> danej funkcjonalności. Jako, że </w:t>
      </w:r>
      <w:proofErr w:type="spellStart"/>
      <w:r w:rsidRPr="00BC2573">
        <w:rPr>
          <w:lang w:val="pl-PL"/>
        </w:rPr>
        <w:t>OpenGL</w:t>
      </w:r>
      <w:proofErr w:type="spellEnd"/>
      <w:r w:rsidRPr="00BC2573">
        <w:rPr>
          <w:lang w:val="pl-PL"/>
        </w:rPr>
        <w:t xml:space="preserve"> </w:t>
      </w:r>
      <w:proofErr w:type="gramStart"/>
      <w:r w:rsidRPr="00BC2573">
        <w:rPr>
          <w:lang w:val="pl-PL"/>
        </w:rPr>
        <w:t xml:space="preserve">ES 3.0 </w:t>
      </w:r>
      <w:proofErr w:type="gramEnd"/>
      <w:r w:rsidRPr="00BC2573">
        <w:rPr>
          <w:lang w:val="pl-PL"/>
        </w:rPr>
        <w:t xml:space="preserve">jest kompatybilny wstecznie z wersją 2.0 możliwe i zalecane jest określanie </w:t>
      </w:r>
      <w:r w:rsidR="006D6902" w:rsidRPr="00BC2573">
        <w:rPr>
          <w:lang w:val="pl-PL"/>
        </w:rPr>
        <w:t>aplikacji, jako</w:t>
      </w:r>
      <w:r w:rsidRPr="00BC2573">
        <w:rPr>
          <w:lang w:val="pl-PL"/>
        </w:rPr>
        <w:t xml:space="preserve"> wymagającej do działania </w:t>
      </w:r>
      <w:proofErr w:type="spellStart"/>
      <w:r w:rsidRPr="00BC2573">
        <w:rPr>
          <w:lang w:val="pl-PL"/>
        </w:rPr>
        <w:t>OpenGL</w:t>
      </w:r>
      <w:proofErr w:type="spellEnd"/>
      <w:r w:rsidRPr="00BC2573">
        <w:rPr>
          <w:lang w:val="pl-PL"/>
        </w:rPr>
        <w:t xml:space="preserve"> ES w wersji 2.0, a następnie, już w czasie uruchomienia aplikacji, </w:t>
      </w:r>
      <w:r w:rsidR="002B2034" w:rsidRPr="00BC2573">
        <w:rPr>
          <w:lang w:val="pl-PL"/>
        </w:rPr>
        <w:t>sprawdzenie obsługi wersji 3.0 przez urządzenie i ewentualne korzystanie z funkcjonalności w razie ich wspierania.</w:t>
      </w:r>
    </w:p>
    <w:p w:rsidR="00380D0A" w:rsidRPr="00BC2573" w:rsidRDefault="00380D0A" w:rsidP="00834B39">
      <w:pPr>
        <w:ind w:firstLine="720"/>
        <w:rPr>
          <w:lang w:val="pl-PL"/>
        </w:rPr>
      </w:pPr>
    </w:p>
    <w:p w:rsidR="00544E0D" w:rsidRPr="00BC2573" w:rsidRDefault="003B1252" w:rsidP="00544E0D">
      <w:pPr>
        <w:keepNext/>
        <w:jc w:val="center"/>
        <w:rPr>
          <w:lang w:val="pl-PL"/>
        </w:rPr>
      </w:pPr>
      <w:r w:rsidRPr="00BC2573">
        <w:rPr>
          <w:noProof/>
          <w:lang w:val="pl-PL" w:eastAsia="pl-PL" w:bidi="ar-SA"/>
        </w:rPr>
        <w:lastRenderedPageBreak/>
        <w:drawing>
          <wp:inline distT="0" distB="0" distL="0" distR="0" wp14:anchorId="5DFE8621" wp14:editId="086C8405">
            <wp:extent cx="4399280" cy="3571240"/>
            <wp:effectExtent l="0" t="0" r="0" b="0"/>
            <wp:docPr id="3" name="Obraz 3" descr="File:Android-System-Architecture.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le:Android-System-Architecture.sv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399280" cy="3571240"/>
                    </a:xfrm>
                    <a:prstGeom prst="rect">
                      <a:avLst/>
                    </a:prstGeom>
                    <a:noFill/>
                    <a:ln>
                      <a:noFill/>
                    </a:ln>
                  </pic:spPr>
                </pic:pic>
              </a:graphicData>
            </a:graphic>
          </wp:inline>
        </w:drawing>
      </w:r>
    </w:p>
    <w:p w:rsidR="00544E0D" w:rsidRPr="00BC2573" w:rsidRDefault="00544E0D" w:rsidP="00A1507C">
      <w:pPr>
        <w:pStyle w:val="Legenda"/>
        <w:jc w:val="center"/>
        <w:rPr>
          <w:lang w:val="pl-PL"/>
        </w:rPr>
      </w:pPr>
      <w:r w:rsidRPr="00BC2573">
        <w:rPr>
          <w:lang w:val="pl-PL"/>
        </w:rPr>
        <w:t xml:space="preserve">Rysunek </w:t>
      </w:r>
      <w:r w:rsidR="00EA5D5A" w:rsidRPr="00BC2573">
        <w:rPr>
          <w:lang w:val="pl-PL"/>
        </w:rPr>
        <w:fldChar w:fldCharType="begin"/>
      </w:r>
      <w:r w:rsidRPr="00BC2573">
        <w:rPr>
          <w:lang w:val="pl-PL"/>
        </w:rPr>
        <w:instrText xml:space="preserve"> SEQ Rysunek \* ARABIC </w:instrText>
      </w:r>
      <w:r w:rsidR="00EA5D5A" w:rsidRPr="00BC2573">
        <w:rPr>
          <w:lang w:val="pl-PL"/>
        </w:rPr>
        <w:fldChar w:fldCharType="separate"/>
      </w:r>
      <w:r w:rsidR="00C144FF">
        <w:rPr>
          <w:noProof/>
          <w:lang w:val="pl-PL"/>
        </w:rPr>
        <w:t>5</w:t>
      </w:r>
      <w:r w:rsidR="00EA5D5A" w:rsidRPr="00BC2573">
        <w:rPr>
          <w:lang w:val="pl-PL"/>
        </w:rPr>
        <w:fldChar w:fldCharType="end"/>
      </w:r>
      <w:r w:rsidRPr="00BC2573">
        <w:rPr>
          <w:lang w:val="pl-PL"/>
        </w:rPr>
        <w:t>. Architektura systemu Android</w:t>
      </w:r>
    </w:p>
    <w:p w:rsidR="00A1507C" w:rsidRPr="00BC2573" w:rsidRDefault="00A1507C" w:rsidP="00A1507C">
      <w:pPr>
        <w:rPr>
          <w:lang w:val="pl-PL"/>
        </w:rPr>
      </w:pPr>
    </w:p>
    <w:p w:rsidR="00B02C7C" w:rsidRPr="00BC2573" w:rsidRDefault="00876409" w:rsidP="00876409">
      <w:pPr>
        <w:pStyle w:val="Nagwek3"/>
        <w:rPr>
          <w:lang w:val="pl-PL"/>
        </w:rPr>
      </w:pPr>
      <w:bookmarkStart w:id="12" w:name="_Toc396761327"/>
      <w:r w:rsidRPr="00BC2573">
        <w:rPr>
          <w:lang w:val="pl-PL"/>
        </w:rPr>
        <w:t>Tworzenie aplikacji Android</w:t>
      </w:r>
      <w:bookmarkEnd w:id="12"/>
    </w:p>
    <w:p w:rsidR="00DA1104" w:rsidRPr="00BC2573" w:rsidRDefault="00DA1104" w:rsidP="00DA1104">
      <w:pPr>
        <w:rPr>
          <w:lang w:val="pl-PL"/>
        </w:rPr>
      </w:pPr>
    </w:p>
    <w:p w:rsidR="00DA1104" w:rsidRPr="00BC2573" w:rsidRDefault="00DA1104" w:rsidP="002F1EB4">
      <w:pPr>
        <w:ind w:firstLine="360"/>
        <w:rPr>
          <w:lang w:val="pl-PL"/>
        </w:rPr>
      </w:pPr>
      <w:r w:rsidRPr="00BC2573">
        <w:rPr>
          <w:lang w:val="pl-PL"/>
        </w:rPr>
        <w:t>W celu tworzenia aplikacji na telefony oparte o system Android następujące kryteria muszą być spełnione:</w:t>
      </w:r>
    </w:p>
    <w:p w:rsidR="00DA1104" w:rsidRPr="00BC2573" w:rsidRDefault="00DA1104" w:rsidP="00DA1104">
      <w:pPr>
        <w:pStyle w:val="Akapitzlist"/>
        <w:numPr>
          <w:ilvl w:val="0"/>
          <w:numId w:val="20"/>
        </w:numPr>
        <w:rPr>
          <w:lang w:val="pl-PL"/>
        </w:rPr>
      </w:pPr>
      <w:r w:rsidRPr="00BC2573">
        <w:rPr>
          <w:lang w:val="pl-PL"/>
        </w:rPr>
        <w:t>Zainstalowane Android SDK</w:t>
      </w:r>
    </w:p>
    <w:p w:rsidR="00DA1104" w:rsidRPr="00BC2573" w:rsidRDefault="00DA1104" w:rsidP="00DA1104">
      <w:pPr>
        <w:pStyle w:val="Akapitzlist"/>
        <w:numPr>
          <w:ilvl w:val="0"/>
          <w:numId w:val="20"/>
        </w:numPr>
        <w:rPr>
          <w:lang w:val="pl-PL"/>
        </w:rPr>
      </w:pPr>
      <w:r w:rsidRPr="00BC2573">
        <w:rPr>
          <w:lang w:val="pl-PL"/>
        </w:rPr>
        <w:t>Telefon z włączonymi opcjami programisty</w:t>
      </w:r>
    </w:p>
    <w:p w:rsidR="00DA1104" w:rsidRPr="00BC2573" w:rsidRDefault="00DA1104" w:rsidP="00DA1104">
      <w:pPr>
        <w:rPr>
          <w:lang w:val="pl-PL"/>
        </w:rPr>
      </w:pPr>
    </w:p>
    <w:p w:rsidR="00DA1104" w:rsidRPr="00BC2573" w:rsidRDefault="00DA1104" w:rsidP="002F1EB4">
      <w:pPr>
        <w:ind w:firstLine="360"/>
        <w:rPr>
          <w:lang w:val="pl-PL"/>
        </w:rPr>
      </w:pPr>
      <w:r w:rsidRPr="00BC2573">
        <w:rPr>
          <w:lang w:val="pl-PL"/>
        </w:rPr>
        <w:t xml:space="preserve">W celu tworzenia aplikacji na urządzenia z systemem Android wymagane jest zainstalowanie Android SDK. Najwygodniejszym rozwiązaniem jest pobranie tegoż w paczce ADT </w:t>
      </w:r>
      <w:proofErr w:type="spellStart"/>
      <w:r w:rsidRPr="00BC2573">
        <w:rPr>
          <w:lang w:val="pl-PL"/>
        </w:rPr>
        <w:t>Eclipse</w:t>
      </w:r>
      <w:proofErr w:type="spellEnd"/>
      <w:r w:rsidRPr="00BC2573">
        <w:rPr>
          <w:lang w:val="pl-PL"/>
        </w:rPr>
        <w:t xml:space="preserve"> Bundle wraz z skonfigurowanym IDE </w:t>
      </w:r>
      <w:proofErr w:type="spellStart"/>
      <w:r w:rsidRPr="00BC2573">
        <w:rPr>
          <w:lang w:val="pl-PL"/>
        </w:rPr>
        <w:t>Eclipse</w:t>
      </w:r>
      <w:proofErr w:type="spellEnd"/>
      <w:r w:rsidR="00FC02EE">
        <w:rPr>
          <w:rStyle w:val="Odwoanieprzypisudolnego"/>
          <w:lang w:val="pl-PL"/>
        </w:rPr>
        <w:footnoteReference w:id="24"/>
      </w:r>
      <w:r w:rsidRPr="00BC2573">
        <w:rPr>
          <w:lang w:val="pl-PL"/>
        </w:rPr>
        <w:t>.</w:t>
      </w:r>
    </w:p>
    <w:p w:rsidR="00DA1104" w:rsidRPr="00BC2573" w:rsidRDefault="00DA1104" w:rsidP="00A85CE5">
      <w:pPr>
        <w:ind w:firstLine="360"/>
        <w:rPr>
          <w:lang w:val="pl-PL"/>
        </w:rPr>
      </w:pPr>
      <w:r w:rsidRPr="00BC2573">
        <w:rPr>
          <w:lang w:val="pl-PL"/>
        </w:rPr>
        <w:t>Po pobraniu paczki należy ją wypakować i przystąpić do konfiguracji oraz pobrania odpowiednich platform, narzędzi oraz wersji Androida. W tym celu należy uruchomić program „SDK Manager”</w:t>
      </w:r>
      <w:r w:rsidR="006E502B">
        <w:rPr>
          <w:lang w:val="pl-PL"/>
        </w:rPr>
        <w:t xml:space="preserve"> </w:t>
      </w:r>
      <w:r w:rsidRPr="00BC2573">
        <w:rPr>
          <w:lang w:val="pl-PL"/>
        </w:rPr>
        <w:t xml:space="preserve">dostarczony w paczce. Po uruchomieniu należy wybrać interesujące nas </w:t>
      </w:r>
      <w:r w:rsidRPr="00BC2573">
        <w:rPr>
          <w:lang w:val="pl-PL"/>
        </w:rPr>
        <w:lastRenderedPageBreak/>
        <w:t>platformy i narzędzia, w tym przypadku „Android 4.2.2 (</w:t>
      </w:r>
      <w:proofErr w:type="gramStart"/>
      <w:r w:rsidRPr="00BC2573">
        <w:rPr>
          <w:lang w:val="pl-PL"/>
        </w:rPr>
        <w:t>API17)”,  oraz</w:t>
      </w:r>
      <w:proofErr w:type="gramEnd"/>
      <w:r w:rsidRPr="00BC2573">
        <w:rPr>
          <w:lang w:val="pl-PL"/>
        </w:rPr>
        <w:t xml:space="preserve"> zainstalować „Google USB Driver”</w:t>
      </w:r>
      <w:r w:rsidR="00065161">
        <w:rPr>
          <w:lang w:val="pl-PL"/>
        </w:rPr>
        <w:t xml:space="preserve"> </w:t>
      </w:r>
      <w:r w:rsidRPr="00BC2573">
        <w:rPr>
          <w:lang w:val="pl-PL"/>
        </w:rPr>
        <w:t>z paczki „Extra”. Po przeczytaniu i zatwierdzeniu licencji program powinien przystąpić do pobierania wskazanych paczek.</w:t>
      </w:r>
      <w:r w:rsidR="00A85CE5">
        <w:rPr>
          <w:lang w:val="pl-PL"/>
        </w:rPr>
        <w:t xml:space="preserve"> </w:t>
      </w:r>
      <w:r w:rsidRPr="00BC2573">
        <w:rPr>
          <w:lang w:val="pl-PL"/>
        </w:rPr>
        <w:t xml:space="preserve">Po ukończeniu działania narzędzia należy przejść do środowiska Unity i wskazać katalog z Android SDK. Wyboru dokonujemy w edytorze Unity w </w:t>
      </w:r>
      <w:proofErr w:type="spellStart"/>
      <w:r w:rsidRPr="00BC2573">
        <w:rPr>
          <w:lang w:val="pl-PL"/>
        </w:rPr>
        <w:t>manu</w:t>
      </w:r>
      <w:proofErr w:type="spellEnd"/>
      <w:r w:rsidRPr="00BC2573">
        <w:rPr>
          <w:lang w:val="pl-PL"/>
        </w:rPr>
        <w:t xml:space="preserve"> Edit-&gt;</w:t>
      </w:r>
      <w:proofErr w:type="spellStart"/>
      <w:r w:rsidRPr="00BC2573">
        <w:rPr>
          <w:lang w:val="pl-PL"/>
        </w:rPr>
        <w:t>Preferences</w:t>
      </w:r>
      <w:proofErr w:type="spellEnd"/>
      <w:r w:rsidRPr="00BC2573">
        <w:rPr>
          <w:lang w:val="pl-PL"/>
        </w:rPr>
        <w:t xml:space="preserve">… w zakładce </w:t>
      </w:r>
      <w:proofErr w:type="spellStart"/>
      <w:r w:rsidRPr="00BC2573">
        <w:rPr>
          <w:lang w:val="pl-PL"/>
        </w:rPr>
        <w:t>External</w:t>
      </w:r>
      <w:proofErr w:type="spellEnd"/>
      <w:r w:rsidRPr="00BC2573">
        <w:rPr>
          <w:lang w:val="pl-PL"/>
        </w:rPr>
        <w:t xml:space="preserve"> Tools.</w:t>
      </w:r>
    </w:p>
    <w:p w:rsidR="00DA1104" w:rsidRPr="00BC2573" w:rsidRDefault="00DA1104" w:rsidP="00DA1104">
      <w:pPr>
        <w:ind w:firstLine="432"/>
        <w:rPr>
          <w:lang w:val="pl-PL"/>
        </w:rPr>
      </w:pPr>
    </w:p>
    <w:p w:rsidR="00DA1104" w:rsidRDefault="00DA1104" w:rsidP="00DA1104">
      <w:pPr>
        <w:ind w:firstLine="720"/>
        <w:rPr>
          <w:lang w:val="pl-PL"/>
        </w:rPr>
      </w:pPr>
      <w:r w:rsidRPr="00BC2573">
        <w:rPr>
          <w:lang w:val="pl-PL"/>
        </w:rPr>
        <w:t xml:space="preserve">By móc testować aplikacje na rzeczywistym urządzeniu należy włączyć usługę „USB </w:t>
      </w:r>
      <w:proofErr w:type="spellStart"/>
      <w:r w:rsidRPr="00BC2573">
        <w:rPr>
          <w:lang w:val="pl-PL"/>
        </w:rPr>
        <w:t>debugging</w:t>
      </w:r>
      <w:proofErr w:type="spellEnd"/>
      <w:r w:rsidRPr="00BC2573">
        <w:rPr>
          <w:lang w:val="pl-PL"/>
        </w:rPr>
        <w:t>” w opcjach programisty. W celu przejścia do opcji programisty w telefonach z systemem Android</w:t>
      </w:r>
      <w:r w:rsidR="00602F55">
        <w:rPr>
          <w:lang w:val="pl-PL"/>
        </w:rPr>
        <w:t xml:space="preserve"> przed 4.2</w:t>
      </w:r>
      <w:r w:rsidRPr="00BC2573">
        <w:rPr>
          <w:lang w:val="pl-PL"/>
        </w:rPr>
        <w:t xml:space="preserve"> należy postępować zgodnie z poniższym schematem, w zależności od wersji systemu:</w:t>
      </w:r>
    </w:p>
    <w:p w:rsidR="00C144FF" w:rsidRDefault="00C144FF" w:rsidP="00DA1104">
      <w:pPr>
        <w:ind w:firstLine="720"/>
        <w:rPr>
          <w:lang w:val="pl-PL"/>
        </w:rPr>
      </w:pPr>
    </w:p>
    <w:p w:rsidR="00DA1104" w:rsidRPr="00602F55" w:rsidRDefault="00DA1104" w:rsidP="00602F55">
      <w:pPr>
        <w:pStyle w:val="Akapitzlist"/>
        <w:numPr>
          <w:ilvl w:val="0"/>
          <w:numId w:val="38"/>
        </w:numPr>
        <w:rPr>
          <w:lang w:val="pl-PL"/>
        </w:rPr>
      </w:pPr>
      <w:commentRangeStart w:id="13"/>
      <w:r w:rsidRPr="00602F55">
        <w:rPr>
          <w:lang w:val="pl-PL"/>
        </w:rPr>
        <w:t>W Android 2.1 do 2.3.6</w:t>
      </w:r>
      <w:r w:rsidR="00602F55">
        <w:rPr>
          <w:lang w:val="pl-PL"/>
        </w:rPr>
        <w:t xml:space="preserve">: </w:t>
      </w:r>
      <w:proofErr w:type="spellStart"/>
      <w:r w:rsidRPr="00602F55">
        <w:rPr>
          <w:lang w:val="pl-PL"/>
        </w:rPr>
        <w:t>Settings</w:t>
      </w:r>
      <w:proofErr w:type="spellEnd"/>
      <w:r w:rsidR="00602F55">
        <w:rPr>
          <w:lang w:val="pl-PL"/>
        </w:rPr>
        <w:t xml:space="preserve"> -</w:t>
      </w:r>
      <w:r w:rsidRPr="00602F55">
        <w:rPr>
          <w:lang w:val="pl-PL"/>
        </w:rPr>
        <w:t>&gt; Applications</w:t>
      </w:r>
      <w:r w:rsidR="00602F55">
        <w:rPr>
          <w:lang w:val="pl-PL"/>
        </w:rPr>
        <w:t xml:space="preserve"> -&gt;</w:t>
      </w:r>
      <w:r w:rsidRPr="00602F55">
        <w:rPr>
          <w:lang w:val="pl-PL"/>
        </w:rPr>
        <w:t xml:space="preserve"> Development.</w:t>
      </w:r>
      <w:commentRangeEnd w:id="13"/>
      <w:r w:rsidR="00D810EA">
        <w:rPr>
          <w:rStyle w:val="Odwoaniedokomentarza"/>
        </w:rPr>
        <w:commentReference w:id="13"/>
      </w:r>
    </w:p>
    <w:p w:rsidR="00DA1104" w:rsidRDefault="00DA1104" w:rsidP="00602F55">
      <w:pPr>
        <w:pStyle w:val="Akapitzlist"/>
        <w:numPr>
          <w:ilvl w:val="0"/>
          <w:numId w:val="38"/>
        </w:numPr>
        <w:rPr>
          <w:lang w:val="pl-PL"/>
        </w:rPr>
      </w:pPr>
      <w:r w:rsidRPr="00602F55">
        <w:rPr>
          <w:lang w:val="pl-PL"/>
        </w:rPr>
        <w:t xml:space="preserve">W </w:t>
      </w:r>
      <w:r w:rsidR="00602F55">
        <w:rPr>
          <w:lang w:val="pl-PL"/>
        </w:rPr>
        <w:t>Android</w:t>
      </w:r>
      <w:r w:rsidRPr="00602F55">
        <w:rPr>
          <w:lang w:val="pl-PL"/>
        </w:rPr>
        <w:t xml:space="preserve"> 4.0</w:t>
      </w:r>
      <w:r w:rsidR="00602F55">
        <w:rPr>
          <w:lang w:val="pl-PL"/>
        </w:rPr>
        <w:t xml:space="preserve"> do</w:t>
      </w:r>
      <w:r w:rsidRPr="00602F55">
        <w:rPr>
          <w:lang w:val="pl-PL"/>
        </w:rPr>
        <w:t xml:space="preserve"> 4.1</w:t>
      </w:r>
      <w:r w:rsidR="00602F55">
        <w:rPr>
          <w:lang w:val="pl-PL"/>
        </w:rPr>
        <w:t xml:space="preserve">: </w:t>
      </w:r>
      <w:proofErr w:type="spellStart"/>
      <w:r w:rsidRPr="00602F55">
        <w:rPr>
          <w:lang w:val="pl-PL"/>
        </w:rPr>
        <w:t>Settings</w:t>
      </w:r>
      <w:proofErr w:type="spellEnd"/>
      <w:r w:rsidR="00602F55">
        <w:rPr>
          <w:lang w:val="pl-PL"/>
        </w:rPr>
        <w:t xml:space="preserve"> -</w:t>
      </w:r>
      <w:r w:rsidRPr="00602F55">
        <w:rPr>
          <w:lang w:val="pl-PL"/>
        </w:rPr>
        <w:t xml:space="preserve">&gt; Developer </w:t>
      </w:r>
      <w:proofErr w:type="spellStart"/>
      <w:r w:rsidRPr="00602F55">
        <w:rPr>
          <w:lang w:val="pl-PL"/>
        </w:rPr>
        <w:t>Options</w:t>
      </w:r>
      <w:proofErr w:type="spellEnd"/>
      <w:r w:rsidRPr="00602F55">
        <w:rPr>
          <w:lang w:val="pl-PL"/>
        </w:rPr>
        <w:t>.</w:t>
      </w:r>
    </w:p>
    <w:p w:rsidR="00C144FF" w:rsidRPr="00602F55" w:rsidRDefault="00C144FF" w:rsidP="00C144FF">
      <w:pPr>
        <w:pStyle w:val="Akapitzlist"/>
        <w:ind w:left="1440"/>
        <w:rPr>
          <w:lang w:val="pl-PL"/>
        </w:rPr>
      </w:pPr>
    </w:p>
    <w:p w:rsidR="00DA1104" w:rsidRPr="00BC2573" w:rsidRDefault="00DA1104" w:rsidP="00DA1104">
      <w:pPr>
        <w:ind w:firstLine="720"/>
        <w:rPr>
          <w:lang w:val="pl-PL"/>
        </w:rPr>
      </w:pPr>
      <w:r w:rsidRPr="00BC2573">
        <w:rPr>
          <w:lang w:val="pl-PL"/>
        </w:rPr>
        <w:t xml:space="preserve">Od systemu 4.2 wzwyż menu opcji programisty zostało ukryte by uniknąć przypadkowego nadpisania ważnych ustawień urządzenia przez początkujących użytkowników. By odblokować menu w wyżej wymienionych systemach należy przejść do menu </w:t>
      </w:r>
      <w:proofErr w:type="spellStart"/>
      <w:r w:rsidRPr="00BC2573">
        <w:rPr>
          <w:lang w:val="pl-PL"/>
        </w:rPr>
        <w:t>Settings</w:t>
      </w:r>
      <w:proofErr w:type="spellEnd"/>
      <w:r w:rsidRPr="00BC2573">
        <w:rPr>
          <w:lang w:val="pl-PL"/>
        </w:rPr>
        <w:t xml:space="preserve"> -&gt; </w:t>
      </w:r>
      <w:proofErr w:type="spellStart"/>
      <w:r w:rsidRPr="00BC2573">
        <w:rPr>
          <w:lang w:val="pl-PL"/>
        </w:rPr>
        <w:t>About</w:t>
      </w:r>
      <w:proofErr w:type="spellEnd"/>
      <w:r w:rsidRPr="00BC2573">
        <w:rPr>
          <w:lang w:val="pl-PL"/>
        </w:rPr>
        <w:t xml:space="preserve"> </w:t>
      </w:r>
      <w:proofErr w:type="spellStart"/>
      <w:r w:rsidRPr="00BC2573">
        <w:rPr>
          <w:lang w:val="pl-PL"/>
        </w:rPr>
        <w:t>device</w:t>
      </w:r>
      <w:proofErr w:type="spellEnd"/>
      <w:r w:rsidRPr="00BC2573">
        <w:rPr>
          <w:lang w:val="pl-PL"/>
        </w:rPr>
        <w:t xml:space="preserve"> i przewinąć do informacji </w:t>
      </w:r>
      <w:proofErr w:type="spellStart"/>
      <w:r w:rsidRPr="00BC2573">
        <w:rPr>
          <w:lang w:val="pl-PL"/>
        </w:rPr>
        <w:t>Build</w:t>
      </w:r>
      <w:proofErr w:type="spellEnd"/>
      <w:r w:rsidRPr="00BC2573">
        <w:rPr>
          <w:lang w:val="pl-PL"/>
        </w:rPr>
        <w:t xml:space="preserve"> </w:t>
      </w:r>
      <w:proofErr w:type="spellStart"/>
      <w:r w:rsidRPr="00BC2573">
        <w:rPr>
          <w:lang w:val="pl-PL"/>
        </w:rPr>
        <w:t>nuber</w:t>
      </w:r>
      <w:proofErr w:type="spellEnd"/>
      <w:r w:rsidRPr="00BC2573">
        <w:rPr>
          <w:lang w:val="pl-PL"/>
        </w:rPr>
        <w:t xml:space="preserve">. Następnie wymienioną opcję należy kliknąć siedem razy, co potwierdzone zostanie informacją „Developer </w:t>
      </w:r>
      <w:proofErr w:type="spellStart"/>
      <w:r w:rsidRPr="00BC2573">
        <w:rPr>
          <w:lang w:val="pl-PL"/>
        </w:rPr>
        <w:t>mode</w:t>
      </w:r>
      <w:proofErr w:type="spellEnd"/>
      <w:r w:rsidRPr="00BC2573">
        <w:rPr>
          <w:lang w:val="pl-PL"/>
        </w:rPr>
        <w:t xml:space="preserve"> </w:t>
      </w:r>
      <w:proofErr w:type="spellStart"/>
      <w:r w:rsidRPr="00BC2573">
        <w:rPr>
          <w:lang w:val="pl-PL"/>
        </w:rPr>
        <w:t>has</w:t>
      </w:r>
      <w:proofErr w:type="spellEnd"/>
      <w:r w:rsidRPr="00BC2573">
        <w:rPr>
          <w:lang w:val="pl-PL"/>
        </w:rPr>
        <w:t xml:space="preserve"> </w:t>
      </w:r>
      <w:proofErr w:type="spellStart"/>
      <w:r w:rsidRPr="00BC2573">
        <w:rPr>
          <w:lang w:val="pl-PL"/>
        </w:rPr>
        <w:t>been</w:t>
      </w:r>
      <w:proofErr w:type="spellEnd"/>
      <w:r w:rsidRPr="00BC2573">
        <w:rPr>
          <w:lang w:val="pl-PL"/>
        </w:rPr>
        <w:t xml:space="preserve"> </w:t>
      </w:r>
      <w:proofErr w:type="spellStart"/>
      <w:r w:rsidRPr="00BC2573">
        <w:rPr>
          <w:lang w:val="pl-PL"/>
        </w:rPr>
        <w:t>enabled</w:t>
      </w:r>
      <w:proofErr w:type="spellEnd"/>
      <w:r w:rsidRPr="00BC2573">
        <w:rPr>
          <w:lang w:val="pl-PL"/>
        </w:rPr>
        <w:t>” lub „</w:t>
      </w:r>
      <w:proofErr w:type="spellStart"/>
      <w:r w:rsidRPr="00BC2573">
        <w:rPr>
          <w:lang w:val="pl-PL"/>
        </w:rPr>
        <w:t>You</w:t>
      </w:r>
      <w:proofErr w:type="spellEnd"/>
      <w:r w:rsidRPr="00BC2573">
        <w:rPr>
          <w:lang w:val="pl-PL"/>
        </w:rPr>
        <w:t xml:space="preserve"> </w:t>
      </w:r>
      <w:proofErr w:type="spellStart"/>
      <w:r w:rsidRPr="00BC2573">
        <w:rPr>
          <w:lang w:val="pl-PL"/>
        </w:rPr>
        <w:t>are</w:t>
      </w:r>
      <w:proofErr w:type="spellEnd"/>
      <w:r w:rsidRPr="00BC2573">
        <w:rPr>
          <w:lang w:val="pl-PL"/>
        </w:rPr>
        <w:t xml:space="preserve"> </w:t>
      </w:r>
      <w:proofErr w:type="spellStart"/>
      <w:r w:rsidRPr="00BC2573">
        <w:rPr>
          <w:lang w:val="pl-PL"/>
        </w:rPr>
        <w:t>now</w:t>
      </w:r>
      <w:proofErr w:type="spellEnd"/>
      <w:r w:rsidRPr="00BC2573">
        <w:rPr>
          <w:lang w:val="pl-PL"/>
        </w:rPr>
        <w:t xml:space="preserve"> a developer!”</w:t>
      </w:r>
      <w:r w:rsidR="00F729CA">
        <w:rPr>
          <w:lang w:val="pl-PL"/>
        </w:rPr>
        <w:t xml:space="preserve">, jak pokazano na </w:t>
      </w:r>
      <w:proofErr w:type="gramStart"/>
      <w:r w:rsidR="00F729CA">
        <w:rPr>
          <w:lang w:val="pl-PL"/>
        </w:rPr>
        <w:t xml:space="preserve">rysunku </w:t>
      </w:r>
      <w:r w:rsidR="006D4BE5">
        <w:rPr>
          <w:lang w:val="pl-PL"/>
        </w:rPr>
        <w:t>6</w:t>
      </w:r>
      <w:r w:rsidRPr="00BC2573">
        <w:rPr>
          <w:lang w:val="pl-PL"/>
        </w:rPr>
        <w:t>:</w:t>
      </w:r>
      <w:proofErr w:type="gramEnd"/>
    </w:p>
    <w:p w:rsidR="00DA1104" w:rsidRPr="00BC2573" w:rsidRDefault="00DA1104" w:rsidP="00DA1104">
      <w:pPr>
        <w:ind w:firstLine="432"/>
        <w:rPr>
          <w:lang w:val="pl-PL"/>
        </w:rPr>
      </w:pPr>
    </w:p>
    <w:p w:rsidR="00544E0D" w:rsidRPr="00BC2573" w:rsidRDefault="00DA1104" w:rsidP="00544E0D">
      <w:pPr>
        <w:keepNext/>
        <w:ind w:firstLine="432"/>
        <w:jc w:val="center"/>
        <w:rPr>
          <w:lang w:val="pl-PL"/>
        </w:rPr>
      </w:pPr>
      <w:r w:rsidRPr="00BC2573">
        <w:rPr>
          <w:noProof/>
          <w:lang w:val="pl-PL" w:eastAsia="pl-PL" w:bidi="ar-SA"/>
        </w:rPr>
        <w:drawing>
          <wp:inline distT="0" distB="0" distL="0" distR="0" wp14:anchorId="46117A19" wp14:editId="2785F975">
            <wp:extent cx="4285615" cy="1583055"/>
            <wp:effectExtent l="0" t="0" r="0" b="0"/>
            <wp:docPr id="26" name="Obraz 26" descr="http://img.wonderhowto.com/img/70/15/63503462665914/0/enable-hidden-developer-options-your-samsung-galaxy-s4.w6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wonderhowto.com/img/70/15/63503462665914/0/enable-hidden-developer-options-your-samsung-galaxy-s4.w654.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285615" cy="1583055"/>
                    </a:xfrm>
                    <a:prstGeom prst="rect">
                      <a:avLst/>
                    </a:prstGeom>
                    <a:noFill/>
                    <a:ln>
                      <a:noFill/>
                    </a:ln>
                  </pic:spPr>
                </pic:pic>
              </a:graphicData>
            </a:graphic>
          </wp:inline>
        </w:drawing>
      </w:r>
    </w:p>
    <w:p w:rsidR="00DA1104" w:rsidRPr="00BC2573" w:rsidRDefault="00544E0D" w:rsidP="00544E0D">
      <w:pPr>
        <w:pStyle w:val="Legenda"/>
        <w:jc w:val="center"/>
        <w:rPr>
          <w:lang w:val="pl-PL"/>
        </w:rPr>
      </w:pPr>
      <w:r w:rsidRPr="00BC2573">
        <w:rPr>
          <w:lang w:val="pl-PL"/>
        </w:rPr>
        <w:t xml:space="preserve">Rysunek </w:t>
      </w:r>
      <w:r w:rsidR="00EA5D5A" w:rsidRPr="00BC2573">
        <w:rPr>
          <w:lang w:val="pl-PL"/>
        </w:rPr>
        <w:fldChar w:fldCharType="begin"/>
      </w:r>
      <w:r w:rsidRPr="00BC2573">
        <w:rPr>
          <w:lang w:val="pl-PL"/>
        </w:rPr>
        <w:instrText xml:space="preserve"> SEQ Rysunek \* ARABIC </w:instrText>
      </w:r>
      <w:r w:rsidR="00EA5D5A" w:rsidRPr="00BC2573">
        <w:rPr>
          <w:lang w:val="pl-PL"/>
        </w:rPr>
        <w:fldChar w:fldCharType="separate"/>
      </w:r>
      <w:r w:rsidR="00C144FF">
        <w:rPr>
          <w:noProof/>
          <w:lang w:val="pl-PL"/>
        </w:rPr>
        <w:t>6</w:t>
      </w:r>
      <w:r w:rsidR="00EA5D5A" w:rsidRPr="00BC2573">
        <w:rPr>
          <w:lang w:val="pl-PL"/>
        </w:rPr>
        <w:fldChar w:fldCharType="end"/>
      </w:r>
      <w:r w:rsidRPr="00BC2573">
        <w:rPr>
          <w:lang w:val="pl-PL"/>
        </w:rPr>
        <w:t>. Poprawnie przeprowadzony proces odblokowywania opcji programisty na urządzeniu z systemem 4.2.2</w:t>
      </w:r>
    </w:p>
    <w:p w:rsidR="00DA1104" w:rsidRPr="00BC2573" w:rsidRDefault="00DA1104" w:rsidP="00DA1104">
      <w:pPr>
        <w:ind w:firstLine="432"/>
        <w:rPr>
          <w:lang w:val="pl-PL"/>
        </w:rPr>
      </w:pPr>
    </w:p>
    <w:p w:rsidR="00DA1104" w:rsidRDefault="00DA1104" w:rsidP="00DA1104">
      <w:pPr>
        <w:ind w:firstLine="432"/>
        <w:rPr>
          <w:lang w:val="pl-PL"/>
        </w:rPr>
      </w:pPr>
      <w:r w:rsidRPr="00BC2573">
        <w:rPr>
          <w:lang w:val="pl-PL"/>
        </w:rPr>
        <w:t xml:space="preserve">Po wykonaniu tych czynności w menu </w:t>
      </w:r>
      <w:proofErr w:type="spellStart"/>
      <w:r w:rsidRPr="00BC2573">
        <w:rPr>
          <w:lang w:val="pl-PL"/>
        </w:rPr>
        <w:t>Settings</w:t>
      </w:r>
      <w:proofErr w:type="spellEnd"/>
      <w:r w:rsidRPr="00BC2573">
        <w:rPr>
          <w:lang w:val="pl-PL"/>
        </w:rPr>
        <w:t xml:space="preserve"> odblokowana zostanie opcja Developer </w:t>
      </w:r>
      <w:proofErr w:type="spellStart"/>
      <w:r w:rsidRPr="00BC2573">
        <w:rPr>
          <w:lang w:val="pl-PL"/>
        </w:rPr>
        <w:lastRenderedPageBreak/>
        <w:t>options</w:t>
      </w:r>
      <w:proofErr w:type="spellEnd"/>
      <w:r w:rsidRPr="00BC2573">
        <w:rPr>
          <w:lang w:val="pl-PL"/>
        </w:rPr>
        <w:t xml:space="preserve">, w której dla potrzeb tej pracy najbardziej interesującą opcją jest USB </w:t>
      </w:r>
      <w:proofErr w:type="spellStart"/>
      <w:r w:rsidRPr="00BC2573">
        <w:rPr>
          <w:lang w:val="pl-PL"/>
        </w:rPr>
        <w:t>debugging</w:t>
      </w:r>
      <w:proofErr w:type="spellEnd"/>
      <w:r w:rsidRPr="00BC2573">
        <w:rPr>
          <w:lang w:val="pl-PL"/>
        </w:rPr>
        <w:t>.</w:t>
      </w:r>
      <w:r w:rsidR="00B7145D" w:rsidRPr="00BC2573">
        <w:rPr>
          <w:lang w:val="pl-PL"/>
        </w:rPr>
        <w:t xml:space="preserve"> </w:t>
      </w:r>
      <w:r w:rsidRPr="00BC2573">
        <w:rPr>
          <w:lang w:val="pl-PL"/>
        </w:rPr>
        <w:t xml:space="preserve">Po odblokowaniu opcji deweloperskich i uruchomieniu usługi USB </w:t>
      </w:r>
      <w:proofErr w:type="spellStart"/>
      <w:r w:rsidRPr="00BC2573">
        <w:rPr>
          <w:lang w:val="pl-PL"/>
        </w:rPr>
        <w:t>debugging</w:t>
      </w:r>
      <w:proofErr w:type="spellEnd"/>
      <w:r w:rsidRPr="00BC2573">
        <w:rPr>
          <w:lang w:val="pl-PL"/>
        </w:rPr>
        <w:t xml:space="preserve"> telefon gotowy jest na integrację ze środowiskiem Unity i ładowanie aplikacji testowych z pełnym wsparciem dla wbudowanego w </w:t>
      </w:r>
      <w:proofErr w:type="spellStart"/>
      <w:r w:rsidRPr="00BC2573">
        <w:rPr>
          <w:lang w:val="pl-PL"/>
        </w:rPr>
        <w:t>engine</w:t>
      </w:r>
      <w:proofErr w:type="spellEnd"/>
      <w:r w:rsidRPr="00BC2573">
        <w:rPr>
          <w:lang w:val="pl-PL"/>
        </w:rPr>
        <w:t xml:space="preserve"> </w:t>
      </w:r>
      <w:proofErr w:type="spellStart"/>
      <w:r w:rsidRPr="00BC2573">
        <w:rPr>
          <w:lang w:val="pl-PL"/>
        </w:rPr>
        <w:t>debuggera</w:t>
      </w:r>
      <w:proofErr w:type="spellEnd"/>
      <w:r w:rsidRPr="00BC2573">
        <w:rPr>
          <w:lang w:val="pl-PL"/>
        </w:rPr>
        <w:t>.</w:t>
      </w:r>
    </w:p>
    <w:p w:rsidR="0006758B" w:rsidRDefault="0006758B" w:rsidP="00DA1104">
      <w:pPr>
        <w:ind w:firstLine="432"/>
        <w:rPr>
          <w:lang w:val="pl-PL"/>
        </w:rPr>
      </w:pPr>
    </w:p>
    <w:p w:rsidR="0006758B" w:rsidRPr="00BC2573" w:rsidRDefault="0006758B" w:rsidP="0006758B">
      <w:pPr>
        <w:pStyle w:val="Nagwek2"/>
        <w:rPr>
          <w:lang w:val="pl-PL"/>
        </w:rPr>
      </w:pPr>
      <w:bookmarkStart w:id="14" w:name="_Toc396761328"/>
      <w:proofErr w:type="spellStart"/>
      <w:r w:rsidRPr="00BC2573">
        <w:rPr>
          <w:lang w:val="pl-PL"/>
        </w:rPr>
        <w:t>iOS</w:t>
      </w:r>
      <w:bookmarkEnd w:id="14"/>
      <w:proofErr w:type="spellEnd"/>
    </w:p>
    <w:p w:rsidR="0006758B" w:rsidRPr="00BC2573" w:rsidRDefault="0006758B" w:rsidP="0006758B">
      <w:pPr>
        <w:rPr>
          <w:lang w:val="pl-PL"/>
        </w:rPr>
      </w:pPr>
    </w:p>
    <w:p w:rsidR="0006758B" w:rsidRPr="00BC2573" w:rsidRDefault="0006758B" w:rsidP="0006758B">
      <w:pPr>
        <w:ind w:firstLine="576"/>
        <w:rPr>
          <w:lang w:val="pl-PL"/>
        </w:rPr>
      </w:pPr>
      <w:r w:rsidRPr="00BC2573">
        <w:rPr>
          <w:lang w:val="pl-PL"/>
        </w:rPr>
        <w:t xml:space="preserve">System </w:t>
      </w:r>
      <w:proofErr w:type="spellStart"/>
      <w:r w:rsidRPr="00BC2573">
        <w:rPr>
          <w:lang w:val="pl-PL"/>
        </w:rPr>
        <w:t>iOS</w:t>
      </w:r>
      <w:proofErr w:type="spellEnd"/>
      <w:r w:rsidRPr="00BC2573">
        <w:rPr>
          <w:lang w:val="pl-PL"/>
        </w:rPr>
        <w:t xml:space="preserve"> (wcześniej </w:t>
      </w:r>
      <w:proofErr w:type="spellStart"/>
      <w:r w:rsidRPr="00BC2573">
        <w:rPr>
          <w:lang w:val="pl-PL"/>
        </w:rPr>
        <w:t>iPhone</w:t>
      </w:r>
      <w:proofErr w:type="spellEnd"/>
      <w:r w:rsidRPr="00BC2573">
        <w:rPr>
          <w:lang w:val="pl-PL"/>
        </w:rPr>
        <w:t xml:space="preserve"> OS) to system operacyjny firmy Apple Inc. Dystrybuowany z produktami takimi jak </w:t>
      </w:r>
      <w:proofErr w:type="spellStart"/>
      <w:r w:rsidRPr="00BC2573">
        <w:rPr>
          <w:lang w:val="pl-PL"/>
        </w:rPr>
        <w:t>iPhone</w:t>
      </w:r>
      <w:proofErr w:type="spellEnd"/>
      <w:r w:rsidRPr="00BC2573">
        <w:rPr>
          <w:lang w:val="pl-PL"/>
        </w:rPr>
        <w:t xml:space="preserve">, </w:t>
      </w:r>
      <w:proofErr w:type="spellStart"/>
      <w:r w:rsidRPr="00BC2573">
        <w:rPr>
          <w:lang w:val="pl-PL"/>
        </w:rPr>
        <w:t>iPad</w:t>
      </w:r>
      <w:proofErr w:type="spellEnd"/>
      <w:r w:rsidRPr="00BC2573">
        <w:rPr>
          <w:lang w:val="pl-PL"/>
        </w:rPr>
        <w:t xml:space="preserve">, iPod </w:t>
      </w:r>
      <w:proofErr w:type="spellStart"/>
      <w:r w:rsidRPr="00BC2573">
        <w:rPr>
          <w:lang w:val="pl-PL"/>
        </w:rPr>
        <w:t>Touch</w:t>
      </w:r>
      <w:proofErr w:type="spellEnd"/>
      <w:r w:rsidRPr="00BC2573">
        <w:rPr>
          <w:lang w:val="pl-PL"/>
        </w:rPr>
        <w:t xml:space="preserve">, i Apple TV. Po raz pierwszy zaprezentowany w 2007 roku na urządzeniach typu </w:t>
      </w:r>
      <w:proofErr w:type="spellStart"/>
      <w:r w:rsidRPr="00BC2573">
        <w:rPr>
          <w:lang w:val="pl-PL"/>
        </w:rPr>
        <w:t>iPhone</w:t>
      </w:r>
      <w:proofErr w:type="spellEnd"/>
      <w:r w:rsidRPr="00BC2573">
        <w:rPr>
          <w:lang w:val="pl-PL"/>
        </w:rPr>
        <w:t xml:space="preserve"> został rozwinięty i wzbogacony o wsparcie dla urządzeń iPod </w:t>
      </w:r>
      <w:proofErr w:type="spellStart"/>
      <w:r w:rsidRPr="00BC2573">
        <w:rPr>
          <w:lang w:val="pl-PL"/>
        </w:rPr>
        <w:t>Touch</w:t>
      </w:r>
      <w:proofErr w:type="spellEnd"/>
      <w:r w:rsidRPr="00BC2573">
        <w:rPr>
          <w:lang w:val="pl-PL"/>
        </w:rPr>
        <w:t xml:space="preserve"> (wrzesień 2007), </w:t>
      </w:r>
      <w:proofErr w:type="spellStart"/>
      <w:r w:rsidRPr="00BC2573">
        <w:rPr>
          <w:lang w:val="pl-PL"/>
        </w:rPr>
        <w:t>iPad</w:t>
      </w:r>
      <w:proofErr w:type="spellEnd"/>
      <w:r w:rsidRPr="00BC2573">
        <w:rPr>
          <w:lang w:val="pl-PL"/>
        </w:rPr>
        <w:t xml:space="preserve"> (styczeń 2010), </w:t>
      </w:r>
      <w:proofErr w:type="spellStart"/>
      <w:r w:rsidRPr="00BC2573">
        <w:rPr>
          <w:lang w:val="pl-PL"/>
        </w:rPr>
        <w:t>iPad</w:t>
      </w:r>
      <w:proofErr w:type="spellEnd"/>
      <w:r w:rsidRPr="00BC2573">
        <w:rPr>
          <w:lang w:val="pl-PL"/>
        </w:rPr>
        <w:t xml:space="preserve"> Mini (listopad 2012) i dla telewizji drugiej generacji Apple TV (wrzesień 2010). W </w:t>
      </w:r>
      <w:r w:rsidR="004D173E">
        <w:rPr>
          <w:lang w:val="pl-PL"/>
        </w:rPr>
        <w:t>czerwcu</w:t>
      </w:r>
      <w:r w:rsidRPr="00BC2573">
        <w:rPr>
          <w:lang w:val="pl-PL"/>
        </w:rPr>
        <w:t xml:space="preserve"> 201</w:t>
      </w:r>
      <w:r w:rsidR="004D173E">
        <w:rPr>
          <w:lang w:val="pl-PL"/>
        </w:rPr>
        <w:t>4</w:t>
      </w:r>
      <w:r w:rsidRPr="00BC2573">
        <w:rPr>
          <w:lang w:val="pl-PL"/>
        </w:rPr>
        <w:t xml:space="preserve"> roku </w:t>
      </w:r>
      <w:proofErr w:type="spellStart"/>
      <w:r w:rsidRPr="00BC2573">
        <w:rPr>
          <w:lang w:val="pl-PL"/>
        </w:rPr>
        <w:t>App</w:t>
      </w:r>
      <w:proofErr w:type="spellEnd"/>
      <w:r w:rsidRPr="00BC2573">
        <w:rPr>
          <w:lang w:val="pl-PL"/>
        </w:rPr>
        <w:t xml:space="preserve"> </w:t>
      </w:r>
      <w:proofErr w:type="spellStart"/>
      <w:r w:rsidRPr="00BC2573">
        <w:rPr>
          <w:lang w:val="pl-PL"/>
        </w:rPr>
        <w:t>Store</w:t>
      </w:r>
      <w:proofErr w:type="spellEnd"/>
      <w:r w:rsidRPr="00BC2573">
        <w:rPr>
          <w:lang w:val="pl-PL"/>
        </w:rPr>
        <w:t xml:space="preserve"> firmy Apple posiadał ponad </w:t>
      </w:r>
      <w:r w:rsidR="00206C5A">
        <w:rPr>
          <w:lang w:val="pl-PL"/>
        </w:rPr>
        <w:t>1.</w:t>
      </w:r>
      <w:r w:rsidR="004D173E">
        <w:rPr>
          <w:lang w:val="pl-PL"/>
        </w:rPr>
        <w:t xml:space="preserve">2 milionów </w:t>
      </w:r>
      <w:r w:rsidRPr="00BC2573">
        <w:rPr>
          <w:lang w:val="pl-PL"/>
        </w:rPr>
        <w:t xml:space="preserve">aplikacji dla </w:t>
      </w:r>
      <w:proofErr w:type="spellStart"/>
      <w:r w:rsidRPr="00BC2573">
        <w:rPr>
          <w:lang w:val="pl-PL"/>
        </w:rPr>
        <w:t>iOS</w:t>
      </w:r>
      <w:proofErr w:type="spellEnd"/>
      <w:r w:rsidRPr="00BC2573">
        <w:rPr>
          <w:lang w:val="pl-PL"/>
        </w:rPr>
        <w:t xml:space="preserve">, z czego około połowa zoptymalizowana była dla </w:t>
      </w:r>
      <w:proofErr w:type="spellStart"/>
      <w:r w:rsidRPr="00BC2573">
        <w:rPr>
          <w:lang w:val="pl-PL"/>
        </w:rPr>
        <w:t>iPada</w:t>
      </w:r>
      <w:proofErr w:type="spellEnd"/>
      <w:r w:rsidRPr="00BC2573">
        <w:rPr>
          <w:lang w:val="pl-PL"/>
        </w:rPr>
        <w:t xml:space="preserve">. Aplikacje te zostały </w:t>
      </w:r>
      <w:r w:rsidR="004D173E">
        <w:rPr>
          <w:lang w:val="pl-PL"/>
        </w:rPr>
        <w:t>pobrane ok. 75</w:t>
      </w:r>
      <w:r w:rsidRPr="00BC2573">
        <w:rPr>
          <w:lang w:val="pl-PL"/>
        </w:rPr>
        <w:t xml:space="preserve"> miliardów razy</w:t>
      </w:r>
      <w:r w:rsidR="004D173E">
        <w:rPr>
          <w:rStyle w:val="Odwoanieprzypisudolnego"/>
          <w:lang w:val="pl-PL"/>
        </w:rPr>
        <w:footnoteReference w:id="25"/>
      </w:r>
      <w:r w:rsidRPr="00BC2573">
        <w:rPr>
          <w:lang w:val="pl-PL"/>
        </w:rPr>
        <w:t>. W czwartym kwartale 2012 21% wszystkich sprzedanych urządzeń mobilnych po</w:t>
      </w:r>
      <w:r>
        <w:rPr>
          <w:lang w:val="pl-PL"/>
        </w:rPr>
        <w:t xml:space="preserve">siadały zainstalowany system </w:t>
      </w:r>
      <w:proofErr w:type="spellStart"/>
      <w:r>
        <w:rPr>
          <w:lang w:val="pl-PL"/>
        </w:rPr>
        <w:t>iOS</w:t>
      </w:r>
      <w:proofErr w:type="spellEnd"/>
      <w:r w:rsidRPr="00BC2573">
        <w:rPr>
          <w:lang w:val="pl-PL"/>
        </w:rPr>
        <w:t>. W połowie roku 2012 na świecie znajdowało się około 410 milionów aktywnych urządzeń korzystających z systemu.</w:t>
      </w:r>
    </w:p>
    <w:p w:rsidR="0006758B" w:rsidRPr="00BC2573" w:rsidRDefault="0006758B" w:rsidP="0006758B">
      <w:pPr>
        <w:ind w:firstLine="576"/>
        <w:rPr>
          <w:lang w:val="pl-PL"/>
        </w:rPr>
      </w:pPr>
      <w:r w:rsidRPr="00BC2573">
        <w:rPr>
          <w:lang w:val="pl-PL"/>
        </w:rPr>
        <w:t xml:space="preserve">Interfejs użytkownika oparty jest o ideę manipulacji bezpośredniej i korzystanie z gestów wielopunktowych. Najczęstszymi sposobami na komunikację z systemem są suwaki, przyciski oraz </w:t>
      </w:r>
      <w:r>
        <w:rPr>
          <w:lang w:val="pl-PL"/>
        </w:rPr>
        <w:t>przełączniki</w:t>
      </w:r>
      <w:r w:rsidRPr="00BC2573">
        <w:rPr>
          <w:lang w:val="pl-PL"/>
        </w:rPr>
        <w:t xml:space="preserve">. System wspiera też rozmaite gesty takie jak ściśnięcie, ściśnięcie odwrotne, dotknięcie i przesunięcie. Wszystkie gesty mają swoje określone definicje w kontekście systemu </w:t>
      </w:r>
      <w:proofErr w:type="spellStart"/>
      <w:r w:rsidRPr="00BC2573">
        <w:rPr>
          <w:lang w:val="pl-PL"/>
        </w:rPr>
        <w:t>iOS</w:t>
      </w:r>
      <w:proofErr w:type="spellEnd"/>
      <w:r w:rsidRPr="00BC2573">
        <w:rPr>
          <w:lang w:val="pl-PL"/>
        </w:rPr>
        <w:t xml:space="preserve"> i jego interfejsu wielodotykowego. Wbudowane akcelerometry wykorzystywane są w niektórych aplikacjach w odpowiedzi na np. potrząsanie </w:t>
      </w:r>
      <w:proofErr w:type="gramStart"/>
      <w:r w:rsidRPr="00BC2573">
        <w:rPr>
          <w:lang w:val="pl-PL"/>
        </w:rPr>
        <w:t>urządzeniem (co</w:t>
      </w:r>
      <w:proofErr w:type="gramEnd"/>
      <w:r w:rsidRPr="00BC2573">
        <w:rPr>
          <w:lang w:val="pl-PL"/>
        </w:rPr>
        <w:t xml:space="preserve"> często sygnalizuje komendę „cofnij”) lub w celu rozpoznania orientacji urządzenia w przestrzeni trójwymiarowej (np. dla przełączania się pomiędzy sposobami wyświetlania obrazu).</w:t>
      </w:r>
    </w:p>
    <w:p w:rsidR="0006758B" w:rsidRPr="00BC2573" w:rsidRDefault="0006758B" w:rsidP="00C97E0D">
      <w:pPr>
        <w:ind w:firstLine="576"/>
        <w:rPr>
          <w:lang w:val="pl-PL"/>
        </w:rPr>
      </w:pPr>
      <w:r w:rsidRPr="00BC2573">
        <w:rPr>
          <w:lang w:val="pl-PL"/>
        </w:rPr>
        <w:t xml:space="preserve">System ma pewne elementy wspólne z systemem OS X takie jak </w:t>
      </w:r>
      <w:proofErr w:type="spellStart"/>
      <w:r w:rsidRPr="00BC2573">
        <w:rPr>
          <w:lang w:val="pl-PL"/>
        </w:rPr>
        <w:t>Core</w:t>
      </w:r>
      <w:proofErr w:type="spellEnd"/>
      <w:r w:rsidRPr="00BC2573">
        <w:rPr>
          <w:lang w:val="pl-PL"/>
        </w:rPr>
        <w:t xml:space="preserve"> Foundation i Foundation, jednak jego interfejsem zajmuje się moduł </w:t>
      </w:r>
      <w:proofErr w:type="spellStart"/>
      <w:r w:rsidRPr="00BC2573">
        <w:rPr>
          <w:lang w:val="pl-PL"/>
        </w:rPr>
        <w:t>Cocoa</w:t>
      </w:r>
      <w:proofErr w:type="spellEnd"/>
      <w:r w:rsidRPr="00BC2573">
        <w:rPr>
          <w:lang w:val="pl-PL"/>
        </w:rPr>
        <w:t xml:space="preserve"> </w:t>
      </w:r>
      <w:proofErr w:type="spellStart"/>
      <w:r w:rsidRPr="00BC2573">
        <w:rPr>
          <w:lang w:val="pl-PL"/>
        </w:rPr>
        <w:t>Touch</w:t>
      </w:r>
      <w:proofErr w:type="spellEnd"/>
      <w:r w:rsidRPr="00BC2573">
        <w:rPr>
          <w:lang w:val="pl-PL"/>
        </w:rPr>
        <w:t xml:space="preserve">, gdzie w OS X wykorzystywany jest </w:t>
      </w:r>
      <w:proofErr w:type="spellStart"/>
      <w:r w:rsidRPr="00BC2573">
        <w:rPr>
          <w:lang w:val="pl-PL"/>
        </w:rPr>
        <w:t>Cocoa</w:t>
      </w:r>
      <w:proofErr w:type="spellEnd"/>
      <w:r w:rsidRPr="00BC2573">
        <w:rPr>
          <w:lang w:val="pl-PL"/>
        </w:rPr>
        <w:t xml:space="preserve">. Z powodu tych różnic aplikacje na system OS X nie są </w:t>
      </w:r>
      <w:r w:rsidRPr="00BC2573">
        <w:rPr>
          <w:lang w:val="pl-PL"/>
        </w:rPr>
        <w:lastRenderedPageBreak/>
        <w:t xml:space="preserve">kompatybilne z systemem </w:t>
      </w:r>
      <w:proofErr w:type="spellStart"/>
      <w:r w:rsidRPr="00BC2573">
        <w:rPr>
          <w:lang w:val="pl-PL"/>
        </w:rPr>
        <w:t>iOS</w:t>
      </w:r>
      <w:proofErr w:type="spellEnd"/>
      <w:r w:rsidRPr="00BC2573">
        <w:rPr>
          <w:lang w:val="pl-PL"/>
        </w:rPr>
        <w:t xml:space="preserve">. Dodatkowo, mimo że </w:t>
      </w:r>
      <w:proofErr w:type="spellStart"/>
      <w:r w:rsidRPr="00BC2573">
        <w:rPr>
          <w:lang w:val="pl-PL"/>
        </w:rPr>
        <w:t>iOS</w:t>
      </w:r>
      <w:proofErr w:type="spellEnd"/>
      <w:r w:rsidRPr="00BC2573">
        <w:rPr>
          <w:lang w:val="pl-PL"/>
        </w:rPr>
        <w:t xml:space="preserve"> dzieli z OS X podstawowe cechy systemu Darwin, dostęp do terminala systemowego jest niemożliwy dla użytkownika, przez co system nie jest też w pełni kompatybilny z systemami Unix.</w:t>
      </w:r>
      <w:r w:rsidR="008B62CB">
        <w:rPr>
          <w:lang w:val="pl-PL"/>
        </w:rPr>
        <w:t xml:space="preserve"> </w:t>
      </w:r>
      <w:r w:rsidRPr="00BC2573">
        <w:rPr>
          <w:lang w:val="pl-PL"/>
        </w:rPr>
        <w:t xml:space="preserve">Nowe wersje systemu dystrybuowane </w:t>
      </w:r>
      <w:proofErr w:type="gramStart"/>
      <w:r w:rsidRPr="00BC2573">
        <w:rPr>
          <w:lang w:val="pl-PL"/>
        </w:rPr>
        <w:t>są co</w:t>
      </w:r>
      <w:proofErr w:type="gramEnd"/>
      <w:r w:rsidRPr="00BC2573">
        <w:rPr>
          <w:lang w:val="pl-PL"/>
        </w:rPr>
        <w:t xml:space="preserve"> roku. Najnowsza, </w:t>
      </w:r>
      <w:proofErr w:type="spellStart"/>
      <w:r w:rsidRPr="00BC2573">
        <w:rPr>
          <w:lang w:val="pl-PL"/>
        </w:rPr>
        <w:t>iOS</w:t>
      </w:r>
      <w:proofErr w:type="spellEnd"/>
      <w:r w:rsidRPr="00BC2573">
        <w:rPr>
          <w:lang w:val="pl-PL"/>
        </w:rPr>
        <w:t xml:space="preserve"> 7, została przekazana użytkownikom 18 września 2013 roku</w:t>
      </w:r>
      <w:r w:rsidR="008B62CB">
        <w:rPr>
          <w:rStyle w:val="Odwoanieprzypisudolnego"/>
          <w:lang w:val="pl-PL"/>
        </w:rPr>
        <w:footnoteReference w:id="26"/>
      </w:r>
      <w:r w:rsidRPr="00BC2573">
        <w:rPr>
          <w:lang w:val="pl-PL"/>
        </w:rPr>
        <w:t xml:space="preserve">. </w:t>
      </w:r>
    </w:p>
    <w:p w:rsidR="0006758B" w:rsidRPr="00BC2573" w:rsidRDefault="0006758B" w:rsidP="0006758B">
      <w:pPr>
        <w:ind w:firstLine="720"/>
        <w:rPr>
          <w:lang w:val="pl-PL"/>
        </w:rPr>
      </w:pPr>
      <w:r w:rsidRPr="00BC2573">
        <w:rPr>
          <w:lang w:val="pl-PL"/>
        </w:rPr>
        <w:t xml:space="preserve">Wielozadaniowość w </w:t>
      </w:r>
      <w:proofErr w:type="spellStart"/>
      <w:r w:rsidRPr="00BC2573">
        <w:rPr>
          <w:lang w:val="pl-PL"/>
        </w:rPr>
        <w:t>iOS</w:t>
      </w:r>
      <w:proofErr w:type="spellEnd"/>
      <w:r w:rsidRPr="00BC2573">
        <w:rPr>
          <w:lang w:val="pl-PL"/>
        </w:rPr>
        <w:t xml:space="preserve"> miała swój debiut w czerwcu 2010 roku wraz z premierą </w:t>
      </w:r>
      <w:proofErr w:type="spellStart"/>
      <w:r w:rsidRPr="00BC2573">
        <w:rPr>
          <w:lang w:val="pl-PL"/>
        </w:rPr>
        <w:t>iOS</w:t>
      </w:r>
      <w:proofErr w:type="spellEnd"/>
      <w:r w:rsidRPr="00BC2573">
        <w:rPr>
          <w:lang w:val="pl-PL"/>
        </w:rPr>
        <w:t xml:space="preserve"> 4.0. Tylko niektóre urządzenia Apple – </w:t>
      </w:r>
      <w:proofErr w:type="spellStart"/>
      <w:r w:rsidRPr="00BC2573">
        <w:rPr>
          <w:lang w:val="pl-PL"/>
        </w:rPr>
        <w:t>iPhone</w:t>
      </w:r>
      <w:proofErr w:type="spellEnd"/>
      <w:r w:rsidRPr="00BC2573">
        <w:rPr>
          <w:lang w:val="pl-PL"/>
        </w:rPr>
        <w:t xml:space="preserve"> 4, </w:t>
      </w:r>
      <w:proofErr w:type="spellStart"/>
      <w:r w:rsidRPr="00BC2573">
        <w:rPr>
          <w:lang w:val="pl-PL"/>
        </w:rPr>
        <w:t>iPhone</w:t>
      </w:r>
      <w:proofErr w:type="spellEnd"/>
      <w:r w:rsidRPr="00BC2573">
        <w:rPr>
          <w:lang w:val="pl-PL"/>
        </w:rPr>
        <w:t xml:space="preserve"> 3GS i iPod </w:t>
      </w:r>
      <w:proofErr w:type="spellStart"/>
      <w:r w:rsidRPr="00BC2573">
        <w:rPr>
          <w:lang w:val="pl-PL"/>
        </w:rPr>
        <w:t>Touch</w:t>
      </w:r>
      <w:proofErr w:type="spellEnd"/>
      <w:r w:rsidRPr="00BC2573">
        <w:rPr>
          <w:lang w:val="pl-PL"/>
        </w:rPr>
        <w:t xml:space="preserve"> trzeciej generacji – potrafiły korzystać z wielozadaniowości. Sposób implementacji wielozadaniowości w systemie </w:t>
      </w:r>
      <w:proofErr w:type="spellStart"/>
      <w:r w:rsidRPr="00BC2573">
        <w:rPr>
          <w:lang w:val="pl-PL"/>
        </w:rPr>
        <w:t>iOS</w:t>
      </w:r>
      <w:proofErr w:type="spellEnd"/>
      <w:r w:rsidRPr="00BC2573">
        <w:rPr>
          <w:lang w:val="pl-PL"/>
        </w:rPr>
        <w:t xml:space="preserve"> był wielokrotnie krytykowany za to, że aplikacje pracujące w tle zmuszone są korzystać z ograniczonego zasobu funkcji i za wymaganie od deweloperów tworzenia jawnego wsparcia dla tych funkcjonalności w aplikacjach.</w:t>
      </w:r>
    </w:p>
    <w:p w:rsidR="0006758B" w:rsidRPr="00BC2573" w:rsidRDefault="0006758B" w:rsidP="0006758B">
      <w:pPr>
        <w:ind w:firstLine="720"/>
        <w:rPr>
          <w:lang w:val="pl-PL"/>
        </w:rPr>
      </w:pPr>
      <w:r w:rsidRPr="00BC2573">
        <w:rPr>
          <w:lang w:val="pl-PL"/>
        </w:rPr>
        <w:t xml:space="preserve">Przed premierą systemu </w:t>
      </w:r>
      <w:proofErr w:type="spellStart"/>
      <w:r w:rsidRPr="00BC2573">
        <w:rPr>
          <w:lang w:val="pl-PL"/>
        </w:rPr>
        <w:t>iOS</w:t>
      </w:r>
      <w:proofErr w:type="spellEnd"/>
      <w:r w:rsidRPr="00BC2573">
        <w:rPr>
          <w:lang w:val="pl-PL"/>
        </w:rPr>
        <w:t xml:space="preserve"> 4 wielozadaniowość ograniczona była do wybranych aplikacji instalowanych przez Apple na urządzeniu. Użytkownicy mogli jednak „uwolnić” system („</w:t>
      </w:r>
      <w:proofErr w:type="spellStart"/>
      <w:r w:rsidRPr="00BC2573">
        <w:rPr>
          <w:lang w:val="pl-PL"/>
        </w:rPr>
        <w:t>jailbreak</w:t>
      </w:r>
      <w:proofErr w:type="spellEnd"/>
      <w:proofErr w:type="gramStart"/>
      <w:r w:rsidRPr="00BC2573">
        <w:rPr>
          <w:lang w:val="pl-PL"/>
        </w:rPr>
        <w:t>”)</w:t>
      </w:r>
      <w:r w:rsidR="00B06002">
        <w:rPr>
          <w:rStyle w:val="Odwoanieprzypisudolnego"/>
          <w:lang w:val="pl-PL"/>
        </w:rPr>
        <w:footnoteReference w:id="27"/>
      </w:r>
      <w:r w:rsidRPr="00BC2573">
        <w:rPr>
          <w:lang w:val="pl-PL"/>
        </w:rPr>
        <w:t xml:space="preserve"> i</w:t>
      </w:r>
      <w:proofErr w:type="gramEnd"/>
      <w:r w:rsidRPr="00BC2573">
        <w:rPr>
          <w:lang w:val="pl-PL"/>
        </w:rPr>
        <w:t xml:space="preserve"> uzyskać częściowe, nieoficjalne wsparcie dla wielozadaniowości.</w:t>
      </w:r>
    </w:p>
    <w:p w:rsidR="0006758B" w:rsidRPr="00BC2573" w:rsidRDefault="0006758B" w:rsidP="0006758B">
      <w:pPr>
        <w:ind w:firstLine="720"/>
        <w:rPr>
          <w:lang w:val="pl-PL"/>
        </w:rPr>
      </w:pPr>
      <w:r w:rsidRPr="00BC2573">
        <w:rPr>
          <w:lang w:val="pl-PL"/>
        </w:rPr>
        <w:t xml:space="preserve">W systemie iOS7 Apple uruchomiło dodatkową funkcjonalność, która pozwala wszystkim aplikacjom na dokonywanie aktualizacji w tle. Ta funkcjonalność preferuje aktualizowanie aplikacji, z których użytkownik najczęściej korzysta i wszystkie aktualizacje stara się </w:t>
      </w:r>
      <w:r w:rsidR="001457B8" w:rsidRPr="00BC2573">
        <w:rPr>
          <w:lang w:val="pl-PL"/>
        </w:rPr>
        <w:t>przeprowadzać, gdy</w:t>
      </w:r>
      <w:r w:rsidRPr="00BC2573">
        <w:rPr>
          <w:lang w:val="pl-PL"/>
        </w:rPr>
        <w:t xml:space="preserve"> dostępna jest sieć </w:t>
      </w:r>
      <w:proofErr w:type="spellStart"/>
      <w:r w:rsidRPr="00BC2573">
        <w:rPr>
          <w:lang w:val="pl-PL"/>
        </w:rPr>
        <w:t>WiFi</w:t>
      </w:r>
      <w:proofErr w:type="spellEnd"/>
      <w:r w:rsidRPr="00BC2573">
        <w:rPr>
          <w:lang w:val="pl-PL"/>
        </w:rPr>
        <w:t>, by nie korzystać z przesyłania danych przez moduł telefonii komórkowej.</w:t>
      </w:r>
    </w:p>
    <w:p w:rsidR="0006758B" w:rsidRPr="00BC2573" w:rsidRDefault="0006758B" w:rsidP="0006758B">
      <w:pPr>
        <w:ind w:firstLine="360"/>
        <w:rPr>
          <w:lang w:val="pl-PL"/>
        </w:rPr>
      </w:pPr>
    </w:p>
    <w:p w:rsidR="0006758B" w:rsidRPr="00BC2573" w:rsidRDefault="0006758B" w:rsidP="0006758B">
      <w:pPr>
        <w:ind w:firstLine="360"/>
        <w:rPr>
          <w:lang w:val="pl-PL"/>
        </w:rPr>
      </w:pPr>
      <w:r w:rsidRPr="00BC2573">
        <w:rPr>
          <w:lang w:val="pl-PL"/>
        </w:rPr>
        <w:t xml:space="preserve">Mechanizmem odpowiedzialnym za </w:t>
      </w:r>
      <w:proofErr w:type="spellStart"/>
      <w:r w:rsidRPr="00BC2573">
        <w:rPr>
          <w:lang w:val="pl-PL"/>
        </w:rPr>
        <w:t>renderowanie</w:t>
      </w:r>
      <w:proofErr w:type="spellEnd"/>
      <w:r w:rsidRPr="00BC2573">
        <w:rPr>
          <w:lang w:val="pl-PL"/>
        </w:rPr>
        <w:t xml:space="preserve"> grafiki 3D w systemach </w:t>
      </w:r>
      <w:proofErr w:type="spellStart"/>
      <w:r w:rsidRPr="00BC2573">
        <w:rPr>
          <w:lang w:val="pl-PL"/>
        </w:rPr>
        <w:t>iOS</w:t>
      </w:r>
      <w:proofErr w:type="spellEnd"/>
      <w:r w:rsidRPr="00BC2573">
        <w:rPr>
          <w:lang w:val="pl-PL"/>
        </w:rPr>
        <w:t xml:space="preserve"> jest:</w:t>
      </w:r>
    </w:p>
    <w:p w:rsidR="0006758B" w:rsidRPr="00BC2573" w:rsidRDefault="0006758B" w:rsidP="0006758B">
      <w:pPr>
        <w:pStyle w:val="Akapitzlist"/>
        <w:numPr>
          <w:ilvl w:val="0"/>
          <w:numId w:val="27"/>
        </w:numPr>
        <w:rPr>
          <w:lang w:val="pl-PL"/>
        </w:rPr>
      </w:pPr>
      <w:proofErr w:type="spellStart"/>
      <w:r w:rsidRPr="00BC2573">
        <w:rPr>
          <w:lang w:val="pl-PL"/>
        </w:rPr>
        <w:t>OpenGL</w:t>
      </w:r>
      <w:proofErr w:type="spellEnd"/>
      <w:r w:rsidRPr="00BC2573">
        <w:rPr>
          <w:lang w:val="pl-PL"/>
        </w:rPr>
        <w:t xml:space="preserve"> ES 1.1 dla urządzeń </w:t>
      </w:r>
      <w:proofErr w:type="spellStart"/>
      <w:r w:rsidRPr="00BC2573">
        <w:rPr>
          <w:lang w:val="pl-PL"/>
        </w:rPr>
        <w:t>iPhone</w:t>
      </w:r>
      <w:proofErr w:type="spellEnd"/>
      <w:r w:rsidRPr="00BC2573">
        <w:rPr>
          <w:lang w:val="pl-PL"/>
        </w:rPr>
        <w:t xml:space="preserve">, </w:t>
      </w:r>
      <w:proofErr w:type="spellStart"/>
      <w:r w:rsidRPr="00BC2573">
        <w:rPr>
          <w:lang w:val="pl-PL"/>
        </w:rPr>
        <w:t>iPad</w:t>
      </w:r>
      <w:proofErr w:type="spellEnd"/>
      <w:r w:rsidRPr="00BC2573">
        <w:rPr>
          <w:lang w:val="pl-PL"/>
        </w:rPr>
        <w:t xml:space="preserve"> i </w:t>
      </w:r>
      <w:proofErr w:type="spellStart"/>
      <w:r w:rsidRPr="00BC2573">
        <w:rPr>
          <w:lang w:val="pl-PL"/>
        </w:rPr>
        <w:t>iPodTouch</w:t>
      </w:r>
      <w:proofErr w:type="spellEnd"/>
    </w:p>
    <w:p w:rsidR="0006758B" w:rsidRPr="00BC2573" w:rsidRDefault="0006758B" w:rsidP="0006758B">
      <w:pPr>
        <w:pStyle w:val="Akapitzlist"/>
        <w:numPr>
          <w:ilvl w:val="0"/>
          <w:numId w:val="27"/>
        </w:numPr>
        <w:rPr>
          <w:lang w:val="pl-PL"/>
        </w:rPr>
      </w:pPr>
      <w:proofErr w:type="spellStart"/>
      <w:r w:rsidRPr="00BC2573">
        <w:rPr>
          <w:lang w:val="pl-PL"/>
        </w:rPr>
        <w:t>OpenGL</w:t>
      </w:r>
      <w:proofErr w:type="spellEnd"/>
      <w:r w:rsidRPr="00BC2573">
        <w:rPr>
          <w:lang w:val="pl-PL"/>
        </w:rPr>
        <w:t xml:space="preserve"> ES 2.0 dla urządzeń z systemem </w:t>
      </w:r>
      <w:proofErr w:type="spellStart"/>
      <w:r w:rsidRPr="00BC2573">
        <w:rPr>
          <w:lang w:val="pl-PL"/>
        </w:rPr>
        <w:t>iOS</w:t>
      </w:r>
      <w:proofErr w:type="spellEnd"/>
      <w:r w:rsidRPr="00BC2573">
        <w:rPr>
          <w:lang w:val="pl-PL"/>
        </w:rPr>
        <w:t xml:space="preserve"> 5 i późniejszych np. iPhone3GS, </w:t>
      </w:r>
      <w:proofErr w:type="spellStart"/>
      <w:r w:rsidRPr="00BC2573">
        <w:rPr>
          <w:lang w:val="pl-PL"/>
        </w:rPr>
        <w:t>iPad</w:t>
      </w:r>
      <w:proofErr w:type="spellEnd"/>
      <w:r w:rsidRPr="00BC2573">
        <w:rPr>
          <w:lang w:val="pl-PL"/>
        </w:rPr>
        <w:t xml:space="preserve"> i </w:t>
      </w:r>
      <w:proofErr w:type="spellStart"/>
      <w:r w:rsidRPr="00BC2573">
        <w:rPr>
          <w:lang w:val="pl-PL"/>
        </w:rPr>
        <w:t>iPad</w:t>
      </w:r>
      <w:proofErr w:type="spellEnd"/>
      <w:r w:rsidRPr="00BC2573">
        <w:rPr>
          <w:lang w:val="pl-PL"/>
        </w:rPr>
        <w:t xml:space="preserve"> Mini</w:t>
      </w:r>
    </w:p>
    <w:p w:rsidR="0006758B" w:rsidRPr="00BC2573" w:rsidRDefault="0006758B" w:rsidP="0006758B">
      <w:pPr>
        <w:pStyle w:val="Akapitzlist"/>
        <w:numPr>
          <w:ilvl w:val="0"/>
          <w:numId w:val="27"/>
        </w:numPr>
        <w:rPr>
          <w:lang w:val="pl-PL"/>
        </w:rPr>
      </w:pPr>
      <w:proofErr w:type="spellStart"/>
      <w:r w:rsidRPr="00BC2573">
        <w:rPr>
          <w:lang w:val="pl-PL"/>
        </w:rPr>
        <w:t>OpenGL</w:t>
      </w:r>
      <w:proofErr w:type="spellEnd"/>
      <w:r w:rsidRPr="00BC2573">
        <w:rPr>
          <w:lang w:val="pl-PL"/>
        </w:rPr>
        <w:t xml:space="preserve"> ES 3.0 dla urządzeń z systemem </w:t>
      </w:r>
      <w:proofErr w:type="spellStart"/>
      <w:r w:rsidRPr="00BC2573">
        <w:rPr>
          <w:lang w:val="pl-PL"/>
        </w:rPr>
        <w:t>iOS</w:t>
      </w:r>
      <w:proofErr w:type="spellEnd"/>
      <w:r w:rsidRPr="00BC2573">
        <w:rPr>
          <w:lang w:val="pl-PL"/>
        </w:rPr>
        <w:t xml:space="preserve"> 7 i późniejszych np. </w:t>
      </w:r>
      <w:proofErr w:type="spellStart"/>
      <w:r w:rsidRPr="00BC2573">
        <w:rPr>
          <w:lang w:val="pl-PL"/>
        </w:rPr>
        <w:t>iPhone</w:t>
      </w:r>
      <w:proofErr w:type="spellEnd"/>
      <w:r w:rsidRPr="00BC2573">
        <w:rPr>
          <w:lang w:val="pl-PL"/>
        </w:rPr>
        <w:t xml:space="preserve"> 5S, </w:t>
      </w:r>
      <w:proofErr w:type="spellStart"/>
      <w:r w:rsidRPr="00BC2573">
        <w:rPr>
          <w:lang w:val="pl-PL"/>
        </w:rPr>
        <w:t>iPad</w:t>
      </w:r>
      <w:proofErr w:type="spellEnd"/>
      <w:r w:rsidRPr="00BC2573">
        <w:rPr>
          <w:lang w:val="pl-PL"/>
        </w:rPr>
        <w:t xml:space="preserve"> </w:t>
      </w:r>
      <w:proofErr w:type="spellStart"/>
      <w:r w:rsidRPr="00BC2573">
        <w:rPr>
          <w:lang w:val="pl-PL"/>
        </w:rPr>
        <w:t>Air</w:t>
      </w:r>
      <w:proofErr w:type="spellEnd"/>
      <w:r w:rsidRPr="00BC2573">
        <w:rPr>
          <w:lang w:val="pl-PL"/>
        </w:rPr>
        <w:t xml:space="preserve"> i </w:t>
      </w:r>
      <w:proofErr w:type="spellStart"/>
      <w:r w:rsidRPr="00BC2573">
        <w:rPr>
          <w:lang w:val="pl-PL"/>
        </w:rPr>
        <w:t>iPad</w:t>
      </w:r>
      <w:proofErr w:type="spellEnd"/>
      <w:r w:rsidRPr="00BC2573">
        <w:rPr>
          <w:lang w:val="pl-PL"/>
        </w:rPr>
        <w:t xml:space="preserve"> Mini z ekranem </w:t>
      </w:r>
      <w:proofErr w:type="spellStart"/>
      <w:r w:rsidRPr="00BC2573">
        <w:rPr>
          <w:lang w:val="pl-PL"/>
        </w:rPr>
        <w:t>Retina</w:t>
      </w:r>
      <w:proofErr w:type="spellEnd"/>
    </w:p>
    <w:p w:rsidR="0006758B" w:rsidRPr="00BC2573" w:rsidRDefault="0006758B" w:rsidP="0006758B">
      <w:pPr>
        <w:rPr>
          <w:lang w:val="pl-PL"/>
        </w:rPr>
      </w:pPr>
    </w:p>
    <w:p w:rsidR="0006758B" w:rsidRPr="00BC2573" w:rsidRDefault="0006758B" w:rsidP="001457B8">
      <w:pPr>
        <w:ind w:firstLine="720"/>
        <w:rPr>
          <w:lang w:val="pl-PL"/>
        </w:rPr>
      </w:pPr>
      <w:r w:rsidRPr="00BC2573">
        <w:rPr>
          <w:lang w:val="pl-PL"/>
        </w:rPr>
        <w:t xml:space="preserve">System </w:t>
      </w:r>
      <w:proofErr w:type="spellStart"/>
      <w:r w:rsidRPr="00BC2573">
        <w:rPr>
          <w:lang w:val="pl-PL"/>
        </w:rPr>
        <w:t>iOS</w:t>
      </w:r>
      <w:proofErr w:type="spellEnd"/>
      <w:r w:rsidRPr="00BC2573">
        <w:rPr>
          <w:lang w:val="pl-PL"/>
        </w:rPr>
        <w:t xml:space="preserve"> nakłada kilka restrykcji na aplikacje korzystające z </w:t>
      </w:r>
      <w:proofErr w:type="spellStart"/>
      <w:r w:rsidRPr="00BC2573">
        <w:rPr>
          <w:lang w:val="pl-PL"/>
        </w:rPr>
        <w:t>renderowania</w:t>
      </w:r>
      <w:proofErr w:type="spellEnd"/>
      <w:r w:rsidRPr="00BC2573">
        <w:rPr>
          <w:lang w:val="pl-PL"/>
        </w:rPr>
        <w:t xml:space="preserve"> poprzez </w:t>
      </w:r>
      <w:proofErr w:type="spellStart"/>
      <w:r w:rsidRPr="00BC2573">
        <w:rPr>
          <w:lang w:val="pl-PL"/>
        </w:rPr>
        <w:t>OpenGL</w:t>
      </w:r>
      <w:proofErr w:type="spellEnd"/>
      <w:r w:rsidRPr="00BC2573">
        <w:rPr>
          <w:lang w:val="pl-PL"/>
        </w:rPr>
        <w:t xml:space="preserve"> ES. Jedną z nich jest zakazanie </w:t>
      </w:r>
      <w:proofErr w:type="spellStart"/>
      <w:r w:rsidRPr="00BC2573">
        <w:rPr>
          <w:lang w:val="pl-PL"/>
        </w:rPr>
        <w:t>renderowania</w:t>
      </w:r>
      <w:proofErr w:type="spellEnd"/>
      <w:r w:rsidRPr="00BC2573">
        <w:rPr>
          <w:lang w:val="pl-PL"/>
        </w:rPr>
        <w:t xml:space="preserve"> w aplikacjach działających w tle. W przypadku próby takowej operacji wykonanie aplikacji zostanie wstrzymane i system zgłosi sytuację wyjątkową</w:t>
      </w:r>
      <w:r w:rsidR="001457B8">
        <w:rPr>
          <w:rStyle w:val="Odwoanieprzypisudolnego"/>
          <w:lang w:val="pl-PL"/>
        </w:rPr>
        <w:footnoteReference w:id="28"/>
      </w:r>
      <w:r w:rsidRPr="00BC2573">
        <w:rPr>
          <w:lang w:val="pl-PL"/>
        </w:rPr>
        <w:t xml:space="preserve">. Kolejnym z ograniczeń jest obsługa obliczeń równoległych w </w:t>
      </w:r>
      <w:proofErr w:type="spellStart"/>
      <w:r w:rsidRPr="00BC2573">
        <w:rPr>
          <w:lang w:val="pl-PL"/>
        </w:rPr>
        <w:t>OpenGL</w:t>
      </w:r>
      <w:proofErr w:type="spellEnd"/>
      <w:r w:rsidRPr="00BC2573">
        <w:rPr>
          <w:lang w:val="pl-PL"/>
        </w:rPr>
        <w:t xml:space="preserve"> ES. Aplikacje nie mogą korzystać z jednego kontekstu z dwóch różnych wątków w tym samym czasie. Należy zadbać też, by wątki czyściły kontekst po wykonaniu swojej pracy, jako że brak czyszczenia może powodować nieokreślony stan wykonania dla kolejnych operacji na danym kontekście.</w:t>
      </w:r>
    </w:p>
    <w:p w:rsidR="0006758B" w:rsidRPr="00BC2573" w:rsidRDefault="0006758B" w:rsidP="0006758B">
      <w:pPr>
        <w:rPr>
          <w:lang w:val="pl-PL"/>
        </w:rPr>
      </w:pPr>
    </w:p>
    <w:p w:rsidR="0006758B" w:rsidRPr="00BC2573" w:rsidRDefault="0006758B" w:rsidP="0006758B">
      <w:pPr>
        <w:pStyle w:val="Nagwek3"/>
        <w:rPr>
          <w:lang w:val="pl-PL"/>
        </w:rPr>
      </w:pPr>
      <w:bookmarkStart w:id="15" w:name="_Toc396761329"/>
      <w:r w:rsidRPr="00BC2573">
        <w:rPr>
          <w:lang w:val="pl-PL"/>
        </w:rPr>
        <w:t xml:space="preserve">Tworzenie i dystrybucja aplikacji na system </w:t>
      </w:r>
      <w:proofErr w:type="spellStart"/>
      <w:r w:rsidRPr="00BC2573">
        <w:rPr>
          <w:lang w:val="pl-PL"/>
        </w:rPr>
        <w:t>iOS</w:t>
      </w:r>
      <w:bookmarkEnd w:id="15"/>
      <w:proofErr w:type="spellEnd"/>
    </w:p>
    <w:p w:rsidR="0006758B" w:rsidRPr="00BC2573" w:rsidRDefault="0006758B" w:rsidP="0006758B">
      <w:pPr>
        <w:rPr>
          <w:lang w:val="pl-PL"/>
        </w:rPr>
      </w:pPr>
    </w:p>
    <w:p w:rsidR="0006758B" w:rsidRDefault="0006758B" w:rsidP="0006758B">
      <w:pPr>
        <w:ind w:firstLine="432"/>
        <w:rPr>
          <w:lang w:val="pl-PL"/>
        </w:rPr>
      </w:pPr>
      <w:r w:rsidRPr="00BC2573">
        <w:rPr>
          <w:lang w:val="pl-PL"/>
        </w:rPr>
        <w:t xml:space="preserve">Aplikacje muszą być napisane i skompilowane z myślą o systemie </w:t>
      </w:r>
      <w:proofErr w:type="spellStart"/>
      <w:r w:rsidRPr="00BC2573">
        <w:rPr>
          <w:lang w:val="pl-PL"/>
        </w:rPr>
        <w:t>iOS</w:t>
      </w:r>
      <w:proofErr w:type="spellEnd"/>
      <w:r w:rsidRPr="00BC2573">
        <w:rPr>
          <w:lang w:val="pl-PL"/>
        </w:rPr>
        <w:t xml:space="preserve"> i 64 bitowej architekturze lub poprzedniej 32 bitowej. Przeglądarka Safari obsługuje aplikacje sieciowe. Istnieją autoryzowane aplikacje firm trzecich korzystające z kodu natywnego dla urządzeń korzystających z </w:t>
      </w:r>
      <w:proofErr w:type="spellStart"/>
      <w:r w:rsidRPr="00BC2573">
        <w:rPr>
          <w:lang w:val="pl-PL"/>
        </w:rPr>
        <w:t>iOS</w:t>
      </w:r>
      <w:proofErr w:type="spellEnd"/>
      <w:r w:rsidRPr="00BC2573">
        <w:rPr>
          <w:lang w:val="pl-PL"/>
        </w:rPr>
        <w:t xml:space="preserve"> 2.0 i późniejszych.</w:t>
      </w:r>
    </w:p>
    <w:p w:rsidR="0006758B" w:rsidRPr="00142DC1" w:rsidRDefault="00142DC1" w:rsidP="0006758B">
      <w:pPr>
        <w:ind w:firstLine="432"/>
        <w:rPr>
          <w:lang w:val="pl-PL"/>
        </w:rPr>
      </w:pPr>
      <w:proofErr w:type="spellStart"/>
      <w:r w:rsidRPr="00142DC1">
        <w:rPr>
          <w:lang w:val="pl-PL"/>
        </w:rPr>
        <w:t>iOS</w:t>
      </w:r>
      <w:proofErr w:type="spellEnd"/>
      <w:r w:rsidR="0006758B" w:rsidRPr="00142DC1">
        <w:rPr>
          <w:lang w:val="pl-PL"/>
        </w:rPr>
        <w:t xml:space="preserve"> SDK zostało wydane 6 marca 2008 i pozawalało na tworzenie aplikacji dla </w:t>
      </w:r>
      <w:proofErr w:type="spellStart"/>
      <w:r w:rsidR="0006758B" w:rsidRPr="00142DC1">
        <w:rPr>
          <w:lang w:val="pl-PL"/>
        </w:rPr>
        <w:t>iPhone</w:t>
      </w:r>
      <w:proofErr w:type="spellEnd"/>
      <w:r w:rsidR="0006758B" w:rsidRPr="00142DC1">
        <w:rPr>
          <w:lang w:val="pl-PL"/>
        </w:rPr>
        <w:t xml:space="preserve">, iPod </w:t>
      </w:r>
      <w:proofErr w:type="spellStart"/>
      <w:r w:rsidR="0006758B" w:rsidRPr="00142DC1">
        <w:rPr>
          <w:lang w:val="pl-PL"/>
        </w:rPr>
        <w:t>Touch</w:t>
      </w:r>
      <w:proofErr w:type="spellEnd"/>
      <w:r w:rsidR="0006758B" w:rsidRPr="00142DC1">
        <w:rPr>
          <w:lang w:val="pl-PL"/>
        </w:rPr>
        <w:t xml:space="preserve"> oraz na uruchamianie i testowanie aplikacji w emulatorze. Jednak załadowanie aplikacji na rzeczywiste</w:t>
      </w:r>
      <w:r w:rsidRPr="00142DC1">
        <w:rPr>
          <w:lang w:val="pl-PL"/>
        </w:rPr>
        <w:t xml:space="preserve"> urządzenie możliwe było tylko </w:t>
      </w:r>
      <w:r w:rsidR="0006758B" w:rsidRPr="00142DC1">
        <w:rPr>
          <w:lang w:val="pl-PL"/>
        </w:rPr>
        <w:t>po opłaceniu składki członkowskiej programu deweloperskiego Apple.</w:t>
      </w:r>
    </w:p>
    <w:p w:rsidR="0006758B" w:rsidRPr="00BC2573" w:rsidRDefault="0006758B" w:rsidP="0006758B">
      <w:pPr>
        <w:ind w:firstLine="432"/>
        <w:rPr>
          <w:lang w:val="pl-PL"/>
        </w:rPr>
      </w:pPr>
      <w:r w:rsidRPr="00BC2573">
        <w:rPr>
          <w:lang w:val="pl-PL"/>
        </w:rPr>
        <w:t xml:space="preserve">Składki za przynależność do danego programu zostały zatwierdzone na 99 dolarów amerykańskich za każdy z dostępnych programów członkowskich: </w:t>
      </w:r>
      <w:proofErr w:type="spellStart"/>
      <w:r w:rsidRPr="00BC2573">
        <w:rPr>
          <w:lang w:val="pl-PL"/>
        </w:rPr>
        <w:t>iOS</w:t>
      </w:r>
      <w:proofErr w:type="spellEnd"/>
      <w:r w:rsidRPr="00BC2573">
        <w:rPr>
          <w:lang w:val="pl-PL"/>
        </w:rPr>
        <w:t xml:space="preserve"> i OSX</w:t>
      </w:r>
      <w:r w:rsidR="0049265C">
        <w:rPr>
          <w:rStyle w:val="Odwoanieprzypisudolnego"/>
          <w:lang w:val="pl-PL"/>
        </w:rPr>
        <w:footnoteReference w:id="29"/>
      </w:r>
      <w:r w:rsidRPr="00BC2573">
        <w:rPr>
          <w:lang w:val="pl-PL"/>
        </w:rPr>
        <w:t xml:space="preserve">. W lipcu 2011 roku Apple rozpowszechniło </w:t>
      </w:r>
      <w:proofErr w:type="spellStart"/>
      <w:r w:rsidRPr="00BC2573">
        <w:rPr>
          <w:lang w:val="pl-PL"/>
        </w:rPr>
        <w:t>Xcode</w:t>
      </w:r>
      <w:proofErr w:type="spellEnd"/>
      <w:r w:rsidRPr="00BC2573">
        <w:rPr>
          <w:lang w:val="pl-PL"/>
        </w:rPr>
        <w:t xml:space="preserve"> w swoim sklepie internetowym do pobrania bez opłat dla wszystkich użytkowników OS X Lion. Od swojego rozpowszechnienia </w:t>
      </w:r>
      <w:proofErr w:type="spellStart"/>
      <w:r w:rsidRPr="00BC2573">
        <w:rPr>
          <w:lang w:val="pl-PL"/>
        </w:rPr>
        <w:t>Xcode</w:t>
      </w:r>
      <w:proofErr w:type="spellEnd"/>
      <w:r w:rsidRPr="00BC2573">
        <w:rPr>
          <w:lang w:val="pl-PL"/>
        </w:rPr>
        <w:t xml:space="preserve"> 3.1 stał się podstawowym środowiskiem dla </w:t>
      </w:r>
      <w:proofErr w:type="spellStart"/>
      <w:r w:rsidRPr="00BC2573">
        <w:rPr>
          <w:lang w:val="pl-PL"/>
        </w:rPr>
        <w:t>iOS</w:t>
      </w:r>
      <w:proofErr w:type="spellEnd"/>
      <w:r w:rsidRPr="00BC2573">
        <w:rPr>
          <w:lang w:val="pl-PL"/>
        </w:rPr>
        <w:t xml:space="preserve"> SDK.</w:t>
      </w:r>
    </w:p>
    <w:p w:rsidR="0006758B" w:rsidRDefault="0006758B" w:rsidP="0006758B">
      <w:pPr>
        <w:ind w:firstLine="432"/>
        <w:rPr>
          <w:lang w:val="pl-PL"/>
        </w:rPr>
      </w:pPr>
      <w:r w:rsidRPr="00BC2573">
        <w:rPr>
          <w:lang w:val="pl-PL"/>
        </w:rPr>
        <w:t xml:space="preserve">Deweloperzy mogą wybrać dowolną cenę za swoje aplikacje powyżej ustalonego w umowie </w:t>
      </w:r>
      <w:r w:rsidRPr="00BC2573">
        <w:rPr>
          <w:lang w:val="pl-PL"/>
        </w:rPr>
        <w:lastRenderedPageBreak/>
        <w:t xml:space="preserve">minimum. Po sprzedaży aplikacji w </w:t>
      </w:r>
      <w:proofErr w:type="spellStart"/>
      <w:r w:rsidRPr="00BC2573">
        <w:rPr>
          <w:lang w:val="pl-PL"/>
        </w:rPr>
        <w:t>App</w:t>
      </w:r>
      <w:proofErr w:type="spellEnd"/>
      <w:r w:rsidRPr="00BC2573">
        <w:rPr>
          <w:lang w:val="pl-PL"/>
        </w:rPr>
        <w:t xml:space="preserve"> </w:t>
      </w:r>
      <w:proofErr w:type="spellStart"/>
      <w:r w:rsidRPr="00BC2573">
        <w:rPr>
          <w:lang w:val="pl-PL"/>
        </w:rPr>
        <w:t>Store</w:t>
      </w:r>
      <w:proofErr w:type="spellEnd"/>
      <w:r w:rsidRPr="00BC2573">
        <w:rPr>
          <w:lang w:val="pl-PL"/>
        </w:rPr>
        <w:t xml:space="preserve"> deweloper zachowuje 70% zysku a pozostałe 30% pozostaje dla Apple</w:t>
      </w:r>
      <w:r w:rsidR="00850289">
        <w:rPr>
          <w:rStyle w:val="Odwoanieprzypisudolnego"/>
          <w:lang w:val="pl-PL"/>
        </w:rPr>
        <w:footnoteReference w:id="30"/>
      </w:r>
      <w:r w:rsidRPr="00BC2573">
        <w:rPr>
          <w:lang w:val="pl-PL"/>
        </w:rPr>
        <w:t>. Alternatywnie deweloperowi dana jest możliwość stworzenia aplikacji darmowej – w tym przypadku nie ponosi żadnych kosztów za rozpowszechnianie aplikacji poza wymienioną wcześniej opłatą za przynależność do programu deweloperskiego Apple.</w:t>
      </w:r>
    </w:p>
    <w:p w:rsidR="000770CF" w:rsidRPr="00BC2573" w:rsidRDefault="000770CF" w:rsidP="0006758B">
      <w:pPr>
        <w:ind w:firstLine="432"/>
        <w:rPr>
          <w:lang w:val="pl-PL"/>
        </w:rPr>
      </w:pPr>
    </w:p>
    <w:p w:rsidR="0006758B" w:rsidRPr="00BC2573" w:rsidDel="00D810EA" w:rsidRDefault="0006758B" w:rsidP="0006758B">
      <w:pPr>
        <w:ind w:firstLine="432"/>
        <w:rPr>
          <w:del w:id="16" w:author="Łukasz Rauch" w:date="2014-08-13T12:28:00Z"/>
          <w:lang w:val="pl-PL"/>
        </w:rPr>
      </w:pPr>
    </w:p>
    <w:p w:rsidR="0006758B" w:rsidRPr="00BC2573" w:rsidDel="00D810EA" w:rsidRDefault="0006758B" w:rsidP="0006758B">
      <w:pPr>
        <w:ind w:firstLine="360"/>
        <w:rPr>
          <w:del w:id="17" w:author="Łukasz Rauch" w:date="2014-08-13T12:28:00Z"/>
          <w:lang w:val="pl-PL"/>
        </w:rPr>
      </w:pPr>
      <w:r w:rsidRPr="00BC2573">
        <w:rPr>
          <w:lang w:val="pl-PL"/>
        </w:rPr>
        <w:t xml:space="preserve">W celu tworzenia aplikacji na urządzenia oparte o system </w:t>
      </w:r>
      <w:proofErr w:type="spellStart"/>
      <w:r w:rsidRPr="00BC2573">
        <w:rPr>
          <w:lang w:val="pl-PL"/>
        </w:rPr>
        <w:t>iOS</w:t>
      </w:r>
      <w:proofErr w:type="spellEnd"/>
      <w:r w:rsidRPr="00BC2573">
        <w:rPr>
          <w:lang w:val="pl-PL"/>
        </w:rPr>
        <w:t xml:space="preserve"> należy</w:t>
      </w:r>
      <w:r w:rsidR="001927EC">
        <w:rPr>
          <w:lang w:val="pl-PL"/>
        </w:rPr>
        <w:t>:</w:t>
      </w:r>
    </w:p>
    <w:p w:rsidR="0006758B" w:rsidRPr="00BC2573" w:rsidRDefault="0006758B">
      <w:pPr>
        <w:ind w:firstLine="360"/>
        <w:rPr>
          <w:lang w:val="pl-PL"/>
        </w:rPr>
        <w:pPrChange w:id="18" w:author="Łukasz Rauch" w:date="2014-08-13T12:28:00Z">
          <w:pPr/>
        </w:pPrChange>
      </w:pPr>
    </w:p>
    <w:p w:rsidR="0006758B" w:rsidRPr="00BC2573" w:rsidRDefault="001927EC" w:rsidP="0006758B">
      <w:pPr>
        <w:pStyle w:val="Akapitzlist"/>
        <w:numPr>
          <w:ilvl w:val="0"/>
          <w:numId w:val="22"/>
        </w:numPr>
        <w:rPr>
          <w:lang w:val="pl-PL"/>
        </w:rPr>
      </w:pPr>
      <w:r>
        <w:rPr>
          <w:lang w:val="pl-PL"/>
        </w:rPr>
        <w:t xml:space="preserve">posiadać </w:t>
      </w:r>
      <w:commentRangeStart w:id="19"/>
      <w:r w:rsidR="0006758B" w:rsidRPr="00BC2573">
        <w:rPr>
          <w:lang w:val="pl-PL"/>
        </w:rPr>
        <w:t>kart</w:t>
      </w:r>
      <w:r>
        <w:rPr>
          <w:lang w:val="pl-PL"/>
        </w:rPr>
        <w:t>ę</w:t>
      </w:r>
      <w:r w:rsidR="0006758B" w:rsidRPr="00BC2573">
        <w:rPr>
          <w:lang w:val="pl-PL"/>
        </w:rPr>
        <w:t xml:space="preserve"> kredytow</w:t>
      </w:r>
      <w:r>
        <w:rPr>
          <w:lang w:val="pl-PL"/>
        </w:rPr>
        <w:t>ą</w:t>
      </w:r>
      <w:r w:rsidR="0006758B" w:rsidRPr="00BC2573">
        <w:rPr>
          <w:lang w:val="pl-PL"/>
        </w:rPr>
        <w:t xml:space="preserve"> </w:t>
      </w:r>
      <w:proofErr w:type="spellStart"/>
      <w:r w:rsidR="0006758B" w:rsidRPr="00BC2573">
        <w:rPr>
          <w:lang w:val="pl-PL"/>
        </w:rPr>
        <w:t>MasterCard</w:t>
      </w:r>
      <w:proofErr w:type="spellEnd"/>
      <w:r w:rsidR="0006758B" w:rsidRPr="00BC2573">
        <w:rPr>
          <w:lang w:val="pl-PL"/>
        </w:rPr>
        <w:t xml:space="preserve"> lub Visa</w:t>
      </w:r>
      <w:commentRangeEnd w:id="19"/>
      <w:r w:rsidR="00D810EA">
        <w:rPr>
          <w:rStyle w:val="Odwoaniedokomentarza"/>
        </w:rPr>
        <w:commentReference w:id="19"/>
      </w:r>
    </w:p>
    <w:p w:rsidR="0006758B" w:rsidRPr="00BC2573" w:rsidRDefault="001927EC" w:rsidP="0006758B">
      <w:pPr>
        <w:pStyle w:val="Akapitzlist"/>
        <w:numPr>
          <w:ilvl w:val="0"/>
          <w:numId w:val="22"/>
        </w:numPr>
        <w:rPr>
          <w:lang w:val="pl-PL"/>
        </w:rPr>
      </w:pPr>
      <w:r>
        <w:rPr>
          <w:lang w:val="pl-PL"/>
        </w:rPr>
        <w:t xml:space="preserve">założyć </w:t>
      </w:r>
      <w:r w:rsidR="0006758B" w:rsidRPr="00BC2573">
        <w:rPr>
          <w:lang w:val="pl-PL"/>
        </w:rPr>
        <w:t>konto deweloperskie firmy Apple</w:t>
      </w:r>
    </w:p>
    <w:p w:rsidR="0006758B" w:rsidRPr="00BC2573" w:rsidRDefault="0006758B" w:rsidP="0006758B">
      <w:pPr>
        <w:pStyle w:val="Akapitzlist"/>
        <w:numPr>
          <w:ilvl w:val="0"/>
          <w:numId w:val="22"/>
        </w:numPr>
        <w:rPr>
          <w:lang w:val="pl-PL"/>
        </w:rPr>
      </w:pPr>
      <w:r w:rsidRPr="00BC2573">
        <w:rPr>
          <w:lang w:val="pl-PL"/>
        </w:rPr>
        <w:t>posiadać urządzenie firmy Apple z najnowszym systemem OS X</w:t>
      </w:r>
    </w:p>
    <w:p w:rsidR="0006758B" w:rsidRPr="00BC2573" w:rsidRDefault="0006758B" w:rsidP="0006758B">
      <w:pPr>
        <w:pStyle w:val="Akapitzlist"/>
        <w:numPr>
          <w:ilvl w:val="0"/>
          <w:numId w:val="22"/>
        </w:numPr>
        <w:rPr>
          <w:lang w:val="pl-PL"/>
        </w:rPr>
      </w:pPr>
      <w:r w:rsidRPr="00BC2573">
        <w:rPr>
          <w:lang w:val="pl-PL"/>
        </w:rPr>
        <w:t xml:space="preserve">posiadać urządzenie firmy Apple z systemem </w:t>
      </w:r>
      <w:proofErr w:type="spellStart"/>
      <w:r w:rsidRPr="00BC2573">
        <w:rPr>
          <w:lang w:val="pl-PL"/>
        </w:rPr>
        <w:t>iOS</w:t>
      </w:r>
      <w:proofErr w:type="spellEnd"/>
      <w:r w:rsidRPr="00BC2573">
        <w:rPr>
          <w:lang w:val="pl-PL"/>
        </w:rPr>
        <w:t xml:space="preserve">, </w:t>
      </w:r>
      <w:proofErr w:type="gramStart"/>
      <w:r w:rsidRPr="00BC2573">
        <w:rPr>
          <w:lang w:val="pl-PL"/>
        </w:rPr>
        <w:t>zarejestrowane jako</w:t>
      </w:r>
      <w:proofErr w:type="gramEnd"/>
      <w:r w:rsidRPr="00BC2573">
        <w:rPr>
          <w:lang w:val="pl-PL"/>
        </w:rPr>
        <w:t xml:space="preserve"> urządzenie do użytku deweloperskiego</w:t>
      </w:r>
    </w:p>
    <w:p w:rsidR="0006758B" w:rsidRPr="00BC2573" w:rsidRDefault="001927EC" w:rsidP="0006758B">
      <w:pPr>
        <w:pStyle w:val="Akapitzlist"/>
        <w:numPr>
          <w:ilvl w:val="0"/>
          <w:numId w:val="22"/>
        </w:numPr>
        <w:rPr>
          <w:lang w:val="pl-PL"/>
        </w:rPr>
      </w:pPr>
      <w:r>
        <w:rPr>
          <w:lang w:val="pl-PL"/>
        </w:rPr>
        <w:t xml:space="preserve">zainstalować </w:t>
      </w:r>
      <w:r w:rsidR="0006758B" w:rsidRPr="00BC2573">
        <w:rPr>
          <w:lang w:val="pl-PL"/>
        </w:rPr>
        <w:t>aplikacj</w:t>
      </w:r>
      <w:r>
        <w:rPr>
          <w:lang w:val="pl-PL"/>
        </w:rPr>
        <w:t>ę</w:t>
      </w:r>
      <w:r w:rsidR="0006758B" w:rsidRPr="00BC2573">
        <w:rPr>
          <w:lang w:val="pl-PL"/>
        </w:rPr>
        <w:t xml:space="preserve"> </w:t>
      </w:r>
      <w:proofErr w:type="spellStart"/>
      <w:r w:rsidR="0006758B" w:rsidRPr="00BC2573">
        <w:rPr>
          <w:lang w:val="pl-PL"/>
        </w:rPr>
        <w:t>XCode</w:t>
      </w:r>
      <w:proofErr w:type="spellEnd"/>
      <w:r w:rsidR="0006758B" w:rsidRPr="00BC2573">
        <w:rPr>
          <w:lang w:val="pl-PL"/>
        </w:rPr>
        <w:t xml:space="preserve"> z najnowszym </w:t>
      </w:r>
      <w:proofErr w:type="spellStart"/>
      <w:r w:rsidR="0006758B" w:rsidRPr="00BC2573">
        <w:rPr>
          <w:lang w:val="pl-PL"/>
        </w:rPr>
        <w:t>iOS</w:t>
      </w:r>
      <w:proofErr w:type="spellEnd"/>
      <w:r w:rsidR="0006758B" w:rsidRPr="00BC2573">
        <w:rPr>
          <w:lang w:val="pl-PL"/>
        </w:rPr>
        <w:t xml:space="preserve"> SDK</w:t>
      </w:r>
    </w:p>
    <w:p w:rsidR="0006758B" w:rsidRPr="00BC2573" w:rsidRDefault="0006758B" w:rsidP="0006758B">
      <w:pPr>
        <w:rPr>
          <w:lang w:val="pl-PL"/>
        </w:rPr>
      </w:pPr>
    </w:p>
    <w:p w:rsidR="0006758B" w:rsidRPr="00BC2573" w:rsidRDefault="0006758B" w:rsidP="0006758B">
      <w:pPr>
        <w:ind w:firstLine="576"/>
        <w:rPr>
          <w:lang w:val="pl-PL"/>
        </w:rPr>
      </w:pPr>
      <w:r w:rsidRPr="00BC2573">
        <w:rPr>
          <w:lang w:val="pl-PL"/>
        </w:rPr>
        <w:t xml:space="preserve">Do tworzenia aplikacji na system </w:t>
      </w:r>
      <w:proofErr w:type="spellStart"/>
      <w:r w:rsidRPr="00BC2573">
        <w:rPr>
          <w:lang w:val="pl-PL"/>
        </w:rPr>
        <w:t>iOS</w:t>
      </w:r>
      <w:proofErr w:type="spellEnd"/>
      <w:r w:rsidRPr="00BC2573">
        <w:rPr>
          <w:lang w:val="pl-PL"/>
        </w:rPr>
        <w:t xml:space="preserve"> wymagana jest aplikacja </w:t>
      </w:r>
      <w:proofErr w:type="spellStart"/>
      <w:r w:rsidRPr="00BC2573">
        <w:rPr>
          <w:lang w:val="pl-PL"/>
        </w:rPr>
        <w:t>XCode</w:t>
      </w:r>
      <w:proofErr w:type="spellEnd"/>
      <w:r w:rsidRPr="00BC2573">
        <w:rPr>
          <w:lang w:val="pl-PL"/>
        </w:rPr>
        <w:t xml:space="preserve">, jej biblioteki oraz </w:t>
      </w:r>
      <w:proofErr w:type="spellStart"/>
      <w:r w:rsidRPr="00BC2573">
        <w:rPr>
          <w:lang w:val="pl-PL"/>
        </w:rPr>
        <w:t>iOS</w:t>
      </w:r>
      <w:proofErr w:type="spellEnd"/>
      <w:r w:rsidRPr="00BC2573">
        <w:rPr>
          <w:lang w:val="pl-PL"/>
        </w:rPr>
        <w:t xml:space="preserve"> SDK, które publikowane są tylko i wyłącznie dla systemów OS X</w:t>
      </w:r>
      <w:r w:rsidR="00FA1DEF">
        <w:rPr>
          <w:lang w:val="pl-PL"/>
        </w:rPr>
        <w:t xml:space="preserve"> [</w:t>
      </w:r>
      <w:r w:rsidR="00FA1DEF">
        <w:rPr>
          <w:lang w:val="pl-PL"/>
        </w:rPr>
        <w:fldChar w:fldCharType="begin"/>
      </w:r>
      <w:r w:rsidR="00FA1DEF">
        <w:rPr>
          <w:lang w:val="pl-PL"/>
        </w:rPr>
        <w:instrText xml:space="preserve"> REF Murray12 \h </w:instrText>
      </w:r>
      <w:r w:rsidR="00FA1DEF">
        <w:rPr>
          <w:lang w:val="pl-PL"/>
        </w:rPr>
      </w:r>
      <w:r w:rsidR="00FA1DEF">
        <w:rPr>
          <w:lang w:val="pl-PL"/>
        </w:rPr>
        <w:fldChar w:fldCharType="separate"/>
      </w:r>
      <w:r w:rsidR="00C144FF">
        <w:rPr>
          <w:noProof/>
        </w:rPr>
        <w:t>8</w:t>
      </w:r>
      <w:r w:rsidR="00FA1DEF">
        <w:rPr>
          <w:lang w:val="pl-PL"/>
        </w:rPr>
        <w:fldChar w:fldCharType="end"/>
      </w:r>
      <w:r w:rsidR="00FA1DEF">
        <w:rPr>
          <w:lang w:val="pl-PL"/>
        </w:rPr>
        <w:t>]</w:t>
      </w:r>
      <w:r w:rsidRPr="00BC2573">
        <w:rPr>
          <w:lang w:val="pl-PL"/>
        </w:rPr>
        <w:t xml:space="preserve"> i nie ma możliwości uruchomienia ich np. na systemach Windows czy Linux. Alternatywą dla kupienia komputera firmy Apple mogą wtedy być maszyny wirtualne takie jak np. </w:t>
      </w:r>
      <w:proofErr w:type="spellStart"/>
      <w:r w:rsidRPr="00BC2573">
        <w:rPr>
          <w:lang w:val="pl-PL"/>
        </w:rPr>
        <w:t>Virtualbox</w:t>
      </w:r>
      <w:proofErr w:type="spellEnd"/>
      <w:r w:rsidRPr="00BC2573">
        <w:rPr>
          <w:lang w:val="pl-PL"/>
        </w:rPr>
        <w:t>. Jednak firma Apple zastrzegła w regulaminie, iż system OS X może być instalowany tylko i wyłącznie na urządzeniach tejże firmy</w:t>
      </w:r>
      <w:r w:rsidR="009C25E1">
        <w:rPr>
          <w:rStyle w:val="Odwoanieprzypisudolnego"/>
          <w:lang w:val="pl-PL"/>
        </w:rPr>
        <w:footnoteReference w:id="31"/>
      </w:r>
      <w:r w:rsidRPr="00BC2573">
        <w:rPr>
          <w:lang w:val="pl-PL"/>
        </w:rPr>
        <w:t xml:space="preserve">. Istnieją rozwiązania pozwalające na instalację systemu OS X na zwykłych komputerach domowych, czy </w:t>
      </w:r>
      <w:proofErr w:type="gramStart"/>
      <w:r w:rsidRPr="00BC2573">
        <w:rPr>
          <w:lang w:val="pl-PL"/>
        </w:rPr>
        <w:t>nawet jako</w:t>
      </w:r>
      <w:proofErr w:type="gramEnd"/>
      <w:r w:rsidRPr="00BC2573">
        <w:rPr>
          <w:lang w:val="pl-PL"/>
        </w:rPr>
        <w:t xml:space="preserve"> urządzenia wirtualne w aplikacji </w:t>
      </w:r>
      <w:proofErr w:type="spellStart"/>
      <w:r w:rsidRPr="00BC2573">
        <w:rPr>
          <w:lang w:val="pl-PL"/>
        </w:rPr>
        <w:t>Virtualbox</w:t>
      </w:r>
      <w:proofErr w:type="spellEnd"/>
      <w:r w:rsidRPr="00BC2573">
        <w:rPr>
          <w:lang w:val="pl-PL"/>
        </w:rPr>
        <w:t xml:space="preserve">, jednak autor by pozostać w zgodzie z EULA Apple postanowił skorzystać z usług firm wypożyczających maszyny wirtualne OS X, uruchomione na urządzeniach OS X. Usługi te udostępniają wirtualny pulpit wraz z dostępem administracyjnym, pozwalają na różną rozdzielczość </w:t>
      </w:r>
      <w:proofErr w:type="gramStart"/>
      <w:r w:rsidRPr="00BC2573">
        <w:rPr>
          <w:lang w:val="pl-PL"/>
        </w:rPr>
        <w:t>płatności (co</w:t>
      </w:r>
      <w:proofErr w:type="gramEnd"/>
      <w:r w:rsidRPr="00BC2573">
        <w:rPr>
          <w:lang w:val="pl-PL"/>
        </w:rPr>
        <w:t xml:space="preserve"> godzinę, tygodniowo lub miesięcznie) i są stosunkowo tanie – wahając się pomiędzy 20 a 60 dolarów za miesiąc użytkowania.</w:t>
      </w:r>
      <w:r w:rsidR="00EE14A7">
        <w:rPr>
          <w:lang w:val="pl-PL"/>
        </w:rPr>
        <w:t xml:space="preserve"> </w:t>
      </w:r>
      <w:commentRangeStart w:id="20"/>
      <w:r w:rsidRPr="00BC2573">
        <w:rPr>
          <w:lang w:val="pl-PL"/>
        </w:rPr>
        <w:t xml:space="preserve">Dostarczone rozwiązanie zapewniało wersję 10.9 </w:t>
      </w:r>
      <w:proofErr w:type="spellStart"/>
      <w:r w:rsidRPr="00BC2573">
        <w:rPr>
          <w:lang w:val="pl-PL"/>
        </w:rPr>
        <w:t>Mavericks</w:t>
      </w:r>
      <w:proofErr w:type="spellEnd"/>
      <w:r w:rsidRPr="00BC2573">
        <w:rPr>
          <w:lang w:val="pl-PL"/>
        </w:rPr>
        <w:t xml:space="preserve"> systemu OS X wraz z dostępem administratora oraz 30Gb przestrzeni dyskowej. </w:t>
      </w:r>
      <w:commentRangeEnd w:id="20"/>
      <w:r w:rsidR="00D810EA">
        <w:rPr>
          <w:rStyle w:val="Odwoaniedokomentarza"/>
          <w:rFonts w:cs="Mangal"/>
        </w:rPr>
        <w:commentReference w:id="20"/>
      </w:r>
    </w:p>
    <w:p w:rsidR="0006758B" w:rsidRPr="00BC2573" w:rsidRDefault="0006758B" w:rsidP="0006758B">
      <w:pPr>
        <w:ind w:firstLine="576"/>
        <w:rPr>
          <w:lang w:val="pl-PL"/>
        </w:rPr>
      </w:pPr>
      <w:r w:rsidRPr="00BC2573">
        <w:rPr>
          <w:lang w:val="pl-PL"/>
        </w:rPr>
        <w:t xml:space="preserve">Mając zapewniony dostęp do systemu OS X można przejść do instalacji potrzebnych </w:t>
      </w:r>
      <w:r w:rsidRPr="00BC2573">
        <w:rPr>
          <w:lang w:val="pl-PL"/>
        </w:rPr>
        <w:lastRenderedPageBreak/>
        <w:t xml:space="preserve">narzędzi. Zaczynając instalację </w:t>
      </w:r>
      <w:proofErr w:type="spellStart"/>
      <w:r w:rsidRPr="00BC2573">
        <w:rPr>
          <w:lang w:val="pl-PL"/>
        </w:rPr>
        <w:t>XCode</w:t>
      </w:r>
      <w:proofErr w:type="spellEnd"/>
      <w:r w:rsidRPr="00BC2573">
        <w:rPr>
          <w:lang w:val="pl-PL"/>
        </w:rPr>
        <w:t xml:space="preserve">, który niezbędny jest do poprawnego działania Unity dla </w:t>
      </w:r>
      <w:proofErr w:type="spellStart"/>
      <w:r w:rsidRPr="00BC2573">
        <w:rPr>
          <w:lang w:val="pl-PL"/>
        </w:rPr>
        <w:t>iOS</w:t>
      </w:r>
      <w:proofErr w:type="spellEnd"/>
      <w:r w:rsidRPr="00BC2573">
        <w:rPr>
          <w:lang w:val="pl-PL"/>
        </w:rPr>
        <w:t xml:space="preserve">, należy przejść do aplikacji </w:t>
      </w:r>
      <w:proofErr w:type="spellStart"/>
      <w:r w:rsidRPr="00BC2573">
        <w:rPr>
          <w:lang w:val="pl-PL"/>
        </w:rPr>
        <w:t>App</w:t>
      </w:r>
      <w:proofErr w:type="spellEnd"/>
      <w:r w:rsidRPr="00BC2573">
        <w:rPr>
          <w:lang w:val="pl-PL"/>
        </w:rPr>
        <w:t xml:space="preserve"> </w:t>
      </w:r>
      <w:proofErr w:type="spellStart"/>
      <w:r w:rsidRPr="00BC2573">
        <w:rPr>
          <w:lang w:val="pl-PL"/>
        </w:rPr>
        <w:t>Store</w:t>
      </w:r>
      <w:proofErr w:type="spellEnd"/>
      <w:r w:rsidRPr="00BC2573">
        <w:rPr>
          <w:lang w:val="pl-PL"/>
        </w:rPr>
        <w:t xml:space="preserve"> i przeprowadzić wyszukiwanie po jego nazwie. Po wybraniu przycisku </w:t>
      </w:r>
      <w:r w:rsidR="00FA456F" w:rsidRPr="00BC2573">
        <w:rPr>
          <w:lang w:val="pl-PL"/>
        </w:rPr>
        <w:t>FREE, jeżeli</w:t>
      </w:r>
      <w:r w:rsidRPr="00BC2573">
        <w:rPr>
          <w:lang w:val="pl-PL"/>
        </w:rPr>
        <w:t xml:space="preserve"> to nasza pierwsza wizyta w aplikacji </w:t>
      </w:r>
      <w:proofErr w:type="spellStart"/>
      <w:r w:rsidRPr="00BC2573">
        <w:rPr>
          <w:lang w:val="pl-PL"/>
        </w:rPr>
        <w:t>App</w:t>
      </w:r>
      <w:proofErr w:type="spellEnd"/>
      <w:r w:rsidRPr="00BC2573">
        <w:rPr>
          <w:lang w:val="pl-PL"/>
        </w:rPr>
        <w:t xml:space="preserve"> </w:t>
      </w:r>
      <w:proofErr w:type="spellStart"/>
      <w:r w:rsidRPr="00BC2573">
        <w:rPr>
          <w:lang w:val="pl-PL"/>
        </w:rPr>
        <w:t>Store</w:t>
      </w:r>
      <w:proofErr w:type="spellEnd"/>
      <w:r w:rsidR="00FA456F">
        <w:rPr>
          <w:lang w:val="pl-PL"/>
        </w:rPr>
        <w:t>,</w:t>
      </w:r>
      <w:r w:rsidRPr="00BC2573">
        <w:rPr>
          <w:lang w:val="pl-PL"/>
        </w:rPr>
        <w:t xml:space="preserve"> zostaniemy poproszeni o stworzenie konta </w:t>
      </w:r>
      <w:proofErr w:type="spellStart"/>
      <w:r w:rsidRPr="00BC2573">
        <w:rPr>
          <w:lang w:val="pl-PL"/>
        </w:rPr>
        <w:t>App</w:t>
      </w:r>
      <w:proofErr w:type="spellEnd"/>
      <w:r w:rsidRPr="00BC2573">
        <w:rPr>
          <w:lang w:val="pl-PL"/>
        </w:rPr>
        <w:t xml:space="preserve"> Id – uniwersalnego identyfikatora firmy Apple wykorzystywanego w aplikacjach takich jak na przykład </w:t>
      </w:r>
      <w:proofErr w:type="spellStart"/>
      <w:r w:rsidRPr="00BC2573">
        <w:rPr>
          <w:lang w:val="pl-PL"/>
        </w:rPr>
        <w:t>iTunes</w:t>
      </w:r>
      <w:proofErr w:type="spellEnd"/>
      <w:r w:rsidRPr="00BC2573">
        <w:rPr>
          <w:lang w:val="pl-PL"/>
        </w:rPr>
        <w:t xml:space="preserve">. W tym momencie potrzebna będzie aktywna karta kredytowa zarejestrowana w kraju pochodzenia programisty. Firma Apple nie pozwala na tworzenie nowych kont bez podania danych karty płatniczej, adresu oraz innych danych użytkownika. Po poprawnym wypełnieniu formularza, zatwierdzeniu danych karty płatniczej oraz weryfikacji adresu e-mail stworzone zostanie konto </w:t>
      </w:r>
      <w:proofErr w:type="spellStart"/>
      <w:r w:rsidRPr="00BC2573">
        <w:rPr>
          <w:lang w:val="pl-PL"/>
        </w:rPr>
        <w:t>App</w:t>
      </w:r>
      <w:proofErr w:type="spellEnd"/>
      <w:r w:rsidRPr="00BC2573">
        <w:rPr>
          <w:lang w:val="pl-PL"/>
        </w:rPr>
        <w:t xml:space="preserve"> Id. Dopiero w tym momencie można wybrać w ustawieniach aplikacji </w:t>
      </w:r>
      <w:proofErr w:type="spellStart"/>
      <w:r w:rsidRPr="00BC2573">
        <w:rPr>
          <w:lang w:val="pl-PL"/>
        </w:rPr>
        <w:t>App</w:t>
      </w:r>
      <w:proofErr w:type="spellEnd"/>
      <w:r w:rsidRPr="00BC2573">
        <w:rPr>
          <w:lang w:val="pl-PL"/>
        </w:rPr>
        <w:t xml:space="preserve"> </w:t>
      </w:r>
      <w:proofErr w:type="spellStart"/>
      <w:r w:rsidRPr="00BC2573">
        <w:rPr>
          <w:lang w:val="pl-PL"/>
        </w:rPr>
        <w:t>Store</w:t>
      </w:r>
      <w:proofErr w:type="spellEnd"/>
      <w:r w:rsidRPr="00BC2573">
        <w:rPr>
          <w:lang w:val="pl-PL"/>
        </w:rPr>
        <w:t xml:space="preserve"> sposób płatności na </w:t>
      </w:r>
      <w:proofErr w:type="spellStart"/>
      <w:r w:rsidRPr="00BC2573">
        <w:rPr>
          <w:lang w:val="pl-PL"/>
        </w:rPr>
        <w:t>None</w:t>
      </w:r>
      <w:proofErr w:type="spellEnd"/>
      <w:r w:rsidRPr="00BC2573">
        <w:rPr>
          <w:lang w:val="pl-PL"/>
        </w:rPr>
        <w:t>.</w:t>
      </w:r>
    </w:p>
    <w:p w:rsidR="0006758B" w:rsidRPr="00BC2573" w:rsidRDefault="0006758B" w:rsidP="0006758B">
      <w:pPr>
        <w:ind w:firstLine="576"/>
        <w:rPr>
          <w:lang w:val="pl-PL"/>
        </w:rPr>
      </w:pPr>
      <w:commentRangeStart w:id="21"/>
      <w:r w:rsidRPr="00BC2573">
        <w:rPr>
          <w:lang w:val="pl-PL"/>
        </w:rPr>
        <w:t xml:space="preserve">Jeżeli mamy już konto </w:t>
      </w:r>
      <w:proofErr w:type="spellStart"/>
      <w:r w:rsidRPr="00BC2573">
        <w:rPr>
          <w:lang w:val="pl-PL"/>
        </w:rPr>
        <w:t>App</w:t>
      </w:r>
      <w:proofErr w:type="spellEnd"/>
      <w:r w:rsidRPr="00BC2573">
        <w:rPr>
          <w:lang w:val="pl-PL"/>
        </w:rPr>
        <w:t xml:space="preserve"> Id i wybierzemy przycisk instalacji </w:t>
      </w:r>
      <w:proofErr w:type="spellStart"/>
      <w:r w:rsidRPr="00BC2573">
        <w:rPr>
          <w:lang w:val="pl-PL"/>
        </w:rPr>
        <w:t>XCode</w:t>
      </w:r>
      <w:proofErr w:type="spellEnd"/>
      <w:r w:rsidRPr="00BC2573">
        <w:rPr>
          <w:lang w:val="pl-PL"/>
        </w:rPr>
        <w:t xml:space="preserve"> powinniśmy zobaczyć postęp pobierania a następnie instalacji programu. Podgląd istnieje także w aplikacji </w:t>
      </w:r>
      <w:proofErr w:type="spellStart"/>
      <w:r w:rsidRPr="00BC2573">
        <w:rPr>
          <w:lang w:val="pl-PL"/>
        </w:rPr>
        <w:t>Launchpad</w:t>
      </w:r>
      <w:proofErr w:type="spellEnd"/>
      <w:r w:rsidRPr="00BC2573">
        <w:rPr>
          <w:lang w:val="pl-PL"/>
        </w:rPr>
        <w:t>, w której należy wznowić operację pobierania gdyby została przerwana np. poprzez zrestartowanie systemu.</w:t>
      </w:r>
      <w:commentRangeEnd w:id="21"/>
      <w:r w:rsidR="00D810EA">
        <w:rPr>
          <w:rStyle w:val="Odwoaniedokomentarza"/>
          <w:rFonts w:cs="Mangal"/>
        </w:rPr>
        <w:commentReference w:id="21"/>
      </w:r>
      <w:r w:rsidR="009111F4">
        <w:rPr>
          <w:lang w:val="pl-PL"/>
        </w:rPr>
        <w:t xml:space="preserve"> </w:t>
      </w:r>
      <w:commentRangeStart w:id="22"/>
      <w:r w:rsidRPr="00BC2573">
        <w:rPr>
          <w:lang w:val="pl-PL"/>
        </w:rPr>
        <w:t xml:space="preserve">Gdy instalacja dobiegnie końca możemy przystąpić do uruchomienia aplikacji </w:t>
      </w:r>
      <w:proofErr w:type="spellStart"/>
      <w:r w:rsidRPr="00BC2573">
        <w:rPr>
          <w:lang w:val="pl-PL"/>
        </w:rPr>
        <w:t>XCode</w:t>
      </w:r>
      <w:proofErr w:type="spellEnd"/>
      <w:r w:rsidRPr="00BC2573">
        <w:rPr>
          <w:lang w:val="pl-PL"/>
        </w:rPr>
        <w:t xml:space="preserve"> w celu jej inicjalizacji. </w:t>
      </w:r>
      <w:proofErr w:type="spellStart"/>
      <w:r w:rsidRPr="00BC2573">
        <w:rPr>
          <w:lang w:val="pl-PL"/>
        </w:rPr>
        <w:t>XCode</w:t>
      </w:r>
      <w:proofErr w:type="spellEnd"/>
      <w:r w:rsidRPr="00BC2573">
        <w:rPr>
          <w:lang w:val="pl-PL"/>
        </w:rPr>
        <w:t xml:space="preserve"> pobierany z </w:t>
      </w:r>
      <w:proofErr w:type="spellStart"/>
      <w:r w:rsidRPr="00BC2573">
        <w:rPr>
          <w:lang w:val="pl-PL"/>
        </w:rPr>
        <w:t>AppStore</w:t>
      </w:r>
      <w:proofErr w:type="spellEnd"/>
      <w:r w:rsidRPr="00BC2573">
        <w:rPr>
          <w:lang w:val="pl-PL"/>
        </w:rPr>
        <w:t xml:space="preserve"> posiada wbudowany </w:t>
      </w:r>
      <w:proofErr w:type="spellStart"/>
      <w:r w:rsidRPr="00BC2573">
        <w:rPr>
          <w:lang w:val="pl-PL"/>
        </w:rPr>
        <w:t>iOS</w:t>
      </w:r>
      <w:proofErr w:type="spellEnd"/>
      <w:r w:rsidRPr="00BC2573">
        <w:rPr>
          <w:lang w:val="pl-PL"/>
        </w:rPr>
        <w:t xml:space="preserve"> SDK, więc możemy przystąpić do pobrania silnika Unity z oficjalnej strony aplikacji.</w:t>
      </w:r>
      <w:commentRangeEnd w:id="22"/>
      <w:r w:rsidR="00D810EA">
        <w:rPr>
          <w:rStyle w:val="Odwoaniedokomentarza"/>
          <w:rFonts w:cs="Mangal"/>
        </w:rPr>
        <w:commentReference w:id="22"/>
      </w:r>
      <w:r w:rsidR="009111F4">
        <w:rPr>
          <w:lang w:val="pl-PL"/>
        </w:rPr>
        <w:t xml:space="preserve"> </w:t>
      </w:r>
      <w:r w:rsidRPr="00BC2573">
        <w:rPr>
          <w:lang w:val="pl-PL"/>
        </w:rPr>
        <w:t>Unity dla systemów OS X pobierana jest, jako plik o rozszerzeniu *.</w:t>
      </w:r>
      <w:proofErr w:type="spellStart"/>
      <w:r w:rsidRPr="00BC2573">
        <w:rPr>
          <w:lang w:val="pl-PL"/>
        </w:rPr>
        <w:t>dmg</w:t>
      </w:r>
      <w:proofErr w:type="spellEnd"/>
      <w:r w:rsidRPr="00BC2573">
        <w:rPr>
          <w:lang w:val="pl-PL"/>
        </w:rPr>
        <w:t xml:space="preserve">, który to stanowi samodzielny instalator. Po zakończeniu instalacji w folderach Applications tworzony jest katalog Unity, z którego możemy uruchamiać aplikację. Po tych operacjach w systemie powinno być zainstalowane oprogramowanie potrzebne do tworzenia aplikacji na system </w:t>
      </w:r>
      <w:proofErr w:type="spellStart"/>
      <w:r w:rsidRPr="00BC2573">
        <w:rPr>
          <w:lang w:val="pl-PL"/>
        </w:rPr>
        <w:t>iOS</w:t>
      </w:r>
      <w:proofErr w:type="spellEnd"/>
      <w:r w:rsidRPr="00BC2573">
        <w:rPr>
          <w:lang w:val="pl-PL"/>
        </w:rPr>
        <w:t>.</w:t>
      </w:r>
    </w:p>
    <w:p w:rsidR="0006758B" w:rsidRPr="00BC2573" w:rsidDel="00D810EA" w:rsidRDefault="0006758B" w:rsidP="0006758B">
      <w:pPr>
        <w:ind w:firstLine="576"/>
        <w:rPr>
          <w:del w:id="23" w:author="Łukasz Rauch" w:date="2014-08-13T12:30:00Z"/>
          <w:lang w:val="pl-PL"/>
        </w:rPr>
      </w:pPr>
    </w:p>
    <w:p w:rsidR="0006758B" w:rsidRPr="00BC2573" w:rsidRDefault="0006758B" w:rsidP="0006758B">
      <w:pPr>
        <w:ind w:firstLine="720"/>
        <w:rPr>
          <w:lang w:val="pl-PL"/>
        </w:rPr>
      </w:pPr>
      <w:r w:rsidRPr="00BC2573">
        <w:rPr>
          <w:lang w:val="pl-PL"/>
        </w:rPr>
        <w:t xml:space="preserve">Firma Apple wymaga od deweloperów posiadania konta programisty – kosztującego 99$ rocznie – w celu dystrybucji aplikacji na prawdziwe urządzenia. Co ciekawe, konto to jest też wymagane do przełączenia telefonu w tryb </w:t>
      </w:r>
      <w:proofErr w:type="gramStart"/>
      <w:r w:rsidRPr="00BC2573">
        <w:rPr>
          <w:lang w:val="pl-PL"/>
        </w:rPr>
        <w:t xml:space="preserve">deweloperski. </w:t>
      </w:r>
      <w:proofErr w:type="gramEnd"/>
      <w:r w:rsidRPr="00BC2573">
        <w:rPr>
          <w:lang w:val="pl-PL"/>
        </w:rPr>
        <w:t xml:space="preserve">Oznacza to, że bez ponoszenia kosztów finansowych nie można nawet przetestować swojej aplikacji na prawdziwym urządzeniu i korzystać można tylko z ograniczonego </w:t>
      </w:r>
      <w:proofErr w:type="spellStart"/>
      <w:r w:rsidRPr="00BC2573">
        <w:rPr>
          <w:lang w:val="pl-PL"/>
        </w:rPr>
        <w:t>iOS</w:t>
      </w:r>
      <w:proofErr w:type="spellEnd"/>
      <w:r w:rsidRPr="00BC2573">
        <w:rPr>
          <w:lang w:val="pl-PL"/>
        </w:rPr>
        <w:t xml:space="preserve"> Symulatora.</w:t>
      </w:r>
    </w:p>
    <w:p w:rsidR="0006758B" w:rsidRPr="00BC2573" w:rsidRDefault="0006758B" w:rsidP="001E4764">
      <w:pPr>
        <w:ind w:firstLine="720"/>
        <w:rPr>
          <w:lang w:val="pl-PL"/>
        </w:rPr>
      </w:pPr>
      <w:r w:rsidRPr="00BC2573">
        <w:rPr>
          <w:lang w:val="pl-PL"/>
        </w:rPr>
        <w:t xml:space="preserve">Autor niniejszej pracy pokusił się o znalezienie sposobu niewymagającego posiadania płatnego konta. W tym celu jednym z przedsięwziętych kroków było odblokowanie telefonu dla dostępu administracyjnego, czyli tzw. </w:t>
      </w:r>
      <w:commentRangeStart w:id="24"/>
      <w:proofErr w:type="spellStart"/>
      <w:r w:rsidRPr="00BC2573">
        <w:rPr>
          <w:lang w:val="pl-PL"/>
        </w:rPr>
        <w:t>jailbreak</w:t>
      </w:r>
      <w:commentRangeEnd w:id="24"/>
      <w:proofErr w:type="spellEnd"/>
      <w:r w:rsidR="00D810EA">
        <w:rPr>
          <w:rStyle w:val="Odwoaniedokomentarza"/>
          <w:rFonts w:cs="Mangal"/>
        </w:rPr>
        <w:commentReference w:id="24"/>
      </w:r>
      <w:r w:rsidRPr="00BC2573">
        <w:rPr>
          <w:lang w:val="pl-PL"/>
        </w:rPr>
        <w:t>. Opis tej operacji wykracza poza temat pracy, ale nie jest ona ciężka do wykonania. Należy jednak pamiętać, iż proces ten powoduje utratę gwarancji producenta, choć istnieją sposoby przywrócenia systemu do stanu pierwotnego.</w:t>
      </w:r>
      <w:r w:rsidR="001E4764">
        <w:rPr>
          <w:lang w:val="pl-PL"/>
        </w:rPr>
        <w:t xml:space="preserve"> </w:t>
      </w:r>
      <w:commentRangeStart w:id="25"/>
      <w:r w:rsidRPr="00BC2573">
        <w:rPr>
          <w:lang w:val="pl-PL"/>
        </w:rPr>
        <w:t>Po</w:t>
      </w:r>
      <w:commentRangeEnd w:id="25"/>
      <w:r w:rsidR="00D810EA">
        <w:rPr>
          <w:rStyle w:val="Odwoaniedokomentarza"/>
          <w:rFonts w:cs="Mangal"/>
        </w:rPr>
        <w:commentReference w:id="25"/>
      </w:r>
      <w:r w:rsidRPr="00BC2573">
        <w:rPr>
          <w:lang w:val="pl-PL"/>
        </w:rPr>
        <w:t xml:space="preserve"> uwolnieniu telefonu i uzyskaniu dostępu do funkcji administratora (</w:t>
      </w:r>
      <w:proofErr w:type="spellStart"/>
      <w:r w:rsidRPr="00BC2573">
        <w:rPr>
          <w:lang w:val="pl-PL"/>
        </w:rPr>
        <w:t>root</w:t>
      </w:r>
      <w:proofErr w:type="spellEnd"/>
      <w:r w:rsidRPr="00BC2573">
        <w:rPr>
          <w:lang w:val="pl-PL"/>
        </w:rPr>
        <w:t xml:space="preserve">, często zwanym też super </w:t>
      </w:r>
      <w:proofErr w:type="spellStart"/>
      <w:r w:rsidRPr="00BC2573">
        <w:rPr>
          <w:lang w:val="pl-PL"/>
        </w:rPr>
        <w:t>user</w:t>
      </w:r>
      <w:proofErr w:type="spellEnd"/>
      <w:r w:rsidRPr="00BC2573">
        <w:rPr>
          <w:lang w:val="pl-PL"/>
        </w:rPr>
        <w:t xml:space="preserve">) w pierwszej kolejności należało zainstalować aplikacje umożliwiające komunikację </w:t>
      </w:r>
      <w:r w:rsidRPr="00BC2573">
        <w:rPr>
          <w:lang w:val="pl-PL"/>
        </w:rPr>
        <w:lastRenderedPageBreak/>
        <w:t xml:space="preserve">protokołem SFTP pomiędzy urządzeniem a komputerem osobistym. W tym celu na telefonie należało zainstalować paczki </w:t>
      </w:r>
      <w:proofErr w:type="spellStart"/>
      <w:r w:rsidRPr="00BC2573">
        <w:rPr>
          <w:lang w:val="pl-PL"/>
        </w:rPr>
        <w:t>OpenSSL</w:t>
      </w:r>
      <w:proofErr w:type="spellEnd"/>
      <w:r w:rsidRPr="00BC2573">
        <w:rPr>
          <w:lang w:val="pl-PL"/>
        </w:rPr>
        <w:t xml:space="preserve"> oraz </w:t>
      </w:r>
      <w:proofErr w:type="spellStart"/>
      <w:r w:rsidRPr="00BC2573">
        <w:rPr>
          <w:lang w:val="pl-PL"/>
        </w:rPr>
        <w:t>OpenSSH</w:t>
      </w:r>
      <w:proofErr w:type="spellEnd"/>
      <w:r w:rsidRPr="00BC2573">
        <w:rPr>
          <w:lang w:val="pl-PL"/>
        </w:rPr>
        <w:t>.</w:t>
      </w:r>
    </w:p>
    <w:p w:rsidR="0006758B" w:rsidRPr="00BC2573" w:rsidRDefault="0006758B" w:rsidP="0006758B">
      <w:pPr>
        <w:rPr>
          <w:lang w:val="pl-PL"/>
        </w:rPr>
      </w:pPr>
    </w:p>
    <w:p w:rsidR="0006758B" w:rsidRPr="00BC2573" w:rsidRDefault="0006758B" w:rsidP="0006758B">
      <w:pPr>
        <w:pStyle w:val="Nagwek3"/>
        <w:rPr>
          <w:lang w:val="pl-PL"/>
        </w:rPr>
      </w:pPr>
      <w:bookmarkStart w:id="26" w:name="_Toc396761330"/>
      <w:r w:rsidRPr="00BC2573">
        <w:rPr>
          <w:lang w:val="pl-PL"/>
        </w:rPr>
        <w:t>Instalacja aplikacji z systemu Windows</w:t>
      </w:r>
      <w:bookmarkEnd w:id="26"/>
    </w:p>
    <w:p w:rsidR="0006758B" w:rsidRPr="00BC2573" w:rsidRDefault="0006758B" w:rsidP="0006758B">
      <w:pPr>
        <w:rPr>
          <w:lang w:val="pl-PL"/>
        </w:rPr>
      </w:pPr>
    </w:p>
    <w:p w:rsidR="0006758B" w:rsidRPr="00B33736" w:rsidRDefault="0006758B" w:rsidP="0006758B">
      <w:pPr>
        <w:ind w:firstLine="576"/>
        <w:rPr>
          <w:lang w:val="pl-PL"/>
        </w:rPr>
      </w:pPr>
      <w:r w:rsidRPr="00BC2573">
        <w:rPr>
          <w:lang w:val="pl-PL"/>
        </w:rPr>
        <w:t xml:space="preserve">Mimo faktu, że systemy Windows nie są wspierane, jako platformy deweloperskie dla systemu </w:t>
      </w:r>
      <w:proofErr w:type="spellStart"/>
      <w:r w:rsidRPr="00BC2573">
        <w:rPr>
          <w:lang w:val="pl-PL"/>
        </w:rPr>
        <w:t>iOS</w:t>
      </w:r>
      <w:proofErr w:type="spellEnd"/>
      <w:r w:rsidRPr="00BC2573">
        <w:rPr>
          <w:lang w:val="pl-PL"/>
        </w:rPr>
        <w:t xml:space="preserve"> da się przeprowadzić kompilację oraz instalację własnej aplikacji na urządzeniu </w:t>
      </w:r>
      <w:r w:rsidRPr="00B33736">
        <w:rPr>
          <w:lang w:val="pl-PL"/>
        </w:rPr>
        <w:t>rzeczywistym poprzez zastosowanie odpowiednich programów.</w:t>
      </w:r>
    </w:p>
    <w:p w:rsidR="0006758B" w:rsidRPr="00BC2573" w:rsidRDefault="0006758B" w:rsidP="0006758B">
      <w:pPr>
        <w:ind w:firstLine="576"/>
        <w:rPr>
          <w:lang w:val="pl-PL"/>
        </w:rPr>
      </w:pPr>
      <w:r w:rsidRPr="00B33736">
        <w:rPr>
          <w:lang w:val="pl-PL"/>
        </w:rPr>
        <w:t>Jednym z pakietów, który może w tym pomóc jest „</w:t>
      </w:r>
      <w:proofErr w:type="spellStart"/>
      <w:r w:rsidRPr="00B33736">
        <w:rPr>
          <w:lang w:val="pl-PL"/>
        </w:rPr>
        <w:t>iOS</w:t>
      </w:r>
      <w:proofErr w:type="spellEnd"/>
      <w:r w:rsidRPr="00B33736">
        <w:rPr>
          <w:lang w:val="pl-PL"/>
        </w:rPr>
        <w:t xml:space="preserve"> </w:t>
      </w:r>
      <w:proofErr w:type="spellStart"/>
      <w:r w:rsidRPr="00B33736">
        <w:rPr>
          <w:lang w:val="pl-PL"/>
        </w:rPr>
        <w:t>Build</w:t>
      </w:r>
      <w:proofErr w:type="spellEnd"/>
      <w:r w:rsidRPr="00B33736">
        <w:rPr>
          <w:lang w:val="pl-PL"/>
        </w:rPr>
        <w:t xml:space="preserve"> </w:t>
      </w:r>
      <w:proofErr w:type="spellStart"/>
      <w:r w:rsidRPr="00B33736">
        <w:rPr>
          <w:lang w:val="pl-PL"/>
        </w:rPr>
        <w:t>Enviroment</w:t>
      </w:r>
      <w:proofErr w:type="spellEnd"/>
      <w:r w:rsidRPr="00B33736">
        <w:rPr>
          <w:lang w:val="pl-PL"/>
        </w:rPr>
        <w:t xml:space="preserve"> for Windows </w:t>
      </w:r>
      <w:proofErr w:type="spellStart"/>
      <w:r w:rsidRPr="00B33736">
        <w:rPr>
          <w:lang w:val="pl-PL"/>
        </w:rPr>
        <w:t>developers</w:t>
      </w:r>
      <w:proofErr w:type="spellEnd"/>
      <w:r w:rsidRPr="00B33736">
        <w:rPr>
          <w:lang w:val="pl-PL"/>
        </w:rPr>
        <w:t>”</w:t>
      </w:r>
      <w:r w:rsidR="00B33736" w:rsidRPr="00B33736">
        <w:rPr>
          <w:rStyle w:val="Odwoanieprzypisudolnego"/>
          <w:lang w:val="pl-PL"/>
        </w:rPr>
        <w:footnoteReference w:id="32"/>
      </w:r>
      <w:r w:rsidRPr="00B33736">
        <w:rPr>
          <w:lang w:val="pl-PL"/>
        </w:rPr>
        <w:t>. Pakiet</w:t>
      </w:r>
      <w:r w:rsidRPr="00BC2573">
        <w:rPr>
          <w:lang w:val="pl-PL"/>
        </w:rPr>
        <w:t xml:space="preserve"> ten pozwala na kompilację aplikacji przeznaczonych na </w:t>
      </w:r>
      <w:proofErr w:type="spellStart"/>
      <w:r w:rsidRPr="00BC2573">
        <w:rPr>
          <w:lang w:val="pl-PL"/>
        </w:rPr>
        <w:t>iOS</w:t>
      </w:r>
      <w:proofErr w:type="spellEnd"/>
      <w:r w:rsidRPr="00BC2573">
        <w:rPr>
          <w:lang w:val="pl-PL"/>
        </w:rPr>
        <w:t xml:space="preserve"> pod systemem Windows, podpisanie aplikacji oraz uruchomienie jej na urządzeniach z systemem </w:t>
      </w:r>
      <w:proofErr w:type="spellStart"/>
      <w:r w:rsidRPr="00BC2573">
        <w:rPr>
          <w:lang w:val="pl-PL"/>
        </w:rPr>
        <w:t>iOS</w:t>
      </w:r>
      <w:proofErr w:type="spellEnd"/>
      <w:r w:rsidRPr="00BC2573">
        <w:rPr>
          <w:lang w:val="pl-PL"/>
        </w:rPr>
        <w:t xml:space="preserve">. Pakiet pozwala też na uruchomienie zdalnej konsoli </w:t>
      </w:r>
      <w:proofErr w:type="spellStart"/>
      <w:r w:rsidRPr="00BC2573">
        <w:rPr>
          <w:lang w:val="pl-PL"/>
        </w:rPr>
        <w:t>debugującej</w:t>
      </w:r>
      <w:proofErr w:type="spellEnd"/>
      <w:r w:rsidRPr="00BC2573">
        <w:rPr>
          <w:lang w:val="pl-PL"/>
        </w:rPr>
        <w:t xml:space="preserve"> przedstawiającej błędy z urządzenia na komputerze osobistym, kompilację bezpośrednio z IDE Visual Studio czy też generację paczek *.</w:t>
      </w:r>
      <w:proofErr w:type="spellStart"/>
      <w:r w:rsidRPr="00BC2573">
        <w:rPr>
          <w:lang w:val="pl-PL"/>
        </w:rPr>
        <w:t>deb</w:t>
      </w:r>
      <w:proofErr w:type="spellEnd"/>
      <w:r w:rsidRPr="00BC2573">
        <w:rPr>
          <w:lang w:val="pl-PL"/>
        </w:rPr>
        <w:t xml:space="preserve"> oraz *.</w:t>
      </w:r>
      <w:proofErr w:type="spellStart"/>
      <w:r w:rsidRPr="00BC2573">
        <w:rPr>
          <w:lang w:val="pl-PL"/>
        </w:rPr>
        <w:t>ipa</w:t>
      </w:r>
      <w:proofErr w:type="spellEnd"/>
      <w:r w:rsidRPr="00BC2573">
        <w:rPr>
          <w:lang w:val="pl-PL"/>
        </w:rPr>
        <w:t xml:space="preserve">. Aplikacja posiada też przydatną dla potrzeb niniejszej pracy funkcjonalność kompilowania projektów </w:t>
      </w:r>
      <w:proofErr w:type="spellStart"/>
      <w:r w:rsidRPr="00BC2573">
        <w:rPr>
          <w:lang w:val="pl-PL"/>
        </w:rPr>
        <w:t>XCode</w:t>
      </w:r>
      <w:proofErr w:type="spellEnd"/>
      <w:r w:rsidRPr="00BC2573">
        <w:rPr>
          <w:lang w:val="pl-PL"/>
        </w:rPr>
        <w:t xml:space="preserve"> generowanych przez platformę Unity bezpośrednio na maszynie, na której były pisane, bez konieczności eksportowania projektu na maszynę z systemem OS X. Do poprawnej inicjalizacji aplikacja potrzebuje jednak dostępu do plików </w:t>
      </w:r>
      <w:proofErr w:type="spellStart"/>
      <w:r w:rsidRPr="00BC2573">
        <w:rPr>
          <w:lang w:val="pl-PL"/>
        </w:rPr>
        <w:t>iOS</w:t>
      </w:r>
      <w:proofErr w:type="spellEnd"/>
      <w:r w:rsidRPr="00BC2573">
        <w:rPr>
          <w:lang w:val="pl-PL"/>
        </w:rPr>
        <w:t xml:space="preserve"> SDK, dlatego dostęp do systemu OS X z zainstalowanym </w:t>
      </w:r>
      <w:proofErr w:type="spellStart"/>
      <w:r w:rsidRPr="00BC2573">
        <w:rPr>
          <w:lang w:val="pl-PL"/>
        </w:rPr>
        <w:t>XCode</w:t>
      </w:r>
      <w:proofErr w:type="spellEnd"/>
      <w:r w:rsidRPr="00BC2573">
        <w:rPr>
          <w:lang w:val="pl-PL"/>
        </w:rPr>
        <w:t>, będzie potrzebny przynajmniej na krótki czas.</w:t>
      </w:r>
    </w:p>
    <w:p w:rsidR="0006758B" w:rsidRPr="00BC2573" w:rsidRDefault="0006758B" w:rsidP="0006758B">
      <w:pPr>
        <w:ind w:firstLine="576"/>
        <w:rPr>
          <w:lang w:val="pl-PL"/>
        </w:rPr>
      </w:pPr>
      <w:r w:rsidRPr="00BC2573">
        <w:rPr>
          <w:lang w:val="pl-PL"/>
        </w:rPr>
        <w:t xml:space="preserve">Po pobraniu i standardowym procesie instalacji należy przeprowadzić konfigurację środowiska poprzez eksportowanie kilku części </w:t>
      </w:r>
      <w:proofErr w:type="spellStart"/>
      <w:r w:rsidRPr="00BC2573">
        <w:rPr>
          <w:lang w:val="pl-PL"/>
        </w:rPr>
        <w:t>iOS</w:t>
      </w:r>
      <w:proofErr w:type="spellEnd"/>
      <w:r w:rsidRPr="00BC2573">
        <w:rPr>
          <w:lang w:val="pl-PL"/>
        </w:rPr>
        <w:t xml:space="preserve"> SDK. W tym celu do pakietu dołączono dwa skrypty znajdujące się w folderze instalacyjnym w katalogu „Migration Assistant”. Jeden ze skryptów z rozszerzeniem *.</w:t>
      </w:r>
      <w:proofErr w:type="spellStart"/>
      <w:r w:rsidRPr="00BC2573">
        <w:rPr>
          <w:lang w:val="pl-PL"/>
        </w:rPr>
        <w:t>command</w:t>
      </w:r>
      <w:proofErr w:type="spellEnd"/>
      <w:r w:rsidRPr="00BC2573">
        <w:rPr>
          <w:lang w:val="pl-PL"/>
        </w:rPr>
        <w:t xml:space="preserve"> przeznaczony jest dla systemu OS X. Wyszukuje on w systemie zainstalowany </w:t>
      </w:r>
      <w:proofErr w:type="spellStart"/>
      <w:r w:rsidRPr="00BC2573">
        <w:rPr>
          <w:lang w:val="pl-PL"/>
        </w:rPr>
        <w:t>iOS</w:t>
      </w:r>
      <w:proofErr w:type="spellEnd"/>
      <w:r w:rsidRPr="00BC2573">
        <w:rPr>
          <w:lang w:val="pl-PL"/>
        </w:rPr>
        <w:t xml:space="preserve"> SDK, następnie kopiuje z niego foldery „System” oraz „</w:t>
      </w:r>
      <w:proofErr w:type="spellStart"/>
      <w:r w:rsidRPr="00BC2573">
        <w:rPr>
          <w:lang w:val="pl-PL"/>
        </w:rPr>
        <w:t>usr</w:t>
      </w:r>
      <w:proofErr w:type="spellEnd"/>
      <w:r w:rsidRPr="00BC2573">
        <w:rPr>
          <w:lang w:val="pl-PL"/>
        </w:rPr>
        <w:t>” pliki „</w:t>
      </w:r>
      <w:proofErr w:type="spellStart"/>
      <w:r w:rsidRPr="00BC2573">
        <w:rPr>
          <w:lang w:val="pl-PL"/>
        </w:rPr>
        <w:t>libclang_rt.ios.a</w:t>
      </w:r>
      <w:proofErr w:type="spellEnd"/>
      <w:r w:rsidRPr="00BC2573">
        <w:rPr>
          <w:lang w:val="pl-PL"/>
        </w:rPr>
        <w:t>”. Skopiowane pliki umieszczane są w pliku SDK.zip. Spakowane archiwum należy przenieść na maszynę z systemem Windows, na której odbywał będzie się proces kompilacji. Po przeniesieniu archiwum należy uruchomić drugi ze skryptów z rozszerzeniem *.</w:t>
      </w:r>
      <w:proofErr w:type="spellStart"/>
      <w:r w:rsidRPr="00BC2573">
        <w:rPr>
          <w:lang w:val="pl-PL"/>
        </w:rPr>
        <w:t>cmd</w:t>
      </w:r>
      <w:proofErr w:type="spellEnd"/>
      <w:r w:rsidRPr="00BC2573">
        <w:rPr>
          <w:lang w:val="pl-PL"/>
        </w:rPr>
        <w:t xml:space="preserve">, który przeniesie pliki skopiowane z SDK do odpowiednich katalogów i zmodyfikuje zmienne środowiskowe w sposób pozwalający z nich korzystać. Pomimo opisu samego programu </w:t>
      </w:r>
      <w:r w:rsidRPr="00BC2573">
        <w:rPr>
          <w:lang w:val="pl-PL"/>
        </w:rPr>
        <w:lastRenderedPageBreak/>
        <w:t>mówiącego o korzystaniu ze skryptów z przenośnego urządzenia USB, można bez żadnych komplikacji korzystać z nich z dowolnego miejsca w systemie, do którego posiadamy dostęp typu odczyt-zapis.</w:t>
      </w:r>
    </w:p>
    <w:p w:rsidR="0006758B" w:rsidRPr="00BC2573" w:rsidRDefault="0006758B" w:rsidP="0006758B">
      <w:pPr>
        <w:ind w:firstLine="576"/>
        <w:rPr>
          <w:lang w:val="pl-PL"/>
        </w:rPr>
      </w:pPr>
      <w:r w:rsidRPr="00BC2573">
        <w:rPr>
          <w:lang w:val="pl-PL"/>
        </w:rPr>
        <w:t xml:space="preserve">Po dokonaniu konfiguracji aplikacji należy wygenerować projekt </w:t>
      </w:r>
      <w:proofErr w:type="spellStart"/>
      <w:r w:rsidRPr="00BC2573">
        <w:rPr>
          <w:lang w:val="pl-PL"/>
        </w:rPr>
        <w:t>XCode</w:t>
      </w:r>
      <w:proofErr w:type="spellEnd"/>
      <w:r w:rsidRPr="00BC2573">
        <w:rPr>
          <w:lang w:val="pl-PL"/>
        </w:rPr>
        <w:t xml:space="preserve"> z platformy Unity. By tego dokonać należy przejść do menu File-&gt;</w:t>
      </w:r>
      <w:proofErr w:type="spellStart"/>
      <w:r w:rsidRPr="00BC2573">
        <w:rPr>
          <w:lang w:val="pl-PL"/>
        </w:rPr>
        <w:t>Build</w:t>
      </w:r>
      <w:proofErr w:type="spellEnd"/>
      <w:r w:rsidRPr="00BC2573">
        <w:rPr>
          <w:lang w:val="pl-PL"/>
        </w:rPr>
        <w:t xml:space="preserve"> </w:t>
      </w:r>
      <w:proofErr w:type="spellStart"/>
      <w:r w:rsidRPr="00BC2573">
        <w:rPr>
          <w:lang w:val="pl-PL"/>
        </w:rPr>
        <w:t>Settings</w:t>
      </w:r>
      <w:proofErr w:type="spellEnd"/>
      <w:r w:rsidRPr="00BC2573">
        <w:rPr>
          <w:lang w:val="pl-PL"/>
        </w:rPr>
        <w:t xml:space="preserve">, przełączyć platformę na </w:t>
      </w:r>
      <w:proofErr w:type="spellStart"/>
      <w:r w:rsidRPr="00BC2573">
        <w:rPr>
          <w:lang w:val="pl-PL"/>
        </w:rPr>
        <w:t>iOS</w:t>
      </w:r>
      <w:proofErr w:type="spellEnd"/>
      <w:r w:rsidRPr="00BC2573">
        <w:rPr>
          <w:lang w:val="pl-PL"/>
        </w:rPr>
        <w:t xml:space="preserve"> oraz wybrać przycisk </w:t>
      </w:r>
      <w:proofErr w:type="spellStart"/>
      <w:r w:rsidRPr="00BC2573">
        <w:rPr>
          <w:lang w:val="pl-PL"/>
        </w:rPr>
        <w:t>Build</w:t>
      </w:r>
      <w:proofErr w:type="spellEnd"/>
      <w:r w:rsidRPr="00BC2573">
        <w:rPr>
          <w:lang w:val="pl-PL"/>
        </w:rPr>
        <w:t xml:space="preserve">. </w:t>
      </w:r>
      <w:r w:rsidR="00A85CE5">
        <w:rPr>
          <w:lang w:val="pl-PL"/>
        </w:rPr>
        <w:t xml:space="preserve"> </w:t>
      </w:r>
      <w:r w:rsidRPr="00BC2573">
        <w:rPr>
          <w:lang w:val="pl-PL"/>
        </w:rPr>
        <w:t xml:space="preserve">Po tym zabiegu w wybranym folderze wygenerowany zostanie projekt </w:t>
      </w:r>
      <w:proofErr w:type="spellStart"/>
      <w:r w:rsidRPr="00BC2573">
        <w:rPr>
          <w:lang w:val="pl-PL"/>
        </w:rPr>
        <w:t>XCode</w:t>
      </w:r>
      <w:proofErr w:type="spellEnd"/>
      <w:r w:rsidRPr="00BC2573">
        <w:rPr>
          <w:lang w:val="pl-PL"/>
        </w:rPr>
        <w:t xml:space="preserve"> odpowiadający eksportowanemu projektowi Unity. Projekt ten należy wskazać aplikacji „unity-builder.exe” dostarczonej wraz z paczką </w:t>
      </w:r>
      <w:proofErr w:type="spellStart"/>
      <w:r w:rsidRPr="00BC2573">
        <w:rPr>
          <w:lang w:val="pl-PL"/>
        </w:rPr>
        <w:t>iOS</w:t>
      </w:r>
      <w:proofErr w:type="spellEnd"/>
      <w:r w:rsidRPr="00BC2573">
        <w:rPr>
          <w:lang w:val="pl-PL"/>
        </w:rPr>
        <w:t xml:space="preserve"> </w:t>
      </w:r>
      <w:proofErr w:type="spellStart"/>
      <w:r w:rsidRPr="00BC2573">
        <w:rPr>
          <w:lang w:val="pl-PL"/>
        </w:rPr>
        <w:t>Build</w:t>
      </w:r>
      <w:proofErr w:type="spellEnd"/>
      <w:r w:rsidRPr="00BC2573">
        <w:rPr>
          <w:lang w:val="pl-PL"/>
        </w:rPr>
        <w:t xml:space="preserve"> </w:t>
      </w:r>
      <w:proofErr w:type="spellStart"/>
      <w:r w:rsidRPr="00BC2573">
        <w:rPr>
          <w:lang w:val="pl-PL"/>
        </w:rPr>
        <w:t>Enviroment</w:t>
      </w:r>
      <w:proofErr w:type="spellEnd"/>
      <w:r w:rsidRPr="00BC2573">
        <w:rPr>
          <w:lang w:val="pl-PL"/>
        </w:rPr>
        <w:t xml:space="preserve">, widocznej na rysunku </w:t>
      </w:r>
      <w:r w:rsidR="00D810EA">
        <w:rPr>
          <w:rStyle w:val="Odwoaniedokomentarza"/>
          <w:rFonts w:cs="Mangal"/>
        </w:rPr>
        <w:commentReference w:id="27"/>
      </w:r>
      <w:r w:rsidR="002F7437">
        <w:rPr>
          <w:lang w:val="pl-PL"/>
        </w:rPr>
        <w:t>7</w:t>
      </w:r>
      <w:r w:rsidRPr="00BC2573">
        <w:rPr>
          <w:lang w:val="pl-PL"/>
        </w:rPr>
        <w:t>.</w:t>
      </w:r>
    </w:p>
    <w:p w:rsidR="0006758B" w:rsidRDefault="0006758B" w:rsidP="0006758B">
      <w:pPr>
        <w:rPr>
          <w:lang w:val="pl-PL"/>
        </w:rPr>
      </w:pPr>
    </w:p>
    <w:p w:rsidR="00481DD1" w:rsidRPr="00BC2573" w:rsidRDefault="00481DD1" w:rsidP="0006758B">
      <w:pPr>
        <w:rPr>
          <w:lang w:val="pl-PL"/>
        </w:rPr>
      </w:pPr>
    </w:p>
    <w:p w:rsidR="0006758B" w:rsidRPr="00BC2573" w:rsidRDefault="0006758B" w:rsidP="0006758B">
      <w:pPr>
        <w:keepNext/>
        <w:jc w:val="center"/>
        <w:rPr>
          <w:lang w:val="pl-PL"/>
        </w:rPr>
      </w:pPr>
      <w:r w:rsidRPr="00BC2573">
        <w:rPr>
          <w:noProof/>
          <w:lang w:val="pl-PL" w:eastAsia="pl-PL" w:bidi="ar-SA"/>
        </w:rPr>
        <w:drawing>
          <wp:inline distT="0" distB="0" distL="0" distR="0" wp14:anchorId="59BFD851" wp14:editId="2FDA7AF6">
            <wp:extent cx="4312920" cy="4598035"/>
            <wp:effectExtent l="0" t="0" r="0" b="0"/>
            <wp:docPr id="24" name="Obraz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312920" cy="4598035"/>
                    </a:xfrm>
                    <a:prstGeom prst="rect">
                      <a:avLst/>
                    </a:prstGeom>
                    <a:noFill/>
                    <a:ln>
                      <a:noFill/>
                    </a:ln>
                  </pic:spPr>
                </pic:pic>
              </a:graphicData>
            </a:graphic>
          </wp:inline>
        </w:drawing>
      </w:r>
    </w:p>
    <w:p w:rsidR="0006758B" w:rsidRPr="00BC2573" w:rsidRDefault="0006758B" w:rsidP="0006758B">
      <w:pPr>
        <w:pStyle w:val="Legenda"/>
        <w:jc w:val="center"/>
        <w:rPr>
          <w:lang w:val="pl-PL"/>
        </w:rPr>
      </w:pPr>
      <w:r w:rsidRPr="00BC2573">
        <w:rPr>
          <w:lang w:val="pl-PL"/>
        </w:rPr>
        <w:t xml:space="preserve">Rysunek </w:t>
      </w:r>
      <w:r w:rsidRPr="00BC2573">
        <w:rPr>
          <w:lang w:val="pl-PL"/>
        </w:rPr>
        <w:fldChar w:fldCharType="begin"/>
      </w:r>
      <w:r w:rsidRPr="00BC2573">
        <w:rPr>
          <w:lang w:val="pl-PL"/>
        </w:rPr>
        <w:instrText xml:space="preserve"> SEQ Rysunek \* ARABIC </w:instrText>
      </w:r>
      <w:r w:rsidRPr="00BC2573">
        <w:rPr>
          <w:lang w:val="pl-PL"/>
        </w:rPr>
        <w:fldChar w:fldCharType="separate"/>
      </w:r>
      <w:r w:rsidR="00C144FF">
        <w:rPr>
          <w:noProof/>
          <w:lang w:val="pl-PL"/>
        </w:rPr>
        <w:t>7</w:t>
      </w:r>
      <w:r w:rsidRPr="00BC2573">
        <w:rPr>
          <w:lang w:val="pl-PL"/>
        </w:rPr>
        <w:fldChar w:fldCharType="end"/>
      </w:r>
      <w:r w:rsidRPr="00BC2573">
        <w:rPr>
          <w:lang w:val="pl-PL"/>
        </w:rPr>
        <w:t>.Okno programu unity-builder.exe</w:t>
      </w:r>
    </w:p>
    <w:p w:rsidR="0006758B" w:rsidRDefault="0006758B" w:rsidP="0006758B">
      <w:pPr>
        <w:ind w:firstLine="720"/>
        <w:rPr>
          <w:lang w:val="pl-PL"/>
        </w:rPr>
      </w:pPr>
    </w:p>
    <w:p w:rsidR="0006758B" w:rsidRPr="00BC2573" w:rsidRDefault="0006758B" w:rsidP="0006758B">
      <w:pPr>
        <w:ind w:firstLine="720"/>
        <w:rPr>
          <w:lang w:val="pl-PL"/>
        </w:rPr>
      </w:pPr>
      <w:r w:rsidRPr="00BC2573">
        <w:rPr>
          <w:lang w:val="pl-PL"/>
        </w:rPr>
        <w:t xml:space="preserve">Eksportowany projekt </w:t>
      </w:r>
      <w:proofErr w:type="spellStart"/>
      <w:r w:rsidRPr="00BC2573">
        <w:rPr>
          <w:lang w:val="pl-PL"/>
        </w:rPr>
        <w:t>XCode</w:t>
      </w:r>
      <w:proofErr w:type="spellEnd"/>
      <w:r w:rsidRPr="00BC2573">
        <w:rPr>
          <w:lang w:val="pl-PL"/>
        </w:rPr>
        <w:t xml:space="preserve"> należy wskazać poprzez wybranie go po naciśnięciu </w:t>
      </w:r>
      <w:r w:rsidRPr="00BC2573">
        <w:rPr>
          <w:lang w:val="pl-PL"/>
        </w:rPr>
        <w:lastRenderedPageBreak/>
        <w:t>przycisku „</w:t>
      </w:r>
      <w:proofErr w:type="spellStart"/>
      <w:r w:rsidRPr="00BC2573">
        <w:rPr>
          <w:lang w:val="pl-PL"/>
        </w:rPr>
        <w:t>Browse</w:t>
      </w:r>
      <w:proofErr w:type="spellEnd"/>
      <w:r w:rsidRPr="00BC2573">
        <w:rPr>
          <w:lang w:val="pl-PL"/>
        </w:rPr>
        <w:t>”. Opcja „</w:t>
      </w:r>
      <w:proofErr w:type="spellStart"/>
      <w:r w:rsidRPr="00BC2573">
        <w:rPr>
          <w:lang w:val="pl-PL"/>
        </w:rPr>
        <w:t>Certificate</w:t>
      </w:r>
      <w:proofErr w:type="spellEnd"/>
      <w:r w:rsidRPr="00BC2573">
        <w:rPr>
          <w:lang w:val="pl-PL"/>
        </w:rPr>
        <w:t xml:space="preserve"> to </w:t>
      </w:r>
      <w:proofErr w:type="spellStart"/>
      <w:r w:rsidRPr="00BC2573">
        <w:rPr>
          <w:lang w:val="pl-PL"/>
        </w:rPr>
        <w:t>use</w:t>
      </w:r>
      <w:proofErr w:type="spellEnd"/>
      <w:r w:rsidRPr="00BC2573">
        <w:rPr>
          <w:lang w:val="pl-PL"/>
        </w:rPr>
        <w:t>” pozwala na podpisanie generowanej aplikacji jednym z kluczy przechowywanych w narzędziu „</w:t>
      </w:r>
      <w:proofErr w:type="spellStart"/>
      <w:r w:rsidRPr="00BC2573">
        <w:rPr>
          <w:lang w:val="pl-PL"/>
        </w:rPr>
        <w:t>Keychain</w:t>
      </w:r>
      <w:proofErr w:type="spellEnd"/>
      <w:r w:rsidRPr="00BC2573">
        <w:rPr>
          <w:lang w:val="pl-PL"/>
        </w:rPr>
        <w:t xml:space="preserve"> </w:t>
      </w:r>
      <w:proofErr w:type="spellStart"/>
      <w:r w:rsidRPr="00BC2573">
        <w:rPr>
          <w:lang w:val="pl-PL"/>
        </w:rPr>
        <w:t>tool</w:t>
      </w:r>
      <w:proofErr w:type="spellEnd"/>
      <w:r w:rsidRPr="00BC2573">
        <w:rPr>
          <w:lang w:val="pl-PL"/>
        </w:rPr>
        <w:t>”</w:t>
      </w:r>
      <w:del w:id="28" w:author="Łukasz Rauch" w:date="2014-08-13T12:31:00Z">
        <w:r w:rsidRPr="00BC2573" w:rsidDel="00D810EA">
          <w:rPr>
            <w:lang w:val="pl-PL"/>
          </w:rPr>
          <w:delText xml:space="preserve"> </w:delText>
        </w:r>
      </w:del>
      <w:r w:rsidRPr="00BC2573">
        <w:rPr>
          <w:lang w:val="pl-PL"/>
        </w:rPr>
        <w:t>, lub pseudo podpisanie kluczem prywatnym generowanym na komputerze użytkownika. „</w:t>
      </w:r>
      <w:proofErr w:type="spellStart"/>
      <w:r w:rsidRPr="00BC2573">
        <w:rPr>
          <w:lang w:val="pl-PL"/>
        </w:rPr>
        <w:t>Rebuild</w:t>
      </w:r>
      <w:proofErr w:type="spellEnd"/>
      <w:r w:rsidRPr="00BC2573">
        <w:rPr>
          <w:lang w:val="pl-PL"/>
        </w:rPr>
        <w:t xml:space="preserve"> </w:t>
      </w:r>
      <w:proofErr w:type="spellStart"/>
      <w:r w:rsidRPr="00BC2573">
        <w:rPr>
          <w:lang w:val="pl-PL"/>
        </w:rPr>
        <w:t>all</w:t>
      </w:r>
      <w:proofErr w:type="spellEnd"/>
      <w:r w:rsidRPr="00BC2573">
        <w:rPr>
          <w:lang w:val="pl-PL"/>
        </w:rPr>
        <w:t xml:space="preserve"> </w:t>
      </w:r>
      <w:proofErr w:type="spellStart"/>
      <w:r w:rsidRPr="00BC2573">
        <w:rPr>
          <w:lang w:val="pl-PL"/>
        </w:rPr>
        <w:t>source</w:t>
      </w:r>
      <w:proofErr w:type="spellEnd"/>
      <w:r w:rsidRPr="00BC2573">
        <w:rPr>
          <w:lang w:val="pl-PL"/>
        </w:rPr>
        <w:t xml:space="preserve"> </w:t>
      </w:r>
      <w:proofErr w:type="spellStart"/>
      <w:r w:rsidRPr="00BC2573">
        <w:rPr>
          <w:lang w:val="pl-PL"/>
        </w:rPr>
        <w:t>files</w:t>
      </w:r>
      <w:proofErr w:type="spellEnd"/>
      <w:r w:rsidRPr="00BC2573">
        <w:rPr>
          <w:lang w:val="pl-PL"/>
        </w:rPr>
        <w:t>” wymusza na aplikacji budowanie projektu od nowa, ignorując pliki już wcześniej podpisane. Wydłuża to czas kompilacji, ale pozwala uniknąć potencjalnych błędów. „</w:t>
      </w:r>
      <w:proofErr w:type="spellStart"/>
      <w:r w:rsidRPr="00BC2573">
        <w:rPr>
          <w:lang w:val="pl-PL"/>
        </w:rPr>
        <w:t>Deploy</w:t>
      </w:r>
      <w:proofErr w:type="spellEnd"/>
      <w:r w:rsidRPr="00BC2573">
        <w:rPr>
          <w:lang w:val="pl-PL"/>
        </w:rPr>
        <w:t xml:space="preserve"> to </w:t>
      </w:r>
      <w:proofErr w:type="spellStart"/>
      <w:r w:rsidRPr="00BC2573">
        <w:rPr>
          <w:lang w:val="pl-PL"/>
        </w:rPr>
        <w:t>iOS</w:t>
      </w:r>
      <w:proofErr w:type="spellEnd"/>
      <w:r w:rsidRPr="00BC2573">
        <w:rPr>
          <w:lang w:val="pl-PL"/>
        </w:rPr>
        <w:t xml:space="preserve"> </w:t>
      </w:r>
      <w:proofErr w:type="spellStart"/>
      <w:r w:rsidRPr="00BC2573">
        <w:rPr>
          <w:lang w:val="pl-PL"/>
        </w:rPr>
        <w:t>device</w:t>
      </w:r>
      <w:proofErr w:type="spellEnd"/>
      <w:r w:rsidRPr="00BC2573">
        <w:rPr>
          <w:lang w:val="pl-PL"/>
        </w:rPr>
        <w:t xml:space="preserve"> </w:t>
      </w:r>
      <w:proofErr w:type="spellStart"/>
      <w:r w:rsidRPr="00BC2573">
        <w:rPr>
          <w:lang w:val="pl-PL"/>
        </w:rPr>
        <w:t>over</w:t>
      </w:r>
      <w:proofErr w:type="spellEnd"/>
      <w:r w:rsidRPr="00BC2573">
        <w:rPr>
          <w:lang w:val="pl-PL"/>
        </w:rPr>
        <w:t xml:space="preserve"> USB </w:t>
      </w:r>
      <w:proofErr w:type="spellStart"/>
      <w:r w:rsidRPr="00BC2573">
        <w:rPr>
          <w:lang w:val="pl-PL"/>
        </w:rPr>
        <w:t>immediately</w:t>
      </w:r>
      <w:proofErr w:type="spellEnd"/>
      <w:r w:rsidRPr="00BC2573">
        <w:rPr>
          <w:lang w:val="pl-PL"/>
        </w:rPr>
        <w:t>” jest funkcjonalnością eksperymentalną pozwalającą na uruchomienie skompilowanej aplikacji bezpośrednio na urządzeniu połączonym z komputerem osobistym poprzez interfejs USB. „</w:t>
      </w:r>
      <w:proofErr w:type="spellStart"/>
      <w:r w:rsidRPr="00BC2573">
        <w:rPr>
          <w:lang w:val="pl-PL"/>
        </w:rPr>
        <w:t>Also</w:t>
      </w:r>
      <w:proofErr w:type="spellEnd"/>
      <w:r w:rsidRPr="00BC2573">
        <w:rPr>
          <w:lang w:val="pl-PL"/>
        </w:rPr>
        <w:t xml:space="preserve"> </w:t>
      </w:r>
      <w:proofErr w:type="spellStart"/>
      <w:proofErr w:type="gramStart"/>
      <w:r w:rsidRPr="00BC2573">
        <w:rPr>
          <w:lang w:val="pl-PL"/>
        </w:rPr>
        <w:t>build</w:t>
      </w:r>
      <w:proofErr w:type="spellEnd"/>
      <w:r w:rsidRPr="00BC2573">
        <w:rPr>
          <w:lang w:val="pl-PL"/>
        </w:rPr>
        <w:t xml:space="preserve"> .</w:t>
      </w:r>
      <w:proofErr w:type="spellStart"/>
      <w:proofErr w:type="gramEnd"/>
      <w:r w:rsidRPr="00BC2573">
        <w:rPr>
          <w:lang w:val="pl-PL"/>
        </w:rPr>
        <w:t>deb</w:t>
      </w:r>
      <w:proofErr w:type="spellEnd"/>
      <w:r w:rsidRPr="00BC2573">
        <w:rPr>
          <w:lang w:val="pl-PL"/>
        </w:rPr>
        <w:t xml:space="preserve"> </w:t>
      </w:r>
      <w:proofErr w:type="spellStart"/>
      <w:r w:rsidRPr="00BC2573">
        <w:rPr>
          <w:lang w:val="pl-PL"/>
        </w:rPr>
        <w:t>packages</w:t>
      </w:r>
      <w:proofErr w:type="spellEnd"/>
      <w:r w:rsidRPr="00BC2573">
        <w:rPr>
          <w:lang w:val="pl-PL"/>
        </w:rPr>
        <w:t xml:space="preserve"> for </w:t>
      </w:r>
      <w:proofErr w:type="spellStart"/>
      <w:r w:rsidRPr="00BC2573">
        <w:rPr>
          <w:lang w:val="pl-PL"/>
        </w:rPr>
        <w:t>jailbroken</w:t>
      </w:r>
      <w:proofErr w:type="spellEnd"/>
      <w:r w:rsidRPr="00BC2573">
        <w:rPr>
          <w:lang w:val="pl-PL"/>
        </w:rPr>
        <w:t xml:space="preserve"> </w:t>
      </w:r>
      <w:proofErr w:type="spellStart"/>
      <w:r w:rsidRPr="00BC2573">
        <w:rPr>
          <w:lang w:val="pl-PL"/>
        </w:rPr>
        <w:t>devies</w:t>
      </w:r>
      <w:proofErr w:type="spellEnd"/>
      <w:r w:rsidRPr="00BC2573">
        <w:rPr>
          <w:lang w:val="pl-PL"/>
        </w:rPr>
        <w:t>” dodaje krok do procesu budowania, który generuje paczki *.</w:t>
      </w:r>
      <w:proofErr w:type="spellStart"/>
      <w:r w:rsidRPr="00BC2573">
        <w:rPr>
          <w:lang w:val="pl-PL"/>
        </w:rPr>
        <w:t>deb</w:t>
      </w:r>
      <w:proofErr w:type="spellEnd"/>
      <w:r w:rsidRPr="00BC2573">
        <w:rPr>
          <w:lang w:val="pl-PL"/>
        </w:rPr>
        <w:t xml:space="preserve"> (domyślnymi paczkami są *.</w:t>
      </w:r>
      <w:proofErr w:type="spellStart"/>
      <w:r w:rsidRPr="00BC2573">
        <w:rPr>
          <w:lang w:val="pl-PL"/>
        </w:rPr>
        <w:t>ipa</w:t>
      </w:r>
      <w:proofErr w:type="spellEnd"/>
      <w:r w:rsidRPr="00BC2573">
        <w:rPr>
          <w:lang w:val="pl-PL"/>
        </w:rPr>
        <w:t xml:space="preserve">), które można zainstalować na odblokowanym urządzeniu korzystając z programów </w:t>
      </w:r>
      <w:proofErr w:type="spellStart"/>
      <w:r w:rsidRPr="00BC2573">
        <w:rPr>
          <w:lang w:val="pl-PL"/>
        </w:rPr>
        <w:t>Cydia</w:t>
      </w:r>
      <w:proofErr w:type="spellEnd"/>
      <w:r w:rsidRPr="00BC2573">
        <w:rPr>
          <w:lang w:val="pl-PL"/>
        </w:rPr>
        <w:t xml:space="preserve"> lub </w:t>
      </w:r>
      <w:proofErr w:type="spellStart"/>
      <w:r w:rsidRPr="00BC2573">
        <w:rPr>
          <w:lang w:val="pl-PL"/>
        </w:rPr>
        <w:t>dpkg</w:t>
      </w:r>
      <w:proofErr w:type="spellEnd"/>
      <w:r w:rsidRPr="00BC2573">
        <w:rPr>
          <w:lang w:val="pl-PL"/>
        </w:rPr>
        <w:t xml:space="preserve">. „Open </w:t>
      </w:r>
      <w:proofErr w:type="spellStart"/>
      <w:r w:rsidRPr="00BC2573">
        <w:rPr>
          <w:lang w:val="pl-PL"/>
        </w:rPr>
        <w:t>packages</w:t>
      </w:r>
      <w:proofErr w:type="spellEnd"/>
      <w:r w:rsidRPr="00BC2573">
        <w:rPr>
          <w:lang w:val="pl-PL"/>
        </w:rPr>
        <w:t xml:space="preserve"> folder </w:t>
      </w:r>
      <w:proofErr w:type="spellStart"/>
      <w:r w:rsidRPr="00BC2573">
        <w:rPr>
          <w:lang w:val="pl-PL"/>
        </w:rPr>
        <w:t>after</w:t>
      </w:r>
      <w:proofErr w:type="spellEnd"/>
      <w:r w:rsidRPr="00BC2573">
        <w:rPr>
          <w:lang w:val="pl-PL"/>
        </w:rPr>
        <w:t xml:space="preserve"> </w:t>
      </w:r>
      <w:proofErr w:type="spellStart"/>
      <w:r w:rsidRPr="00BC2573">
        <w:rPr>
          <w:lang w:val="pl-PL"/>
        </w:rPr>
        <w:t>successfull</w:t>
      </w:r>
      <w:proofErr w:type="spellEnd"/>
      <w:r w:rsidRPr="00BC2573">
        <w:rPr>
          <w:lang w:val="pl-PL"/>
        </w:rPr>
        <w:t xml:space="preserve"> </w:t>
      </w:r>
      <w:proofErr w:type="spellStart"/>
      <w:r w:rsidRPr="00BC2573">
        <w:rPr>
          <w:lang w:val="pl-PL"/>
        </w:rPr>
        <w:t>build</w:t>
      </w:r>
      <w:proofErr w:type="spellEnd"/>
      <w:r w:rsidRPr="00BC2573">
        <w:rPr>
          <w:lang w:val="pl-PL"/>
        </w:rPr>
        <w:t xml:space="preserve">” otwiera </w:t>
      </w:r>
      <w:proofErr w:type="gramStart"/>
      <w:r w:rsidRPr="00BC2573">
        <w:rPr>
          <w:lang w:val="pl-PL"/>
        </w:rPr>
        <w:t>folder w którym</w:t>
      </w:r>
      <w:proofErr w:type="gramEnd"/>
      <w:r w:rsidRPr="00BC2573">
        <w:rPr>
          <w:lang w:val="pl-PL"/>
        </w:rPr>
        <w:t xml:space="preserve"> przechowywane są paczki *.</w:t>
      </w:r>
      <w:proofErr w:type="spellStart"/>
      <w:r w:rsidRPr="00BC2573">
        <w:rPr>
          <w:lang w:val="pl-PL"/>
        </w:rPr>
        <w:t>ipa</w:t>
      </w:r>
      <w:proofErr w:type="spellEnd"/>
      <w:r w:rsidRPr="00BC2573">
        <w:rPr>
          <w:lang w:val="pl-PL"/>
        </w:rPr>
        <w:t xml:space="preserve"> i *.</w:t>
      </w:r>
      <w:proofErr w:type="spellStart"/>
      <w:r w:rsidRPr="00BC2573">
        <w:rPr>
          <w:lang w:val="pl-PL"/>
        </w:rPr>
        <w:t>deb</w:t>
      </w:r>
      <w:proofErr w:type="spellEnd"/>
      <w:r w:rsidRPr="00BC2573">
        <w:rPr>
          <w:lang w:val="pl-PL"/>
        </w:rPr>
        <w:t xml:space="preserve"> po zakończeniu kompilacji. Dla potrzeb niniejszej pracy wykorzystano opcję pseudo podpisu, oraz generacji paczek</w:t>
      </w:r>
      <w:r w:rsidR="003F131E">
        <w:rPr>
          <w:lang w:val="pl-PL"/>
        </w:rPr>
        <w:t xml:space="preserve"> *.</w:t>
      </w:r>
      <w:proofErr w:type="spellStart"/>
      <w:r w:rsidR="003F131E">
        <w:rPr>
          <w:lang w:val="pl-PL"/>
        </w:rPr>
        <w:t>deb</w:t>
      </w:r>
      <w:proofErr w:type="spellEnd"/>
      <w:r w:rsidR="003F131E">
        <w:rPr>
          <w:lang w:val="pl-PL"/>
        </w:rPr>
        <w:t>.</w:t>
      </w:r>
    </w:p>
    <w:p w:rsidR="0006758B" w:rsidRPr="00BC2573" w:rsidRDefault="0006758B" w:rsidP="0006758B">
      <w:pPr>
        <w:ind w:firstLine="720"/>
        <w:rPr>
          <w:lang w:val="pl-PL"/>
        </w:rPr>
      </w:pPr>
      <w:r w:rsidRPr="00BC2573">
        <w:rPr>
          <w:lang w:val="pl-PL"/>
        </w:rPr>
        <w:t>Po zakończeniu kompilacji pojawi się okno przypominające o ograniczeniach programu oraz wygenerowane paczki</w:t>
      </w:r>
      <w:r w:rsidR="003F131E">
        <w:rPr>
          <w:lang w:val="pl-PL"/>
        </w:rPr>
        <w:t xml:space="preserve">, które </w:t>
      </w:r>
      <w:r w:rsidR="00323611">
        <w:rPr>
          <w:lang w:val="pl-PL"/>
        </w:rPr>
        <w:t>pokaz</w:t>
      </w:r>
      <w:r w:rsidR="003F131E">
        <w:rPr>
          <w:lang w:val="pl-PL"/>
        </w:rPr>
        <w:t xml:space="preserve">ano na rysunku </w:t>
      </w:r>
      <w:r w:rsidR="00323611">
        <w:rPr>
          <w:lang w:val="pl-PL"/>
        </w:rPr>
        <w:t>8</w:t>
      </w:r>
      <w:r w:rsidR="003F131E">
        <w:rPr>
          <w:lang w:val="pl-PL"/>
        </w:rPr>
        <w:t>.</w:t>
      </w:r>
    </w:p>
    <w:p w:rsidR="0006758B" w:rsidRPr="00BC2573" w:rsidRDefault="0006758B" w:rsidP="0006758B">
      <w:pPr>
        <w:rPr>
          <w:lang w:val="pl-PL"/>
        </w:rPr>
      </w:pPr>
    </w:p>
    <w:p w:rsidR="0006758B" w:rsidRPr="00BC2573" w:rsidRDefault="0006758B" w:rsidP="0006758B">
      <w:pPr>
        <w:keepNext/>
        <w:jc w:val="center"/>
        <w:rPr>
          <w:lang w:val="pl-PL"/>
        </w:rPr>
      </w:pPr>
      <w:r w:rsidRPr="00BC2573">
        <w:rPr>
          <w:noProof/>
          <w:lang w:val="pl-PL" w:eastAsia="pl-PL" w:bidi="ar-SA"/>
        </w:rPr>
        <w:drawing>
          <wp:inline distT="0" distB="0" distL="0" distR="0" wp14:anchorId="6BABF98B" wp14:editId="3F9142F5">
            <wp:extent cx="5589905" cy="483235"/>
            <wp:effectExtent l="0" t="0" r="0" b="0"/>
            <wp:docPr id="25" name="Obraz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89905" cy="483235"/>
                    </a:xfrm>
                    <a:prstGeom prst="rect">
                      <a:avLst/>
                    </a:prstGeom>
                    <a:noFill/>
                    <a:ln>
                      <a:noFill/>
                    </a:ln>
                  </pic:spPr>
                </pic:pic>
              </a:graphicData>
            </a:graphic>
          </wp:inline>
        </w:drawing>
      </w:r>
    </w:p>
    <w:p w:rsidR="0006758B" w:rsidRPr="00BC2573" w:rsidRDefault="0006758B" w:rsidP="0006758B">
      <w:pPr>
        <w:pStyle w:val="Legenda"/>
        <w:jc w:val="center"/>
        <w:rPr>
          <w:lang w:val="pl-PL"/>
        </w:rPr>
      </w:pPr>
      <w:r w:rsidRPr="00BC2573">
        <w:rPr>
          <w:lang w:val="pl-PL"/>
        </w:rPr>
        <w:t xml:space="preserve">Rysunek </w:t>
      </w:r>
      <w:r w:rsidRPr="00BC2573">
        <w:rPr>
          <w:lang w:val="pl-PL"/>
        </w:rPr>
        <w:fldChar w:fldCharType="begin"/>
      </w:r>
      <w:r w:rsidRPr="00BC2573">
        <w:rPr>
          <w:lang w:val="pl-PL"/>
        </w:rPr>
        <w:instrText xml:space="preserve"> SEQ Rysunek \* ARABIC </w:instrText>
      </w:r>
      <w:r w:rsidRPr="00BC2573">
        <w:rPr>
          <w:lang w:val="pl-PL"/>
        </w:rPr>
        <w:fldChar w:fldCharType="separate"/>
      </w:r>
      <w:r w:rsidR="00C144FF">
        <w:rPr>
          <w:noProof/>
          <w:lang w:val="pl-PL"/>
        </w:rPr>
        <w:t>8</w:t>
      </w:r>
      <w:r w:rsidRPr="00BC2573">
        <w:rPr>
          <w:lang w:val="pl-PL"/>
        </w:rPr>
        <w:fldChar w:fldCharType="end"/>
      </w:r>
      <w:r w:rsidRPr="00BC2573">
        <w:rPr>
          <w:lang w:val="pl-PL"/>
        </w:rPr>
        <w:t>. Wygenerowane paczki *.</w:t>
      </w:r>
      <w:proofErr w:type="spellStart"/>
      <w:r w:rsidRPr="00BC2573">
        <w:rPr>
          <w:lang w:val="pl-PL"/>
        </w:rPr>
        <w:t>deb</w:t>
      </w:r>
      <w:proofErr w:type="spellEnd"/>
      <w:r w:rsidRPr="00BC2573">
        <w:rPr>
          <w:lang w:val="pl-PL"/>
        </w:rPr>
        <w:t xml:space="preserve"> oraz *.</w:t>
      </w:r>
      <w:proofErr w:type="spellStart"/>
      <w:r w:rsidRPr="00BC2573">
        <w:rPr>
          <w:lang w:val="pl-PL"/>
        </w:rPr>
        <w:t>ipa</w:t>
      </w:r>
      <w:proofErr w:type="spellEnd"/>
    </w:p>
    <w:p w:rsidR="0006758B" w:rsidRPr="00BC2573" w:rsidRDefault="0006758B" w:rsidP="0006758B">
      <w:pPr>
        <w:ind w:firstLine="720"/>
        <w:rPr>
          <w:lang w:val="pl-PL"/>
        </w:rPr>
      </w:pPr>
    </w:p>
    <w:p w:rsidR="0006758B" w:rsidRPr="00BC2573" w:rsidRDefault="0006758B" w:rsidP="0006758B">
      <w:pPr>
        <w:ind w:firstLine="720"/>
        <w:rPr>
          <w:lang w:val="pl-PL"/>
        </w:rPr>
      </w:pPr>
      <w:r w:rsidRPr="00BC2573">
        <w:rPr>
          <w:lang w:val="pl-PL"/>
        </w:rPr>
        <w:t xml:space="preserve">Posiadając gotowe do instalacji paczki należy połączyć się z urządzeniem poprzez SSH w celu przekopiowania ich do pamięci telefonu. Dla celów pracy dokonano tego poprzez program </w:t>
      </w:r>
      <w:proofErr w:type="spellStart"/>
      <w:r w:rsidRPr="00BC2573">
        <w:rPr>
          <w:lang w:val="pl-PL"/>
        </w:rPr>
        <w:t>WinSCP</w:t>
      </w:r>
      <w:proofErr w:type="spellEnd"/>
      <w:r w:rsidRPr="00BC2573">
        <w:rPr>
          <w:lang w:val="pl-PL"/>
        </w:rPr>
        <w:t xml:space="preserve"> oraz opisane wcześniej paczki </w:t>
      </w:r>
      <w:proofErr w:type="spellStart"/>
      <w:r w:rsidRPr="00BC2573">
        <w:rPr>
          <w:lang w:val="pl-PL"/>
        </w:rPr>
        <w:t>OpenSSL</w:t>
      </w:r>
      <w:proofErr w:type="spellEnd"/>
      <w:r w:rsidRPr="00BC2573">
        <w:rPr>
          <w:lang w:val="pl-PL"/>
        </w:rPr>
        <w:t xml:space="preserve"> i </w:t>
      </w:r>
      <w:proofErr w:type="spellStart"/>
      <w:r w:rsidRPr="00BC2573">
        <w:rPr>
          <w:lang w:val="pl-PL"/>
        </w:rPr>
        <w:t>OpenSSH</w:t>
      </w:r>
      <w:proofErr w:type="spellEnd"/>
      <w:r w:rsidRPr="00BC2573">
        <w:rPr>
          <w:lang w:val="pl-PL"/>
        </w:rPr>
        <w:t xml:space="preserve"> zainstalowane na telefonie. By poprawnie połączyć się z urządzeniem typu </w:t>
      </w:r>
      <w:proofErr w:type="spellStart"/>
      <w:r w:rsidRPr="00BC2573">
        <w:rPr>
          <w:lang w:val="pl-PL"/>
        </w:rPr>
        <w:t>iPhone</w:t>
      </w:r>
      <w:proofErr w:type="spellEnd"/>
      <w:r w:rsidRPr="00BC2573">
        <w:rPr>
          <w:lang w:val="pl-PL"/>
        </w:rPr>
        <w:t xml:space="preserve"> należy skorzystać z protokołu SFTP. Domyślnie wszystkie odblokowane urządzenia z </w:t>
      </w:r>
      <w:proofErr w:type="spellStart"/>
      <w:r w:rsidRPr="00BC2573">
        <w:rPr>
          <w:lang w:val="pl-PL"/>
        </w:rPr>
        <w:t>OpenSSH</w:t>
      </w:r>
      <w:proofErr w:type="spellEnd"/>
      <w:r w:rsidRPr="00BC2573">
        <w:rPr>
          <w:lang w:val="pl-PL"/>
        </w:rPr>
        <w:t xml:space="preserve"> przyjmują autoryzację przy pomocy użytkownika „</w:t>
      </w:r>
      <w:proofErr w:type="spellStart"/>
      <w:r w:rsidRPr="00BC2573">
        <w:rPr>
          <w:lang w:val="pl-PL"/>
        </w:rPr>
        <w:t>root</w:t>
      </w:r>
      <w:proofErr w:type="spellEnd"/>
      <w:r w:rsidRPr="00BC2573">
        <w:rPr>
          <w:lang w:val="pl-PL"/>
        </w:rPr>
        <w:t>” z hasłem „</w:t>
      </w:r>
      <w:proofErr w:type="spellStart"/>
      <w:r w:rsidRPr="00BC2573">
        <w:rPr>
          <w:lang w:val="pl-PL"/>
        </w:rPr>
        <w:t>alpine</w:t>
      </w:r>
      <w:proofErr w:type="spellEnd"/>
      <w:r w:rsidRPr="00BC2573">
        <w:rPr>
          <w:lang w:val="pl-PL"/>
        </w:rPr>
        <w:t>”</w:t>
      </w:r>
      <w:r w:rsidR="00263D6E">
        <w:rPr>
          <w:rStyle w:val="Odwoanieprzypisudolnego"/>
          <w:lang w:val="pl-PL"/>
        </w:rPr>
        <w:footnoteReference w:id="33"/>
      </w:r>
      <w:r w:rsidRPr="00BC2573">
        <w:rPr>
          <w:lang w:val="pl-PL"/>
        </w:rPr>
        <w:t>.</w:t>
      </w:r>
    </w:p>
    <w:p w:rsidR="0006758B" w:rsidRDefault="0006758B" w:rsidP="0006758B">
      <w:pPr>
        <w:ind w:firstLine="720"/>
        <w:rPr>
          <w:lang w:val="pl-PL"/>
        </w:rPr>
      </w:pPr>
      <w:r w:rsidRPr="00BC2573">
        <w:rPr>
          <w:lang w:val="pl-PL"/>
        </w:rPr>
        <w:t>Mając otwartą sesję do urządzenia należy przekopiować paczki. Instalacji można dokonać z konsoli danego telefonu poprzez komendę „</w:t>
      </w:r>
      <w:proofErr w:type="spellStart"/>
      <w:r w:rsidRPr="00BC2573">
        <w:rPr>
          <w:lang w:val="pl-PL"/>
        </w:rPr>
        <w:t>dpkg</w:t>
      </w:r>
      <w:proofErr w:type="spellEnd"/>
      <w:r w:rsidRPr="00BC2573">
        <w:rPr>
          <w:lang w:val="pl-PL"/>
        </w:rPr>
        <w:t xml:space="preserve">”. Dla potrzeb pracy jednak instalacja przebiegła przez aplikację </w:t>
      </w:r>
      <w:proofErr w:type="spellStart"/>
      <w:r w:rsidRPr="00BC2573">
        <w:rPr>
          <w:lang w:val="pl-PL"/>
        </w:rPr>
        <w:t>Cydia</w:t>
      </w:r>
      <w:proofErr w:type="spellEnd"/>
      <w:r w:rsidRPr="00BC2573">
        <w:rPr>
          <w:lang w:val="pl-PL"/>
        </w:rPr>
        <w:t xml:space="preserve">, znacznie ułatwiającą wszelkie interakcje z paczkami. W celu </w:t>
      </w:r>
      <w:r w:rsidRPr="00BC2573">
        <w:rPr>
          <w:lang w:val="pl-PL"/>
        </w:rPr>
        <w:lastRenderedPageBreak/>
        <w:t>instalacji paczki *.</w:t>
      </w:r>
      <w:proofErr w:type="spellStart"/>
      <w:r w:rsidRPr="00BC2573">
        <w:rPr>
          <w:lang w:val="pl-PL"/>
        </w:rPr>
        <w:t>deb</w:t>
      </w:r>
      <w:proofErr w:type="spellEnd"/>
      <w:r w:rsidRPr="00BC2573">
        <w:rPr>
          <w:lang w:val="pl-PL"/>
        </w:rPr>
        <w:t xml:space="preserve"> poprzez aplikację </w:t>
      </w:r>
      <w:proofErr w:type="spellStart"/>
      <w:r w:rsidRPr="00BC2573">
        <w:rPr>
          <w:lang w:val="pl-PL"/>
        </w:rPr>
        <w:t>Cydia</w:t>
      </w:r>
      <w:proofErr w:type="spellEnd"/>
      <w:r w:rsidRPr="00BC2573">
        <w:rPr>
          <w:lang w:val="pl-PL"/>
        </w:rPr>
        <w:t xml:space="preserve"> należy skopiować paczkę do katalogu /</w:t>
      </w:r>
      <w:proofErr w:type="spellStart"/>
      <w:r w:rsidRPr="00BC2573">
        <w:rPr>
          <w:lang w:val="pl-PL"/>
        </w:rPr>
        <w:t>private</w:t>
      </w:r>
      <w:proofErr w:type="spellEnd"/>
      <w:r w:rsidRPr="00BC2573">
        <w:rPr>
          <w:lang w:val="pl-PL"/>
        </w:rPr>
        <w:t>/</w:t>
      </w:r>
      <w:proofErr w:type="spellStart"/>
      <w:r w:rsidRPr="00BC2573">
        <w:rPr>
          <w:lang w:val="pl-PL"/>
        </w:rPr>
        <w:t>var</w:t>
      </w:r>
      <w:proofErr w:type="spellEnd"/>
      <w:r w:rsidRPr="00BC2573">
        <w:rPr>
          <w:lang w:val="pl-PL"/>
        </w:rPr>
        <w:t>/</w:t>
      </w:r>
      <w:proofErr w:type="spellStart"/>
      <w:r w:rsidRPr="00BC2573">
        <w:rPr>
          <w:lang w:val="pl-PL"/>
        </w:rPr>
        <w:t>root</w:t>
      </w:r>
      <w:proofErr w:type="spellEnd"/>
      <w:r w:rsidRPr="00BC2573">
        <w:rPr>
          <w:lang w:val="pl-PL"/>
        </w:rPr>
        <w:t>/Media/</w:t>
      </w:r>
      <w:proofErr w:type="spellStart"/>
      <w:r w:rsidRPr="00BC2573">
        <w:rPr>
          <w:lang w:val="pl-PL"/>
        </w:rPr>
        <w:t>Cydia</w:t>
      </w:r>
      <w:proofErr w:type="spellEnd"/>
      <w:r w:rsidRPr="00BC2573">
        <w:rPr>
          <w:lang w:val="pl-PL"/>
        </w:rPr>
        <w:t>/</w:t>
      </w:r>
      <w:proofErr w:type="spellStart"/>
      <w:r w:rsidRPr="00BC2573">
        <w:rPr>
          <w:lang w:val="pl-PL"/>
        </w:rPr>
        <w:t>AutoInstall</w:t>
      </w:r>
      <w:proofErr w:type="spellEnd"/>
      <w:r w:rsidRPr="00BC2573">
        <w:rPr>
          <w:lang w:val="pl-PL"/>
        </w:rPr>
        <w:t xml:space="preserve">. Jeżeli katalog </w:t>
      </w:r>
      <w:proofErr w:type="spellStart"/>
      <w:r w:rsidRPr="00BC2573">
        <w:rPr>
          <w:lang w:val="pl-PL"/>
        </w:rPr>
        <w:t>Cydia</w:t>
      </w:r>
      <w:proofErr w:type="spellEnd"/>
      <w:r w:rsidRPr="00BC2573">
        <w:rPr>
          <w:lang w:val="pl-PL"/>
        </w:rPr>
        <w:t xml:space="preserve"> nie istnieje w katalogu Media należy go stworzyć i tak samo postąpić z katalogiem </w:t>
      </w:r>
      <w:proofErr w:type="spellStart"/>
      <w:r w:rsidRPr="00BC2573">
        <w:rPr>
          <w:lang w:val="pl-PL"/>
        </w:rPr>
        <w:t>AutoInstall</w:t>
      </w:r>
      <w:proofErr w:type="spellEnd"/>
      <w:r w:rsidR="0098646C">
        <w:rPr>
          <w:rStyle w:val="Odwoanieprzypisudolnego"/>
          <w:lang w:val="pl-PL"/>
        </w:rPr>
        <w:footnoteReference w:id="34"/>
      </w:r>
      <w:r w:rsidRPr="00BC2573">
        <w:rPr>
          <w:lang w:val="pl-PL"/>
        </w:rPr>
        <w:t>. Po umieszczeniu paczki w odpowiednim miejscu należy zrestartować urządzenie dwa razy. Po drugim restarcie nasza aplikacja pojawi się w menu Spring urządzenia.</w:t>
      </w:r>
    </w:p>
    <w:p w:rsidR="00FA17C0" w:rsidRPr="00BC2573" w:rsidRDefault="00FA17C0" w:rsidP="00DA1104">
      <w:pPr>
        <w:rPr>
          <w:lang w:val="pl-PL"/>
        </w:rPr>
      </w:pPr>
    </w:p>
    <w:p w:rsidR="00B16655" w:rsidRPr="00BC2573" w:rsidRDefault="00B16655" w:rsidP="00B16655">
      <w:pPr>
        <w:pStyle w:val="Nagwek2"/>
        <w:rPr>
          <w:lang w:val="pl-PL"/>
        </w:rPr>
      </w:pPr>
      <w:bookmarkStart w:id="29" w:name="_Toc396761331"/>
      <w:r w:rsidRPr="00BC2573">
        <w:rPr>
          <w:lang w:val="pl-PL"/>
        </w:rPr>
        <w:t>Windows Phone</w:t>
      </w:r>
      <w:bookmarkEnd w:id="29"/>
    </w:p>
    <w:p w:rsidR="003C5058" w:rsidRPr="00BC2573" w:rsidRDefault="003C5058" w:rsidP="003C5058">
      <w:pPr>
        <w:rPr>
          <w:lang w:val="pl-PL"/>
        </w:rPr>
      </w:pPr>
    </w:p>
    <w:p w:rsidR="00BC2573" w:rsidRDefault="003C5058" w:rsidP="002364F6">
      <w:pPr>
        <w:ind w:firstLine="576"/>
        <w:rPr>
          <w:lang w:val="pl-PL"/>
        </w:rPr>
      </w:pPr>
      <w:r w:rsidRPr="00BC2573">
        <w:rPr>
          <w:lang w:val="pl-PL"/>
        </w:rPr>
        <w:t>Windows Phone 8</w:t>
      </w:r>
      <w:r w:rsidR="00BC2573" w:rsidRPr="00BC2573">
        <w:rPr>
          <w:lang w:val="pl-PL"/>
        </w:rPr>
        <w:t xml:space="preserve"> jest systemem trzeciej generacji</w:t>
      </w:r>
      <w:r w:rsidR="00BC2573">
        <w:rPr>
          <w:lang w:val="pl-PL"/>
        </w:rPr>
        <w:t xml:space="preserve"> z rodziny systemów mobilnych Windows Phone firmy Microsoft. Został upubliczniony 29 października 2012 roku i jak poprzednik posiadał interfejs Modern UI (wcześniej Metro)</w:t>
      </w:r>
      <w:r w:rsidR="00D36E2A">
        <w:rPr>
          <w:rStyle w:val="Odwoanieprzypisudolnego"/>
          <w:lang w:val="pl-PL"/>
        </w:rPr>
        <w:footnoteReference w:id="35"/>
      </w:r>
      <w:r w:rsidR="00BC2573">
        <w:rPr>
          <w:lang w:val="pl-PL"/>
        </w:rPr>
        <w:t xml:space="preserve">. Kolejną wersję systemu – Windows Phone 8.1 – wydano 2 kwietnia 2014 roku. System zastępuje architekturę Windows-CE wykorzystaną w Windows Phone 7 nowym </w:t>
      </w:r>
      <w:proofErr w:type="spellStart"/>
      <w:r w:rsidR="00BC2573">
        <w:rPr>
          <w:lang w:val="pl-PL"/>
        </w:rPr>
        <w:t>kernelem</w:t>
      </w:r>
      <w:proofErr w:type="spellEnd"/>
      <w:r w:rsidR="00BC2573">
        <w:rPr>
          <w:lang w:val="pl-PL"/>
        </w:rPr>
        <w:t xml:space="preserve"> Windows NT stosowanym również w systemach desktopowych Windows 8. Obecnie urządzenia z Windows Phone 7 nie mają możliwości aktualizacji do nowego systemu ani uruchamiania aplikacji skompilowanych z myślą o tym systemie. </w:t>
      </w:r>
    </w:p>
    <w:p w:rsidR="0026504C" w:rsidRPr="00BC2573" w:rsidRDefault="0026504C" w:rsidP="002364F6">
      <w:pPr>
        <w:ind w:firstLine="576"/>
        <w:rPr>
          <w:lang w:val="pl-PL"/>
        </w:rPr>
      </w:pPr>
      <w:r w:rsidRPr="00BC2573">
        <w:rPr>
          <w:lang w:val="pl-PL"/>
        </w:rPr>
        <w:t>Windows Phone 8</w:t>
      </w:r>
      <w:r w:rsidR="00BC2573">
        <w:rPr>
          <w:lang w:val="pl-PL"/>
        </w:rPr>
        <w:t xml:space="preserve"> posiada obsługę ekranów w wyższych rozdzielczościach, obsługę procesorów wielordzeniowych, NFC, wsteczną kompatybilność z aplikacjami Windows Phone 7, lepsze wsparcie dla pamięci </w:t>
      </w:r>
      <w:proofErr w:type="gramStart"/>
      <w:r w:rsidR="00BC2573">
        <w:rPr>
          <w:lang w:val="pl-PL"/>
        </w:rPr>
        <w:t>zewnętrznych (które</w:t>
      </w:r>
      <w:proofErr w:type="gramEnd"/>
      <w:r w:rsidR="00BC2573">
        <w:rPr>
          <w:lang w:val="pl-PL"/>
        </w:rPr>
        <w:t xml:space="preserve"> teraz obsługiwane są podobnie jak w Androidzie lub wersji systemu na komputery osobiste) oraz integrację sprzętową z aplikacjami </w:t>
      </w:r>
      <w:proofErr w:type="spellStart"/>
      <w:r w:rsidR="00BC2573">
        <w:rPr>
          <w:lang w:val="pl-PL"/>
        </w:rPr>
        <w:t>VoIP</w:t>
      </w:r>
      <w:proofErr w:type="spellEnd"/>
      <w:r w:rsidRPr="00BC2573">
        <w:rPr>
          <w:lang w:val="pl-PL"/>
        </w:rPr>
        <w:t>.</w:t>
      </w:r>
      <w:r w:rsidR="00BC2573">
        <w:rPr>
          <w:lang w:val="pl-PL"/>
        </w:rPr>
        <w:t xml:space="preserve"> Posiada również więcej funkcjonalności zaprojektowanych z myślą o przedsiębiorstwach takie jak zewnętrzne zarządzanie urządzeniami, szyfrowanie danych oraz możliwość stworzenia wewnętrznego marketu</w:t>
      </w:r>
      <w:del w:id="30" w:author="Łukasz Rauch" w:date="2014-08-13T12:52:00Z">
        <w:r w:rsidR="00BC2573" w:rsidDel="00FE33BA">
          <w:rPr>
            <w:lang w:val="pl-PL"/>
          </w:rPr>
          <w:delText xml:space="preserve"> </w:delText>
        </w:r>
      </w:del>
      <w:r w:rsidR="00BC2573">
        <w:rPr>
          <w:lang w:val="pl-PL"/>
        </w:rPr>
        <w:t xml:space="preserve"> aplikacji, w celu dystrybuowania aplikacji wewnętrznych dla pracowników</w:t>
      </w:r>
      <w:r w:rsidR="00B34B06">
        <w:rPr>
          <w:rStyle w:val="Odwoanieprzypisudolnego"/>
          <w:lang w:val="pl-PL"/>
        </w:rPr>
        <w:footnoteReference w:id="36"/>
      </w:r>
      <w:r w:rsidR="00BC2573">
        <w:rPr>
          <w:lang w:val="pl-PL"/>
        </w:rPr>
        <w:t xml:space="preserve">. Dodatkowo Windows Phone 8 wspiera aktualizację poprzez interfejsy </w:t>
      </w:r>
      <w:r w:rsidR="00BC2573">
        <w:rPr>
          <w:lang w:val="pl-PL"/>
        </w:rPr>
        <w:lastRenderedPageBreak/>
        <w:t>bezprzewodowe. Wszystkie urządzenia z systemem wspierane będą przez minimum 36 miesięcy po wejściu do sprzedaży</w:t>
      </w:r>
      <w:r w:rsidR="00EA58AF">
        <w:rPr>
          <w:rStyle w:val="Odwoanieprzypisudolnego"/>
          <w:lang w:val="pl-PL"/>
        </w:rPr>
        <w:footnoteReference w:id="37"/>
      </w:r>
      <w:r w:rsidR="00BC2573">
        <w:rPr>
          <w:lang w:val="pl-PL"/>
        </w:rPr>
        <w:t>.</w:t>
      </w:r>
    </w:p>
    <w:p w:rsidR="00BC2573" w:rsidRDefault="0026504C" w:rsidP="002364F6">
      <w:pPr>
        <w:ind w:firstLine="576"/>
        <w:rPr>
          <w:lang w:val="pl-PL"/>
        </w:rPr>
      </w:pPr>
      <w:r w:rsidRPr="00BC2573">
        <w:rPr>
          <w:lang w:val="pl-PL"/>
        </w:rPr>
        <w:t>Windows Phone 8</w:t>
      </w:r>
      <w:r w:rsidR="00BC2573">
        <w:rPr>
          <w:lang w:val="pl-PL"/>
        </w:rPr>
        <w:t xml:space="preserve"> jest pierwszym mobilnym systemem firmy Microsoft korzystającym z </w:t>
      </w:r>
      <w:proofErr w:type="spellStart"/>
      <w:r w:rsidR="00BC2573">
        <w:rPr>
          <w:lang w:val="pl-PL"/>
        </w:rPr>
        <w:t>kernela</w:t>
      </w:r>
      <w:proofErr w:type="spellEnd"/>
      <w:r w:rsidR="00BC2573">
        <w:rPr>
          <w:lang w:val="pl-PL"/>
        </w:rPr>
        <w:t xml:space="preserve"> Windows NT. Funkcjonalności systemu względem swoich poprzedników zostały rozwinięte o poprawioną obsługę plików, stosu sieciowego, komponentów zabezpieczeń czy też obsługi grafiki</w:t>
      </w:r>
      <w:r w:rsidRPr="00BC2573">
        <w:rPr>
          <w:lang w:val="pl-PL"/>
        </w:rPr>
        <w:t xml:space="preserve">. </w:t>
      </w:r>
      <w:r w:rsidR="00BC2573">
        <w:rPr>
          <w:lang w:val="pl-PL"/>
        </w:rPr>
        <w:t xml:space="preserve">Dzięki adaptacji nowego </w:t>
      </w:r>
      <w:proofErr w:type="spellStart"/>
      <w:r w:rsidR="00BC2573">
        <w:rPr>
          <w:lang w:val="pl-PL"/>
        </w:rPr>
        <w:t>kernela</w:t>
      </w:r>
      <w:proofErr w:type="spellEnd"/>
      <w:r w:rsidR="00BC2573">
        <w:rPr>
          <w:lang w:val="pl-PL"/>
        </w:rPr>
        <w:t xml:space="preserve"> system posiada wsparcie dla procesorów wielordzeniowych, wyższe od poprzedników rozdzielczości ekranu oraz obsługę kart </w:t>
      </w:r>
      <w:proofErr w:type="spellStart"/>
      <w:r w:rsidR="00BC2573">
        <w:rPr>
          <w:lang w:val="pl-PL"/>
        </w:rPr>
        <w:t>MicroSD</w:t>
      </w:r>
      <w:proofErr w:type="spellEnd"/>
      <w:r w:rsidR="008362BB">
        <w:rPr>
          <w:rStyle w:val="Odwoanieprzypisudolnego"/>
          <w:lang w:val="pl-PL"/>
        </w:rPr>
        <w:footnoteReference w:id="38"/>
      </w:r>
      <w:r w:rsidR="00BC2573">
        <w:rPr>
          <w:lang w:val="pl-PL"/>
        </w:rPr>
        <w:t>.</w:t>
      </w:r>
    </w:p>
    <w:p w:rsidR="003C5058" w:rsidRDefault="00732979" w:rsidP="00732979">
      <w:pPr>
        <w:ind w:firstLine="720"/>
        <w:rPr>
          <w:lang w:val="pl-PL"/>
        </w:rPr>
      </w:pPr>
      <w:r>
        <w:rPr>
          <w:lang w:val="pl-PL"/>
        </w:rPr>
        <w:t xml:space="preserve">W przeciwieństwie do poprzedników Windows Phone 8 posiada prawdziwe możliwości wielozadaniowości, gdzie programiści mogą tworzyć aplikacje uruchamiane w tle potrafiące przywracać się na pierwszy plan bez konieczności ponownej inicjalizacji. Użytkownik może przełączać się pomiędzy aktywnymi aplikacjami poprzez przytrzymanie przycisku Wstecz, gdzie ma też możliwość uśpienia lub zakończenia dowolnej z aplikacji. W pewnych warunkach, takich jak błędy w komunikacji sieciowej czy też niski stan baterii, system sam może zdecydować o zawieszeniu działania pewnych aplikacji działających w tle, </w:t>
      </w:r>
      <w:proofErr w:type="gramStart"/>
      <w:r>
        <w:rPr>
          <w:lang w:val="pl-PL"/>
        </w:rPr>
        <w:t>szczególnie jeżeli</w:t>
      </w:r>
      <w:proofErr w:type="gramEnd"/>
      <w:r>
        <w:rPr>
          <w:lang w:val="pl-PL"/>
        </w:rPr>
        <w:t xml:space="preserve"> użytkownik nie korzystał z nich od dłuższego czasu. Windows Phone 8 pozwala też na kontrolowanie urządzenia typu Xbox 360 lub Xbox One. W wersji 8.1 systemu dodano możliwość korzystania z VPN.</w:t>
      </w:r>
    </w:p>
    <w:p w:rsidR="00BF1E46" w:rsidRPr="00BC2573" w:rsidRDefault="00BF1E46" w:rsidP="00BF1E46">
      <w:pPr>
        <w:rPr>
          <w:lang w:val="pl-PL"/>
        </w:rPr>
      </w:pPr>
    </w:p>
    <w:p w:rsidR="00DA1104" w:rsidRDefault="00DA1104" w:rsidP="00B64068">
      <w:pPr>
        <w:ind w:firstLine="360"/>
        <w:rPr>
          <w:lang w:val="pl-PL"/>
        </w:rPr>
      </w:pPr>
      <w:r w:rsidRPr="00BC2573">
        <w:rPr>
          <w:lang w:val="pl-PL"/>
        </w:rPr>
        <w:t>W celu tworzenia aplikacji na telefony oparte o system Windows Phone 8 następujące kryteria muszą być spełnione</w:t>
      </w:r>
      <w:r w:rsidR="00E96D7D">
        <w:rPr>
          <w:lang w:val="pl-PL"/>
        </w:rPr>
        <w:t xml:space="preserve"> [</w:t>
      </w:r>
      <w:r w:rsidR="00E96D7D">
        <w:rPr>
          <w:lang w:val="pl-PL"/>
        </w:rPr>
        <w:fldChar w:fldCharType="begin"/>
      </w:r>
      <w:r w:rsidR="00E96D7D">
        <w:rPr>
          <w:lang w:val="pl-PL"/>
        </w:rPr>
        <w:instrText xml:space="preserve"> REF Lee12 \h </w:instrText>
      </w:r>
      <w:r w:rsidR="00E96D7D">
        <w:rPr>
          <w:lang w:val="pl-PL"/>
        </w:rPr>
      </w:r>
      <w:r w:rsidR="00E96D7D">
        <w:rPr>
          <w:lang w:val="pl-PL"/>
        </w:rPr>
        <w:fldChar w:fldCharType="separate"/>
      </w:r>
      <w:r w:rsidR="00C144FF">
        <w:rPr>
          <w:noProof/>
        </w:rPr>
        <w:t>9</w:t>
      </w:r>
      <w:r w:rsidR="00E96D7D">
        <w:rPr>
          <w:lang w:val="pl-PL"/>
        </w:rPr>
        <w:fldChar w:fldCharType="end"/>
      </w:r>
      <w:r w:rsidR="00E96D7D">
        <w:rPr>
          <w:lang w:val="pl-PL"/>
        </w:rPr>
        <w:t>]</w:t>
      </w:r>
      <w:r w:rsidRPr="00BC2573">
        <w:rPr>
          <w:lang w:val="pl-PL"/>
        </w:rPr>
        <w:t>:</w:t>
      </w:r>
    </w:p>
    <w:p w:rsidR="00732979" w:rsidRPr="00BC2573" w:rsidRDefault="00732979" w:rsidP="00DA1104">
      <w:pPr>
        <w:rPr>
          <w:lang w:val="pl-PL"/>
        </w:rPr>
      </w:pPr>
    </w:p>
    <w:p w:rsidR="00DA1104" w:rsidRPr="00BC2573" w:rsidRDefault="00DA1104" w:rsidP="00DA1104">
      <w:pPr>
        <w:pStyle w:val="Akapitzlist"/>
        <w:numPr>
          <w:ilvl w:val="0"/>
          <w:numId w:val="20"/>
        </w:numPr>
        <w:rPr>
          <w:lang w:val="pl-PL"/>
        </w:rPr>
      </w:pPr>
      <w:r w:rsidRPr="00BC2573">
        <w:rPr>
          <w:lang w:val="pl-PL"/>
        </w:rPr>
        <w:t>Windows 8 na maszynie, na której będzie tworzona aplikacja</w:t>
      </w:r>
    </w:p>
    <w:p w:rsidR="00DA1104" w:rsidRPr="00BC2573" w:rsidRDefault="00DA1104" w:rsidP="00DA1104">
      <w:pPr>
        <w:pStyle w:val="Akapitzlist"/>
        <w:numPr>
          <w:ilvl w:val="0"/>
          <w:numId w:val="20"/>
        </w:numPr>
        <w:rPr>
          <w:lang w:val="pl-PL"/>
        </w:rPr>
      </w:pPr>
      <w:r w:rsidRPr="00BC2573">
        <w:rPr>
          <w:lang w:val="pl-PL"/>
        </w:rPr>
        <w:t>Unity 4.3+</w:t>
      </w:r>
    </w:p>
    <w:p w:rsidR="00DA1104" w:rsidRPr="00BC2573" w:rsidRDefault="00DA1104" w:rsidP="00DA1104">
      <w:pPr>
        <w:pStyle w:val="Akapitzlist"/>
        <w:numPr>
          <w:ilvl w:val="0"/>
          <w:numId w:val="20"/>
        </w:numPr>
        <w:rPr>
          <w:lang w:val="pl-PL"/>
        </w:rPr>
      </w:pPr>
      <w:r w:rsidRPr="00BC2573">
        <w:rPr>
          <w:lang w:val="pl-PL"/>
        </w:rPr>
        <w:t>Windows Phone SDK 8.0+</w:t>
      </w:r>
    </w:p>
    <w:p w:rsidR="00DA1104" w:rsidRPr="00BC2573" w:rsidRDefault="00DA1104" w:rsidP="00DA1104">
      <w:pPr>
        <w:pStyle w:val="Akapitzlist"/>
        <w:numPr>
          <w:ilvl w:val="0"/>
          <w:numId w:val="20"/>
        </w:numPr>
        <w:rPr>
          <w:lang w:val="pl-PL"/>
        </w:rPr>
      </w:pPr>
      <w:r w:rsidRPr="00BC2573">
        <w:rPr>
          <w:lang w:val="pl-PL"/>
        </w:rPr>
        <w:t>Zarejestrowany i odblokowany telefon z systemem Windows Phone 8+</w:t>
      </w:r>
    </w:p>
    <w:p w:rsidR="00DA1104" w:rsidRPr="00BC2573" w:rsidRDefault="00DA1104" w:rsidP="00DA1104">
      <w:pPr>
        <w:pStyle w:val="Akapitzlist"/>
        <w:numPr>
          <w:ilvl w:val="0"/>
          <w:numId w:val="20"/>
        </w:numPr>
        <w:rPr>
          <w:lang w:val="pl-PL"/>
        </w:rPr>
      </w:pPr>
      <w:r w:rsidRPr="00BC2573">
        <w:rPr>
          <w:lang w:val="pl-PL"/>
        </w:rPr>
        <w:t xml:space="preserve">Konto Microsoft </w:t>
      </w:r>
      <w:proofErr w:type="spellStart"/>
      <w:r w:rsidRPr="00BC2573">
        <w:rPr>
          <w:lang w:val="pl-PL"/>
        </w:rPr>
        <w:t>Account</w:t>
      </w:r>
      <w:proofErr w:type="spellEnd"/>
    </w:p>
    <w:p w:rsidR="00DA1104" w:rsidRPr="00BC2573" w:rsidRDefault="00DA1104" w:rsidP="00DA1104">
      <w:pPr>
        <w:ind w:firstLine="432"/>
        <w:rPr>
          <w:lang w:val="pl-PL"/>
        </w:rPr>
      </w:pPr>
      <w:r w:rsidRPr="00BC2573">
        <w:rPr>
          <w:lang w:val="pl-PL"/>
        </w:rPr>
        <w:t xml:space="preserve">W celu spełnienia wymagania posiadania systemu Windows 8 dla możliwości kompilowania </w:t>
      </w:r>
      <w:r w:rsidRPr="00BC2573">
        <w:rPr>
          <w:lang w:val="pl-PL"/>
        </w:rPr>
        <w:lastRenderedPageBreak/>
        <w:t xml:space="preserve">konkretnych aplikacji do formy binarnej postanowiono zainstalować system w aplikacji </w:t>
      </w:r>
      <w:proofErr w:type="spellStart"/>
      <w:r w:rsidRPr="00BC2573">
        <w:rPr>
          <w:lang w:val="pl-PL"/>
        </w:rPr>
        <w:t>Virtualbox</w:t>
      </w:r>
      <w:proofErr w:type="spellEnd"/>
      <w:r w:rsidRPr="00BC2573">
        <w:rPr>
          <w:lang w:val="pl-PL"/>
        </w:rPr>
        <w:t xml:space="preserve">. Jako obraz instalacyjny wykorzystano 90 dniową wersję ewaluacyjną systemu </w:t>
      </w:r>
      <w:proofErr w:type="gramStart"/>
      <w:r w:rsidRPr="00BC2573">
        <w:rPr>
          <w:lang w:val="pl-PL"/>
        </w:rPr>
        <w:t xml:space="preserve">Windows 8.1 </w:t>
      </w:r>
      <w:proofErr w:type="gramEnd"/>
      <w:r w:rsidRPr="00BC2573">
        <w:rPr>
          <w:lang w:val="pl-PL"/>
        </w:rPr>
        <w:t>w formie 64 bitowej pobraną z oficjalnej strony firmy Microsoft</w:t>
      </w:r>
      <w:r w:rsidR="007179B6">
        <w:rPr>
          <w:rStyle w:val="Odwoanieprzypisudolnego"/>
          <w:lang w:val="pl-PL"/>
        </w:rPr>
        <w:footnoteReference w:id="39"/>
      </w:r>
      <w:r w:rsidRPr="00BC2573">
        <w:rPr>
          <w:lang w:val="pl-PL"/>
        </w:rPr>
        <w:t xml:space="preserve">. By </w:t>
      </w:r>
      <w:proofErr w:type="spellStart"/>
      <w:r w:rsidRPr="00BC2573">
        <w:rPr>
          <w:lang w:val="pl-PL"/>
        </w:rPr>
        <w:t>Virtualbox</w:t>
      </w:r>
      <w:proofErr w:type="spellEnd"/>
      <w:r w:rsidRPr="00BC2573">
        <w:rPr>
          <w:lang w:val="pl-PL"/>
        </w:rPr>
        <w:t xml:space="preserve"> dał możliwość instalacji wersji 64 bitowych systemów operacyjnych należy najpierw w ustawieniach BIOS danego urządzenia włączyć technologię wirtualizacji.</w:t>
      </w:r>
    </w:p>
    <w:p w:rsidR="00DA1104" w:rsidRPr="00BC2573" w:rsidRDefault="00DA1104" w:rsidP="00DA1104">
      <w:pPr>
        <w:ind w:firstLine="432"/>
        <w:rPr>
          <w:lang w:val="pl-PL"/>
        </w:rPr>
      </w:pPr>
    </w:p>
    <w:p w:rsidR="00DA1104" w:rsidRPr="00BC2573" w:rsidRDefault="00DA1104" w:rsidP="00DA1104">
      <w:pPr>
        <w:ind w:firstLine="360"/>
        <w:rPr>
          <w:lang w:val="pl-PL"/>
        </w:rPr>
      </w:pPr>
      <w:r w:rsidRPr="00BC2573">
        <w:rPr>
          <w:lang w:val="pl-PL"/>
        </w:rPr>
        <w:t>Po włączeniu wirtualizacji przystąpiono do tworzenia profilu systemu wirtualnego o następujących parametrach:</w:t>
      </w:r>
    </w:p>
    <w:p w:rsidR="00DA1104" w:rsidRPr="00BC2573" w:rsidRDefault="00DA1104" w:rsidP="00DA1104">
      <w:pPr>
        <w:pStyle w:val="Akapitzlist"/>
        <w:numPr>
          <w:ilvl w:val="0"/>
          <w:numId w:val="21"/>
        </w:numPr>
        <w:rPr>
          <w:lang w:val="pl-PL"/>
        </w:rPr>
      </w:pPr>
      <w:r w:rsidRPr="00BC2573">
        <w:rPr>
          <w:lang w:val="pl-PL"/>
        </w:rPr>
        <w:t>Typ: Microsoft Windows</w:t>
      </w:r>
    </w:p>
    <w:p w:rsidR="00DA1104" w:rsidRPr="00BC2573" w:rsidRDefault="00DA1104" w:rsidP="00DA1104">
      <w:pPr>
        <w:pStyle w:val="Akapitzlist"/>
        <w:numPr>
          <w:ilvl w:val="0"/>
          <w:numId w:val="21"/>
        </w:numPr>
        <w:rPr>
          <w:lang w:val="pl-PL"/>
        </w:rPr>
      </w:pPr>
      <w:r w:rsidRPr="00BC2573">
        <w:rPr>
          <w:lang w:val="pl-PL"/>
        </w:rPr>
        <w:t>Wersja: Windows 8.1 (64 bit)</w:t>
      </w:r>
    </w:p>
    <w:p w:rsidR="00DA1104" w:rsidRPr="00BC2573" w:rsidRDefault="00DA1104" w:rsidP="00DA1104">
      <w:pPr>
        <w:pStyle w:val="Akapitzlist"/>
        <w:numPr>
          <w:ilvl w:val="0"/>
          <w:numId w:val="21"/>
        </w:numPr>
        <w:rPr>
          <w:lang w:val="pl-PL"/>
        </w:rPr>
      </w:pPr>
      <w:r w:rsidRPr="00BC2573">
        <w:rPr>
          <w:lang w:val="pl-PL"/>
        </w:rPr>
        <w:t>RAM: 2048MB</w:t>
      </w:r>
    </w:p>
    <w:p w:rsidR="00DA1104" w:rsidRPr="00BC2573" w:rsidRDefault="00DA1104" w:rsidP="00DA1104">
      <w:pPr>
        <w:pStyle w:val="Akapitzlist"/>
        <w:numPr>
          <w:ilvl w:val="0"/>
          <w:numId w:val="21"/>
        </w:numPr>
        <w:rPr>
          <w:lang w:val="pl-PL"/>
        </w:rPr>
      </w:pPr>
      <w:r w:rsidRPr="00BC2573">
        <w:rPr>
          <w:lang w:val="pl-PL"/>
        </w:rPr>
        <w:t>Rozmiar dysku: 25GB</w:t>
      </w:r>
    </w:p>
    <w:p w:rsidR="00DA1104" w:rsidRPr="00BC2573" w:rsidRDefault="00DA1104" w:rsidP="00DA1104">
      <w:pPr>
        <w:pStyle w:val="Akapitzlist"/>
        <w:numPr>
          <w:ilvl w:val="0"/>
          <w:numId w:val="21"/>
        </w:numPr>
        <w:rPr>
          <w:lang w:val="pl-PL"/>
        </w:rPr>
      </w:pPr>
      <w:r w:rsidRPr="00BC2573">
        <w:rPr>
          <w:lang w:val="pl-PL"/>
        </w:rPr>
        <w:t>Pamięć karty graficznej: 128MB</w:t>
      </w:r>
    </w:p>
    <w:p w:rsidR="00DA1104" w:rsidRPr="00BC2573" w:rsidRDefault="00DA1104" w:rsidP="00DA1104">
      <w:pPr>
        <w:rPr>
          <w:lang w:val="pl-PL"/>
        </w:rPr>
      </w:pPr>
    </w:p>
    <w:p w:rsidR="00DA1104" w:rsidRPr="00BC2573" w:rsidRDefault="00DA1104" w:rsidP="000B2FE1">
      <w:pPr>
        <w:ind w:firstLine="360"/>
        <w:rPr>
          <w:lang w:val="pl-PL"/>
        </w:rPr>
      </w:pPr>
      <w:r w:rsidRPr="00BC2573">
        <w:rPr>
          <w:lang w:val="pl-PL"/>
        </w:rPr>
        <w:t xml:space="preserve">Po stworzeniu profilu systemu należało też wprowadzić kilka zmian konfiguracyjnych. Po pierwsze należało zainstalować kompatybilną wersję pakietu </w:t>
      </w:r>
      <w:proofErr w:type="spellStart"/>
      <w:r w:rsidRPr="00BC2573">
        <w:rPr>
          <w:lang w:val="pl-PL"/>
        </w:rPr>
        <w:t>Virtualbox</w:t>
      </w:r>
      <w:proofErr w:type="spellEnd"/>
      <w:r w:rsidRPr="00BC2573">
        <w:rPr>
          <w:lang w:val="pl-PL"/>
        </w:rPr>
        <w:t xml:space="preserve"> Extension Pack, która można znaleźć na oficjalnej stronie oprogramowania </w:t>
      </w:r>
      <w:proofErr w:type="spellStart"/>
      <w:r w:rsidRPr="00BC2573">
        <w:rPr>
          <w:lang w:val="pl-PL"/>
        </w:rPr>
        <w:t>Virtualbox</w:t>
      </w:r>
      <w:proofErr w:type="spellEnd"/>
      <w:r w:rsidR="000B2FE1">
        <w:rPr>
          <w:rStyle w:val="Odwoanieprzypisudolnego"/>
          <w:lang w:val="pl-PL"/>
        </w:rPr>
        <w:footnoteReference w:id="40"/>
      </w:r>
      <w:r w:rsidRPr="00BC2573">
        <w:rPr>
          <w:lang w:val="pl-PL"/>
        </w:rPr>
        <w:t>. Po instalacji pakietu rozszerzeń w ustawieniach wcześniej stworzonego profilu w zakładce USB należało zaznaczyć opcję „</w:t>
      </w:r>
      <w:proofErr w:type="spellStart"/>
      <w:r w:rsidRPr="00BC2573">
        <w:rPr>
          <w:lang w:val="pl-PL"/>
        </w:rPr>
        <w:t>Enable</w:t>
      </w:r>
      <w:proofErr w:type="spellEnd"/>
      <w:r w:rsidRPr="00BC2573">
        <w:rPr>
          <w:lang w:val="pl-PL"/>
        </w:rPr>
        <w:t xml:space="preserve"> USB 2.0 (EHCI) Controller” oraz dodać urządzenie „Nokia RM-941|Nokia </w:t>
      </w:r>
      <w:proofErr w:type="spellStart"/>
      <w:r w:rsidRPr="00BC2573">
        <w:rPr>
          <w:lang w:val="pl-PL"/>
        </w:rPr>
        <w:t>Lumia</w:t>
      </w:r>
      <w:proofErr w:type="spellEnd"/>
      <w:proofErr w:type="gramStart"/>
      <w:r w:rsidRPr="00BC2573">
        <w:rPr>
          <w:lang w:val="pl-PL"/>
        </w:rPr>
        <w:t xml:space="preserve"> 625 [0100]” do</w:t>
      </w:r>
      <w:proofErr w:type="gramEnd"/>
      <w:r w:rsidRPr="00BC2573">
        <w:rPr>
          <w:lang w:val="pl-PL"/>
        </w:rPr>
        <w:t xml:space="preserve"> tabeli „USB Device </w:t>
      </w:r>
      <w:proofErr w:type="spellStart"/>
      <w:r w:rsidRPr="00BC2573">
        <w:rPr>
          <w:lang w:val="pl-PL"/>
        </w:rPr>
        <w:t>Filters</w:t>
      </w:r>
      <w:proofErr w:type="spellEnd"/>
      <w:r w:rsidRPr="00BC2573">
        <w:rPr>
          <w:lang w:val="pl-PL"/>
        </w:rPr>
        <w:t xml:space="preserve">”. Pierwsza ze zmian pozwala na wykrycie urządzenia przez system wirtualny. W systemie, który jest gościem urządzenia z Windows Phone 8 wykrywane są zawsze, jako urządzenia USB 2.0. Dodanie konkretnego urządzenia do filtrów USB programu </w:t>
      </w:r>
      <w:proofErr w:type="spellStart"/>
      <w:r w:rsidRPr="00BC2573">
        <w:rPr>
          <w:lang w:val="pl-PL"/>
        </w:rPr>
        <w:t>Virtualbox</w:t>
      </w:r>
      <w:proofErr w:type="spellEnd"/>
      <w:r w:rsidRPr="00BC2573">
        <w:rPr>
          <w:lang w:val="pl-PL"/>
        </w:rPr>
        <w:t xml:space="preserve"> informuje go, iż komunikacja USB powinna też być przesyłana do systemu wirtualnego, pozwalając na poprawne wykrycie i komunikację z telefonem.</w:t>
      </w:r>
    </w:p>
    <w:p w:rsidR="00DA1104" w:rsidRPr="00BC2573" w:rsidRDefault="00DA1104" w:rsidP="00A85CE5">
      <w:pPr>
        <w:ind w:firstLine="360"/>
        <w:rPr>
          <w:lang w:val="pl-PL"/>
        </w:rPr>
      </w:pPr>
      <w:r w:rsidRPr="00BC2573">
        <w:rPr>
          <w:lang w:val="pl-PL"/>
        </w:rPr>
        <w:t>Kolejną zmianą konfiguracyjną wymaganą do poprawnego działania systemu wirtualnego było włączenie opcji „</w:t>
      </w:r>
      <w:proofErr w:type="spellStart"/>
      <w:r w:rsidRPr="00BC2573">
        <w:rPr>
          <w:lang w:val="pl-PL"/>
        </w:rPr>
        <w:t>Enable</w:t>
      </w:r>
      <w:proofErr w:type="spellEnd"/>
      <w:r w:rsidRPr="00BC2573">
        <w:rPr>
          <w:lang w:val="pl-PL"/>
        </w:rPr>
        <w:t xml:space="preserve"> VT-x/AMD-V” oraz „</w:t>
      </w:r>
      <w:proofErr w:type="spellStart"/>
      <w:r w:rsidRPr="00BC2573">
        <w:rPr>
          <w:lang w:val="pl-PL"/>
        </w:rPr>
        <w:t>Enable</w:t>
      </w:r>
      <w:proofErr w:type="spellEnd"/>
      <w:r w:rsidRPr="00BC2573">
        <w:rPr>
          <w:lang w:val="pl-PL"/>
        </w:rPr>
        <w:t xml:space="preserve"> </w:t>
      </w:r>
      <w:proofErr w:type="spellStart"/>
      <w:r w:rsidRPr="00BC2573">
        <w:rPr>
          <w:lang w:val="pl-PL"/>
        </w:rPr>
        <w:t>Nested</w:t>
      </w:r>
      <w:proofErr w:type="spellEnd"/>
      <w:r w:rsidRPr="00BC2573">
        <w:rPr>
          <w:lang w:val="pl-PL"/>
        </w:rPr>
        <w:t xml:space="preserve"> </w:t>
      </w:r>
      <w:proofErr w:type="spellStart"/>
      <w:r w:rsidRPr="00BC2573">
        <w:rPr>
          <w:lang w:val="pl-PL"/>
        </w:rPr>
        <w:t>Paging</w:t>
      </w:r>
      <w:proofErr w:type="spellEnd"/>
      <w:r w:rsidRPr="00BC2573">
        <w:rPr>
          <w:lang w:val="pl-PL"/>
        </w:rPr>
        <w:t xml:space="preserve">” w zakładce „System”. Opcje te odpowiadają za umożliwienie aplikacji </w:t>
      </w:r>
      <w:proofErr w:type="spellStart"/>
      <w:r w:rsidRPr="00BC2573">
        <w:rPr>
          <w:lang w:val="pl-PL"/>
        </w:rPr>
        <w:t>Virtualbox</w:t>
      </w:r>
      <w:proofErr w:type="spellEnd"/>
      <w:r w:rsidRPr="00BC2573">
        <w:rPr>
          <w:lang w:val="pl-PL"/>
        </w:rPr>
        <w:t xml:space="preserve"> wykorzystania wirtualizacji sprzętowej systemu gospodarza, co znacznie poprawia szybkość działania systemu wirtua</w:t>
      </w:r>
      <w:r w:rsidR="00A85CE5">
        <w:rPr>
          <w:lang w:val="pl-PL"/>
        </w:rPr>
        <w:t xml:space="preserve">lnego. </w:t>
      </w:r>
      <w:r w:rsidRPr="00BC2573">
        <w:rPr>
          <w:lang w:val="pl-PL"/>
        </w:rPr>
        <w:lastRenderedPageBreak/>
        <w:t xml:space="preserve">Ostatnią ze zmian konfiguracyjnych profilu było wskazanie obrazu, który system wirtualny powinien </w:t>
      </w:r>
      <w:r w:rsidR="00E86089" w:rsidRPr="00BC2573">
        <w:rPr>
          <w:lang w:val="pl-PL"/>
        </w:rPr>
        <w:t>traktować, jako</w:t>
      </w:r>
      <w:r w:rsidRPr="00BC2573">
        <w:rPr>
          <w:lang w:val="pl-PL"/>
        </w:rPr>
        <w:t xml:space="preserve"> znajdujący się w napędzie CD/DVD. Dokonać można tego w zakładce „Storage” wybierając jeden z kontrolerów IDE. </w:t>
      </w:r>
      <w:r w:rsidR="00A85CE5">
        <w:rPr>
          <w:lang w:val="pl-PL"/>
        </w:rPr>
        <w:t xml:space="preserve"> </w:t>
      </w:r>
      <w:r w:rsidRPr="00BC2573">
        <w:rPr>
          <w:lang w:val="pl-PL"/>
        </w:rPr>
        <w:t>Po wskazaniu obrazu ISO z systemem Windows 8.1 przystąpiono do instalacji systemu. Po zakończeniu instalacji należało przeprowadzić dalszą konfigurację umożliwiającą kompilowanie aplikacji do formy binarnej a następnie przesyłanie jej do telefonu.</w:t>
      </w:r>
    </w:p>
    <w:p w:rsidR="00DA1104" w:rsidRPr="00BC2573" w:rsidRDefault="00DA1104" w:rsidP="00DA1104">
      <w:pPr>
        <w:ind w:firstLine="360"/>
        <w:rPr>
          <w:lang w:val="pl-PL"/>
        </w:rPr>
      </w:pPr>
    </w:p>
    <w:p w:rsidR="00DA1104" w:rsidRDefault="00DA1104" w:rsidP="00DA1104">
      <w:pPr>
        <w:ind w:firstLine="720"/>
        <w:rPr>
          <w:lang w:val="pl-PL"/>
        </w:rPr>
      </w:pPr>
      <w:r w:rsidRPr="00BC2573">
        <w:rPr>
          <w:lang w:val="pl-PL"/>
        </w:rPr>
        <w:t xml:space="preserve">Po pobraniu i zainstalowaniu Windows Phone SDK 8.0 przystąpiono do procesu rejestrowania telefonu. W tym celu należy skorzystać z aplikacji Windows Phone Developer </w:t>
      </w:r>
      <w:proofErr w:type="spellStart"/>
      <w:r w:rsidRPr="00BC2573">
        <w:rPr>
          <w:lang w:val="pl-PL"/>
        </w:rPr>
        <w:t>Registration</w:t>
      </w:r>
      <w:proofErr w:type="spellEnd"/>
      <w:r w:rsidRPr="00BC2573">
        <w:rPr>
          <w:lang w:val="pl-PL"/>
        </w:rPr>
        <w:t xml:space="preserve"> 8.1 dostarczonej wraz z SDK.</w:t>
      </w:r>
      <w:r w:rsidR="00A85CE5">
        <w:rPr>
          <w:lang w:val="pl-PL"/>
        </w:rPr>
        <w:t xml:space="preserve"> </w:t>
      </w:r>
      <w:r w:rsidRPr="00BC2573">
        <w:rPr>
          <w:lang w:val="pl-PL"/>
        </w:rPr>
        <w:t xml:space="preserve">Przed skorzystaniem z wyżej wymienionej aplikacji należy jednak przekierować komunikację telefonu do systemu goszczącego, poprzez wybranie odpowiedniej opcji w aplikacji </w:t>
      </w:r>
      <w:proofErr w:type="spellStart"/>
      <w:r w:rsidRPr="00BC2573">
        <w:rPr>
          <w:lang w:val="pl-PL"/>
        </w:rPr>
        <w:t>Virtualbox</w:t>
      </w:r>
      <w:proofErr w:type="spellEnd"/>
      <w:r w:rsidRPr="00BC2573">
        <w:rPr>
          <w:lang w:val="pl-PL"/>
        </w:rPr>
        <w:t xml:space="preserve"> jak pokazano na</w:t>
      </w:r>
      <w:r w:rsidR="003E4127">
        <w:rPr>
          <w:lang w:val="pl-PL"/>
        </w:rPr>
        <w:t xml:space="preserve"> rysunku 9</w:t>
      </w:r>
      <w:r w:rsidRPr="00BC2573">
        <w:rPr>
          <w:lang w:val="pl-PL"/>
        </w:rPr>
        <w:t>.</w:t>
      </w:r>
    </w:p>
    <w:p w:rsidR="00A85CE5" w:rsidRDefault="00A85CE5" w:rsidP="004F55BF">
      <w:pPr>
        <w:keepNext/>
        <w:jc w:val="center"/>
        <w:rPr>
          <w:lang w:val="pl-PL"/>
        </w:rPr>
      </w:pPr>
    </w:p>
    <w:p w:rsidR="004F55BF" w:rsidRPr="00BC2573" w:rsidRDefault="00DA1104" w:rsidP="004F55BF">
      <w:pPr>
        <w:keepNext/>
        <w:jc w:val="center"/>
        <w:rPr>
          <w:lang w:val="pl-PL"/>
        </w:rPr>
      </w:pPr>
      <w:r w:rsidRPr="00BC2573">
        <w:rPr>
          <w:noProof/>
          <w:lang w:val="pl-PL" w:eastAsia="pl-PL" w:bidi="ar-SA"/>
        </w:rPr>
        <w:drawing>
          <wp:inline distT="0" distB="0" distL="0" distR="0" wp14:anchorId="42C2756A" wp14:editId="391F3721">
            <wp:extent cx="3098165" cy="1344295"/>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098165" cy="1344295"/>
                    </a:xfrm>
                    <a:prstGeom prst="rect">
                      <a:avLst/>
                    </a:prstGeom>
                    <a:noFill/>
                    <a:ln>
                      <a:noFill/>
                    </a:ln>
                  </pic:spPr>
                </pic:pic>
              </a:graphicData>
            </a:graphic>
          </wp:inline>
        </w:drawing>
      </w:r>
    </w:p>
    <w:p w:rsidR="00DA1104" w:rsidRPr="00BC2573" w:rsidRDefault="004F55BF" w:rsidP="004F55BF">
      <w:pPr>
        <w:pStyle w:val="Legenda"/>
        <w:jc w:val="center"/>
        <w:rPr>
          <w:lang w:val="pl-PL"/>
        </w:rPr>
      </w:pPr>
      <w:r w:rsidRPr="00BC2573">
        <w:rPr>
          <w:lang w:val="pl-PL"/>
        </w:rPr>
        <w:t xml:space="preserve">Rysunek </w:t>
      </w:r>
      <w:r w:rsidR="00EA5D5A" w:rsidRPr="00BC2573">
        <w:rPr>
          <w:lang w:val="pl-PL"/>
        </w:rPr>
        <w:fldChar w:fldCharType="begin"/>
      </w:r>
      <w:r w:rsidRPr="00BC2573">
        <w:rPr>
          <w:lang w:val="pl-PL"/>
        </w:rPr>
        <w:instrText xml:space="preserve"> SEQ Rysunek \* ARABIC </w:instrText>
      </w:r>
      <w:r w:rsidR="00EA5D5A" w:rsidRPr="00BC2573">
        <w:rPr>
          <w:lang w:val="pl-PL"/>
        </w:rPr>
        <w:fldChar w:fldCharType="separate"/>
      </w:r>
      <w:r w:rsidR="00C144FF">
        <w:rPr>
          <w:noProof/>
          <w:lang w:val="pl-PL"/>
        </w:rPr>
        <w:t>9</w:t>
      </w:r>
      <w:r w:rsidR="00EA5D5A" w:rsidRPr="00BC2573">
        <w:rPr>
          <w:lang w:val="pl-PL"/>
        </w:rPr>
        <w:fldChar w:fldCharType="end"/>
      </w:r>
      <w:r w:rsidRPr="00BC2573">
        <w:rPr>
          <w:lang w:val="pl-PL"/>
        </w:rPr>
        <w:t xml:space="preserve">. Przekierowanie USB do systemu </w:t>
      </w:r>
      <w:r w:rsidR="00021883" w:rsidRPr="00BC2573">
        <w:rPr>
          <w:lang w:val="pl-PL"/>
        </w:rPr>
        <w:t>wirtualnego</w:t>
      </w:r>
    </w:p>
    <w:p w:rsidR="00DA1104" w:rsidRPr="00BC2573" w:rsidRDefault="00DA1104" w:rsidP="00DA1104">
      <w:pPr>
        <w:rPr>
          <w:lang w:val="pl-PL"/>
        </w:rPr>
      </w:pPr>
    </w:p>
    <w:p w:rsidR="00DA1104" w:rsidRPr="00BC2573" w:rsidRDefault="00DA1104" w:rsidP="00DA1104">
      <w:pPr>
        <w:ind w:firstLine="720"/>
        <w:rPr>
          <w:lang w:val="pl-PL"/>
        </w:rPr>
      </w:pPr>
      <w:r w:rsidRPr="00BC2573">
        <w:rPr>
          <w:lang w:val="pl-PL"/>
        </w:rPr>
        <w:t>Telefon powinien zostać wykryty przez system i sterowniki wymagane do jego rozpoznania powinny zostać zainstalowane automatycznie. Po zakończeniu tego procesu telefon powinien być widoczny w ustawieniach komputera.</w:t>
      </w:r>
      <w:r w:rsidR="00A85CE5">
        <w:rPr>
          <w:lang w:val="pl-PL"/>
        </w:rPr>
        <w:t xml:space="preserve"> </w:t>
      </w:r>
      <w:r w:rsidRPr="00BC2573">
        <w:rPr>
          <w:lang w:val="pl-PL"/>
        </w:rPr>
        <w:t xml:space="preserve">Gdy urządzenie jest już uruchomione należy przejść do wymienionego wcześniej Windows Phone Developer </w:t>
      </w:r>
      <w:proofErr w:type="spellStart"/>
      <w:r w:rsidRPr="00BC2573">
        <w:rPr>
          <w:lang w:val="pl-PL"/>
        </w:rPr>
        <w:t>Registration</w:t>
      </w:r>
      <w:proofErr w:type="spellEnd"/>
      <w:r w:rsidRPr="00BC2573">
        <w:rPr>
          <w:lang w:val="pl-PL"/>
        </w:rPr>
        <w:t xml:space="preserve"> 8.1 i przystąpić do odblokowania telefonu. Podczas uruchamiania programu może okazać się,</w:t>
      </w:r>
      <w:r w:rsidR="00E86089">
        <w:rPr>
          <w:lang w:val="pl-PL"/>
        </w:rPr>
        <w:t xml:space="preserve"> że telefon nie zostaje wykryty, tak jak pokazano na rysunku </w:t>
      </w:r>
      <w:r w:rsidR="00FF2670">
        <w:rPr>
          <w:lang w:val="pl-PL"/>
        </w:rPr>
        <w:t>10</w:t>
      </w:r>
      <w:r w:rsidR="00BB187B">
        <w:rPr>
          <w:lang w:val="pl-PL"/>
        </w:rPr>
        <w:t>.</w:t>
      </w:r>
    </w:p>
    <w:p w:rsidR="004F55BF" w:rsidRPr="00BC2573" w:rsidRDefault="00DA1104" w:rsidP="004F55BF">
      <w:pPr>
        <w:keepNext/>
        <w:rPr>
          <w:lang w:val="pl-PL"/>
        </w:rPr>
      </w:pPr>
      <w:r w:rsidRPr="00BC2573">
        <w:rPr>
          <w:noProof/>
          <w:lang w:val="pl-PL" w:eastAsia="pl-PL" w:bidi="ar-SA"/>
        </w:rPr>
        <w:lastRenderedPageBreak/>
        <w:drawing>
          <wp:inline distT="0" distB="0" distL="0" distR="0" wp14:anchorId="7D92BBBC" wp14:editId="013917D5">
            <wp:extent cx="5950585" cy="5342890"/>
            <wp:effectExtent l="0" t="0" r="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50585" cy="5342890"/>
                    </a:xfrm>
                    <a:prstGeom prst="rect">
                      <a:avLst/>
                    </a:prstGeom>
                    <a:noFill/>
                    <a:ln>
                      <a:noFill/>
                    </a:ln>
                  </pic:spPr>
                </pic:pic>
              </a:graphicData>
            </a:graphic>
          </wp:inline>
        </w:drawing>
      </w:r>
    </w:p>
    <w:p w:rsidR="00DA1104" w:rsidRPr="00BC2573" w:rsidRDefault="004F55BF" w:rsidP="004F55BF">
      <w:pPr>
        <w:pStyle w:val="Legenda"/>
        <w:jc w:val="both"/>
        <w:rPr>
          <w:lang w:val="pl-PL"/>
        </w:rPr>
      </w:pPr>
      <w:r w:rsidRPr="00BC2573">
        <w:rPr>
          <w:lang w:val="pl-PL"/>
        </w:rPr>
        <w:t xml:space="preserve">Rysunek </w:t>
      </w:r>
      <w:r w:rsidR="00EA5D5A" w:rsidRPr="00BC2573">
        <w:rPr>
          <w:lang w:val="pl-PL"/>
        </w:rPr>
        <w:fldChar w:fldCharType="begin"/>
      </w:r>
      <w:r w:rsidRPr="00BC2573">
        <w:rPr>
          <w:lang w:val="pl-PL"/>
        </w:rPr>
        <w:instrText xml:space="preserve"> SEQ Rysunek \* ARABIC </w:instrText>
      </w:r>
      <w:r w:rsidR="00EA5D5A" w:rsidRPr="00BC2573">
        <w:rPr>
          <w:lang w:val="pl-PL"/>
        </w:rPr>
        <w:fldChar w:fldCharType="separate"/>
      </w:r>
      <w:r w:rsidR="00C144FF">
        <w:rPr>
          <w:noProof/>
          <w:lang w:val="pl-PL"/>
        </w:rPr>
        <w:t>10</w:t>
      </w:r>
      <w:r w:rsidR="00EA5D5A" w:rsidRPr="00BC2573">
        <w:rPr>
          <w:lang w:val="pl-PL"/>
        </w:rPr>
        <w:fldChar w:fldCharType="end"/>
      </w:r>
      <w:r w:rsidRPr="00BC2573">
        <w:rPr>
          <w:lang w:val="pl-PL"/>
        </w:rPr>
        <w:t>. Błąd w wykryciu urządzenia</w:t>
      </w:r>
    </w:p>
    <w:p w:rsidR="00DA1104" w:rsidRPr="00BC2573" w:rsidRDefault="00DA1104" w:rsidP="00DA1104">
      <w:pPr>
        <w:rPr>
          <w:lang w:val="pl-PL"/>
        </w:rPr>
      </w:pPr>
    </w:p>
    <w:p w:rsidR="00996EE0" w:rsidRPr="00BC2573" w:rsidRDefault="00DA1104" w:rsidP="007571EB">
      <w:pPr>
        <w:ind w:firstLine="720"/>
        <w:rPr>
          <w:lang w:val="pl-PL"/>
        </w:rPr>
      </w:pPr>
      <w:r w:rsidRPr="00BC2573">
        <w:rPr>
          <w:lang w:val="pl-PL"/>
        </w:rPr>
        <w:t xml:space="preserve">Należy wtedy uruchomić program </w:t>
      </w:r>
      <w:proofErr w:type="spellStart"/>
      <w:r w:rsidRPr="00BC2573">
        <w:rPr>
          <w:lang w:val="pl-PL"/>
        </w:rPr>
        <w:t>services.msc</w:t>
      </w:r>
      <w:proofErr w:type="spellEnd"/>
      <w:r w:rsidRPr="00BC2573">
        <w:rPr>
          <w:lang w:val="pl-PL"/>
        </w:rPr>
        <w:t xml:space="preserve"> i aktywować usługę </w:t>
      </w:r>
      <w:proofErr w:type="spellStart"/>
      <w:r w:rsidRPr="00BC2573">
        <w:rPr>
          <w:lang w:val="pl-PL"/>
        </w:rPr>
        <w:t>IpOverUsbSvc</w:t>
      </w:r>
      <w:proofErr w:type="spellEnd"/>
      <w:r w:rsidRPr="00BC2573">
        <w:rPr>
          <w:lang w:val="pl-PL"/>
        </w:rPr>
        <w:t>. Po uruchomieniu usługi i zalogowaniu się na konto Microsoft, a następnie odblokowaniu ekranu urządzenia, telefon powinien zostać odblokowany dla aplikacji zewnętrznych.</w:t>
      </w:r>
      <w:r w:rsidR="00FA456F">
        <w:rPr>
          <w:lang w:val="pl-PL"/>
        </w:rPr>
        <w:t xml:space="preserve"> </w:t>
      </w:r>
      <w:r w:rsidRPr="00BC2573">
        <w:rPr>
          <w:lang w:val="pl-PL"/>
        </w:rPr>
        <w:t>Następnie można już przejść do aplikacji Unity i po załadowaniu przykładowego projektu i sceny wybrać opcję „</w:t>
      </w:r>
      <w:proofErr w:type="spellStart"/>
      <w:r w:rsidRPr="00BC2573">
        <w:rPr>
          <w:lang w:val="pl-PL"/>
        </w:rPr>
        <w:t>Build</w:t>
      </w:r>
      <w:proofErr w:type="spellEnd"/>
      <w:r w:rsidRPr="00BC2573">
        <w:rPr>
          <w:lang w:val="pl-PL"/>
        </w:rPr>
        <w:t xml:space="preserve"> and Run for Windows Phone 8”.</w:t>
      </w:r>
    </w:p>
    <w:p w:rsidR="00A74386" w:rsidRDefault="00A74386" w:rsidP="00A74386">
      <w:pPr>
        <w:pStyle w:val="Nagwek1"/>
        <w:rPr>
          <w:lang w:val="pl-PL"/>
        </w:rPr>
      </w:pPr>
      <w:bookmarkStart w:id="31" w:name="_Toc396761332"/>
      <w:r w:rsidRPr="00BC2573">
        <w:rPr>
          <w:lang w:val="pl-PL"/>
        </w:rPr>
        <w:lastRenderedPageBreak/>
        <w:t>Zaimplementowane programy testujące</w:t>
      </w:r>
      <w:bookmarkEnd w:id="31"/>
    </w:p>
    <w:p w:rsidR="00083634" w:rsidRDefault="00083634" w:rsidP="00083634">
      <w:pPr>
        <w:rPr>
          <w:lang w:val="pl-PL"/>
        </w:rPr>
      </w:pPr>
    </w:p>
    <w:p w:rsidR="00083634" w:rsidRPr="00083634" w:rsidRDefault="00083634" w:rsidP="00083634">
      <w:pPr>
        <w:ind w:firstLine="431"/>
        <w:rPr>
          <w:lang w:val="pl-PL"/>
        </w:rPr>
      </w:pPr>
      <w:r>
        <w:rPr>
          <w:lang w:val="pl-PL"/>
        </w:rPr>
        <w:t>Po dokonaniu niezbędnych konfiguracji dla środowisk każdego z systemów przystąpiono do implementacji aplikacji testowych. W pierwszej kolejności stworzono aplikacje benchmarki, sprawdzające możliwości urządzeń poddanych testom, a następnie zaimplementowano dwie przykładowe, nieskomplikowane gry w celu przetestowania kompatybilności kodu pomiędzy testowanymi platformami.</w:t>
      </w:r>
    </w:p>
    <w:p w:rsidR="004C30BF" w:rsidRPr="00BC2573" w:rsidRDefault="004C30BF" w:rsidP="004C30BF">
      <w:pPr>
        <w:rPr>
          <w:lang w:val="pl-PL"/>
        </w:rPr>
      </w:pPr>
    </w:p>
    <w:p w:rsidR="00130D0D" w:rsidRPr="00BC2573" w:rsidRDefault="00130D0D" w:rsidP="00130D0D">
      <w:pPr>
        <w:pStyle w:val="Nagwek2"/>
        <w:rPr>
          <w:lang w:val="pl-PL"/>
        </w:rPr>
      </w:pPr>
      <w:bookmarkStart w:id="32" w:name="_Toc396761333"/>
      <w:r w:rsidRPr="00BC2573">
        <w:rPr>
          <w:lang w:val="pl-PL"/>
        </w:rPr>
        <w:t>Test</w:t>
      </w:r>
      <w:r w:rsidR="00EA6CEF">
        <w:rPr>
          <w:lang w:val="pl-PL"/>
        </w:rPr>
        <w:t>y</w:t>
      </w:r>
      <w:r w:rsidRPr="00BC2573">
        <w:rPr>
          <w:lang w:val="pl-PL"/>
        </w:rPr>
        <w:t xml:space="preserve"> grafiki </w:t>
      </w:r>
      <w:r w:rsidR="002946EA" w:rsidRPr="00BC2573">
        <w:rPr>
          <w:lang w:val="pl-PL"/>
        </w:rPr>
        <w:t>2D i 3D</w:t>
      </w:r>
      <w:bookmarkEnd w:id="32"/>
    </w:p>
    <w:p w:rsidR="004C30BF" w:rsidRPr="00BC2573" w:rsidRDefault="004C30BF" w:rsidP="004C30BF">
      <w:pPr>
        <w:rPr>
          <w:lang w:val="pl-PL"/>
        </w:rPr>
      </w:pPr>
    </w:p>
    <w:p w:rsidR="002946EA" w:rsidRDefault="002946EA" w:rsidP="002946EA">
      <w:pPr>
        <w:ind w:firstLine="576"/>
        <w:rPr>
          <w:lang w:val="pl-PL"/>
        </w:rPr>
      </w:pPr>
      <w:r w:rsidRPr="00BC2573">
        <w:rPr>
          <w:lang w:val="pl-PL"/>
        </w:rPr>
        <w:t xml:space="preserve">Pierwszymi z zaimplementowanych programów była grupa benchmarków stworzona w celu przetestowania możliwości sprzętowych posiadanych urządzeń. Posłużono się w tym celu sposobem testowania zaproponowanym na stronie </w:t>
      </w:r>
      <w:proofErr w:type="spellStart"/>
      <w:r w:rsidRPr="00BC2573">
        <w:rPr>
          <w:lang w:val="pl-PL"/>
        </w:rPr>
        <w:t>Juicbox</w:t>
      </w:r>
      <w:proofErr w:type="spellEnd"/>
      <w:r w:rsidRPr="00BC2573">
        <w:rPr>
          <w:lang w:val="pl-PL"/>
        </w:rPr>
        <w:t xml:space="preserve"> </w:t>
      </w:r>
      <w:proofErr w:type="spellStart"/>
      <w:r w:rsidRPr="00BC2573">
        <w:rPr>
          <w:lang w:val="pl-PL"/>
        </w:rPr>
        <w:t>games</w:t>
      </w:r>
      <w:commentRangeStart w:id="33"/>
      <w:proofErr w:type="spellEnd"/>
      <w:r w:rsidR="00D94537">
        <w:rPr>
          <w:rStyle w:val="Odwoanieprzypisudolnego"/>
          <w:lang w:val="pl-PL"/>
        </w:rPr>
        <w:footnoteReference w:id="41"/>
      </w:r>
      <w:commentRangeEnd w:id="33"/>
      <w:r w:rsidR="00EA6CEF">
        <w:rPr>
          <w:rStyle w:val="Odwoaniedokomentarza"/>
          <w:rFonts w:cs="Mangal"/>
        </w:rPr>
        <w:commentReference w:id="33"/>
      </w:r>
      <w:r w:rsidR="00705BDF">
        <w:rPr>
          <w:lang w:val="pl-PL"/>
        </w:rPr>
        <w:t>. Na rysunku 1</w:t>
      </w:r>
      <w:r w:rsidR="0060508F">
        <w:rPr>
          <w:lang w:val="pl-PL"/>
        </w:rPr>
        <w:t>1</w:t>
      </w:r>
      <w:r w:rsidR="00705BDF">
        <w:rPr>
          <w:lang w:val="pl-PL"/>
        </w:rPr>
        <w:t>. przedstawiono diagram klas stworzonych testów.</w:t>
      </w:r>
    </w:p>
    <w:p w:rsidR="00705BDF" w:rsidRDefault="00705BDF" w:rsidP="002946EA">
      <w:pPr>
        <w:ind w:firstLine="576"/>
        <w:rPr>
          <w:lang w:val="pl-PL"/>
        </w:rPr>
      </w:pPr>
    </w:p>
    <w:p w:rsidR="00705BDF" w:rsidRDefault="00705BDF" w:rsidP="009079AE">
      <w:pPr>
        <w:keepNext/>
        <w:ind w:firstLine="576"/>
        <w:jc w:val="left"/>
      </w:pPr>
      <w:r>
        <w:rPr>
          <w:noProof/>
          <w:lang w:val="pl-PL" w:eastAsia="pl-PL" w:bidi="ar-SA"/>
        </w:rPr>
        <w:lastRenderedPageBreak/>
        <w:drawing>
          <wp:inline distT="0" distB="0" distL="0" distR="0" wp14:anchorId="0653F583" wp14:editId="5DFE5FBB">
            <wp:extent cx="5546784" cy="4447010"/>
            <wp:effectExtent l="0" t="0" r="0" b="0"/>
            <wp:docPr id="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srcRect/>
                    <a:stretch>
                      <a:fillRect/>
                    </a:stretch>
                  </pic:blipFill>
                  <pic:spPr bwMode="auto">
                    <a:xfrm>
                      <a:off x="0" y="0"/>
                      <a:ext cx="5547519" cy="4447599"/>
                    </a:xfrm>
                    <a:prstGeom prst="rect">
                      <a:avLst/>
                    </a:prstGeom>
                    <a:noFill/>
                    <a:ln w="9525">
                      <a:noFill/>
                      <a:miter lim="800000"/>
                      <a:headEnd/>
                      <a:tailEnd/>
                    </a:ln>
                  </pic:spPr>
                </pic:pic>
              </a:graphicData>
            </a:graphic>
          </wp:inline>
        </w:drawing>
      </w:r>
    </w:p>
    <w:p w:rsidR="00705BDF" w:rsidRDefault="00705BDF" w:rsidP="00705BDF">
      <w:pPr>
        <w:pStyle w:val="Legenda"/>
        <w:jc w:val="center"/>
        <w:rPr>
          <w:lang w:val="pl-PL"/>
        </w:rPr>
      </w:pPr>
      <w:r w:rsidRPr="00ED52B3">
        <w:rPr>
          <w:lang w:val="pl-PL"/>
        </w:rPr>
        <w:t xml:space="preserve">Rysunek </w:t>
      </w:r>
      <w:r w:rsidR="00EA5D5A">
        <w:fldChar w:fldCharType="begin"/>
      </w:r>
      <w:r w:rsidR="00EA5D5A" w:rsidRPr="00ED52B3">
        <w:rPr>
          <w:lang w:val="pl-PL"/>
        </w:rPr>
        <w:instrText xml:space="preserve"> SEQ Rysunek \* ARABIC </w:instrText>
      </w:r>
      <w:r w:rsidR="00EA5D5A">
        <w:fldChar w:fldCharType="separate"/>
      </w:r>
      <w:r w:rsidR="00C144FF">
        <w:rPr>
          <w:noProof/>
          <w:lang w:val="pl-PL"/>
        </w:rPr>
        <w:t>11</w:t>
      </w:r>
      <w:r w:rsidR="00EA5D5A">
        <w:fldChar w:fldCharType="end"/>
      </w:r>
      <w:r w:rsidRPr="00ED52B3">
        <w:rPr>
          <w:lang w:val="pl-PL"/>
        </w:rPr>
        <w:t xml:space="preserve">. Diagram klas aplikacji </w:t>
      </w:r>
      <w:r w:rsidR="00344231">
        <w:rPr>
          <w:lang w:val="pl-PL"/>
        </w:rPr>
        <w:t>testującej</w:t>
      </w:r>
    </w:p>
    <w:p w:rsidR="00705BDF" w:rsidRPr="00705BDF" w:rsidRDefault="00705BDF" w:rsidP="002946EA">
      <w:pPr>
        <w:ind w:firstLine="576"/>
        <w:rPr>
          <w:lang w:val="pl-PL"/>
        </w:rPr>
      </w:pPr>
    </w:p>
    <w:p w:rsidR="002946EA" w:rsidRPr="00BC2573" w:rsidRDefault="00344231" w:rsidP="002946EA">
      <w:pPr>
        <w:ind w:firstLine="576"/>
        <w:rPr>
          <w:lang w:val="pl-PL"/>
        </w:rPr>
      </w:pPr>
      <w:r>
        <w:rPr>
          <w:lang w:val="pl-PL"/>
        </w:rPr>
        <w:t xml:space="preserve">Tworzenie aplikacji w Unity zazwyczaj rozpoczyna się od stworzenia sceny, czyli kontenera na wszelkie obiekty wykorzystywane w programie. Sceny w Unity mogą być ładowane na żądanie w tle, bądź też inkrementalnie poprzez dokładanie obiektów z jednej sceny do drugiej. </w:t>
      </w:r>
      <w:r w:rsidR="002946EA" w:rsidRPr="00BC2573">
        <w:rPr>
          <w:lang w:val="pl-PL"/>
        </w:rPr>
        <w:t xml:space="preserve">Stworzone </w:t>
      </w:r>
      <w:commentRangeStart w:id="34"/>
      <w:r w:rsidR="002946EA" w:rsidRPr="00BC2573">
        <w:rPr>
          <w:lang w:val="pl-PL"/>
        </w:rPr>
        <w:t>sceny</w:t>
      </w:r>
      <w:r>
        <w:rPr>
          <w:lang w:val="pl-PL"/>
        </w:rPr>
        <w:t xml:space="preserve"> </w:t>
      </w:r>
      <w:commentRangeEnd w:id="34"/>
      <w:r w:rsidR="00EA6CEF">
        <w:rPr>
          <w:rStyle w:val="Odwoaniedokomentarza"/>
          <w:rFonts w:cs="Mangal"/>
        </w:rPr>
        <w:commentReference w:id="34"/>
      </w:r>
      <w:r w:rsidR="002946EA" w:rsidRPr="00BC2573">
        <w:rPr>
          <w:lang w:val="pl-PL"/>
        </w:rPr>
        <w:t xml:space="preserve">mają w sobie obiekt kamery, obiekt odpowiedzialny za tworzenie odpowiedniego testu oraz przycisk przełączający na wyświetlenie kolejnego testu. Obiekt testujący składał się ze skryptu opisującego dany test oraz obiektu typu </w:t>
      </w:r>
      <w:proofErr w:type="spellStart"/>
      <w:r w:rsidR="002946EA" w:rsidRPr="009079AE">
        <w:rPr>
          <w:i/>
          <w:lang w:val="pl-PL"/>
        </w:rPr>
        <w:t>TestEngine</w:t>
      </w:r>
      <w:proofErr w:type="spellEnd"/>
      <w:r w:rsidR="002946EA" w:rsidRPr="00BC2573">
        <w:rPr>
          <w:lang w:val="pl-PL"/>
        </w:rPr>
        <w:t>, w którym przechowywane były metody odpowiedzialne za tworzenie konkretnych obiektów</w:t>
      </w:r>
      <w:r w:rsidR="0008291D" w:rsidRPr="00BC2573">
        <w:rPr>
          <w:lang w:val="pl-PL"/>
        </w:rPr>
        <w:t xml:space="preserve"> już podczas trwania benchmarków. Skrypt testujący klasy </w:t>
      </w:r>
      <w:proofErr w:type="spellStart"/>
      <w:r w:rsidR="0008291D" w:rsidRPr="009079AE">
        <w:rPr>
          <w:i/>
          <w:lang w:val="pl-PL"/>
        </w:rPr>
        <w:t>TestMain</w:t>
      </w:r>
      <w:proofErr w:type="spellEnd"/>
      <w:r w:rsidR="0008291D" w:rsidRPr="00BC2573">
        <w:rPr>
          <w:lang w:val="pl-PL"/>
        </w:rPr>
        <w:t xml:space="preserve"> posiadał między innymi referencję na obiekt </w:t>
      </w:r>
      <w:proofErr w:type="spellStart"/>
      <w:r w:rsidR="0008291D" w:rsidRPr="009079AE">
        <w:rPr>
          <w:i/>
          <w:lang w:val="pl-PL"/>
        </w:rPr>
        <w:t>TestEngine</w:t>
      </w:r>
      <w:proofErr w:type="spellEnd"/>
      <w:r w:rsidR="0008291D" w:rsidRPr="00BC2573">
        <w:rPr>
          <w:lang w:val="pl-PL"/>
        </w:rPr>
        <w:t xml:space="preserve">, kolejkę testów czekających na wykonanie oraz słownik, w którym przechowywane były wyniki testów. Opisana też była w nim logika odpowiedzialna za przełączanie kolejnych testów oraz metoda </w:t>
      </w:r>
      <w:proofErr w:type="spellStart"/>
      <w:r w:rsidR="0008291D" w:rsidRPr="009079AE">
        <w:rPr>
          <w:i/>
          <w:lang w:val="pl-PL"/>
        </w:rPr>
        <w:t>HandleEvent</w:t>
      </w:r>
      <w:proofErr w:type="spellEnd"/>
      <w:r w:rsidR="0008291D" w:rsidRPr="009079AE">
        <w:rPr>
          <w:i/>
          <w:lang w:val="pl-PL"/>
        </w:rPr>
        <w:t>(</w:t>
      </w:r>
      <w:r w:rsidR="0008291D" w:rsidRPr="00BC2573">
        <w:rPr>
          <w:lang w:val="pl-PL"/>
        </w:rPr>
        <w:t xml:space="preserve">) zajmująca się zapisywaniem wyników każdego z benchmarków oraz metoda </w:t>
      </w:r>
      <w:proofErr w:type="spellStart"/>
      <w:r w:rsidR="0008291D" w:rsidRPr="009079AE">
        <w:rPr>
          <w:i/>
          <w:lang w:val="pl-PL"/>
        </w:rPr>
        <w:t>handleEnd</w:t>
      </w:r>
      <w:proofErr w:type="spellEnd"/>
      <w:r w:rsidR="0008291D" w:rsidRPr="009079AE">
        <w:rPr>
          <w:i/>
          <w:lang w:val="pl-PL"/>
        </w:rPr>
        <w:t>()</w:t>
      </w:r>
      <w:r w:rsidR="0008291D" w:rsidRPr="00BC2573">
        <w:rPr>
          <w:lang w:val="pl-PL"/>
        </w:rPr>
        <w:t xml:space="preserve"> odpowiedzialna za wypisanie tychże po </w:t>
      </w:r>
      <w:r w:rsidR="0008291D" w:rsidRPr="00BC2573">
        <w:rPr>
          <w:lang w:val="pl-PL"/>
        </w:rPr>
        <w:lastRenderedPageBreak/>
        <w:t>wyczerpaniu testów z kolejki.</w:t>
      </w:r>
    </w:p>
    <w:p w:rsidR="0008291D" w:rsidRPr="00BC2573" w:rsidRDefault="0008291D" w:rsidP="002946EA">
      <w:pPr>
        <w:ind w:firstLine="576"/>
        <w:rPr>
          <w:lang w:val="pl-PL"/>
        </w:rPr>
      </w:pPr>
      <w:r w:rsidRPr="00BC2573">
        <w:rPr>
          <w:lang w:val="pl-PL"/>
        </w:rPr>
        <w:t xml:space="preserve">Klasa </w:t>
      </w:r>
      <w:proofErr w:type="spellStart"/>
      <w:r w:rsidRPr="009079AE">
        <w:rPr>
          <w:i/>
          <w:lang w:val="pl-PL"/>
        </w:rPr>
        <w:t>TestEngine</w:t>
      </w:r>
      <w:proofErr w:type="spellEnd"/>
      <w:r w:rsidRPr="00BC2573">
        <w:rPr>
          <w:lang w:val="pl-PL"/>
        </w:rPr>
        <w:t xml:space="preserve"> posiadała między innymi referencję na tworzone obiekty (czy to dwu czy trójwymiarowe), listę stworzonych obiektów wykorzystywaną przy ich późniejszym niszczeniu oraz funkcje odpowiedzialne za inicjalizację, pomiar czasu trwania testu oraz późniejsze posprzątanie środowiska przed rozpoczęciem kolejnego testu. Klasa ta posiada też moduł pozwalający na sztuczne obciążenie urządzenia operacjami zmiennoprzecinkowymi poprzez ustawienie zmiennej </w:t>
      </w:r>
      <w:proofErr w:type="spellStart"/>
      <w:r w:rsidRPr="00FA456F">
        <w:rPr>
          <w:i/>
          <w:lang w:val="pl-PL"/>
        </w:rPr>
        <w:t>workload</w:t>
      </w:r>
      <w:proofErr w:type="spellEnd"/>
      <w:r w:rsidR="00D4348F" w:rsidRPr="00BC2573">
        <w:rPr>
          <w:lang w:val="pl-PL"/>
        </w:rPr>
        <w:t>.</w:t>
      </w:r>
    </w:p>
    <w:p w:rsidR="00D4348F" w:rsidRPr="00BC2573" w:rsidRDefault="00D4348F" w:rsidP="002946EA">
      <w:pPr>
        <w:ind w:firstLine="576"/>
        <w:rPr>
          <w:lang w:val="pl-PL"/>
        </w:rPr>
      </w:pPr>
    </w:p>
    <w:p w:rsidR="0060508F" w:rsidRDefault="00D4348F" w:rsidP="002946EA">
      <w:pPr>
        <w:ind w:firstLine="576"/>
        <w:rPr>
          <w:lang w:val="pl-PL"/>
        </w:rPr>
      </w:pPr>
      <w:r w:rsidRPr="00BC2573">
        <w:rPr>
          <w:lang w:val="pl-PL"/>
        </w:rPr>
        <w:object w:dxaOrig="9072" w:dyaOrig="158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5pt;height:79.5pt" o:ole="">
            <v:imagedata r:id="rId23" o:title=""/>
          </v:shape>
          <o:OLEObject Type="Embed" ProgID="Word.OpenDocumentText.12" ShapeID="_x0000_i1025" DrawAspect="Content" ObjectID="_1470507953" r:id="rId24"/>
        </w:object>
      </w:r>
      <w:r w:rsidRPr="00BC2573">
        <w:rPr>
          <w:lang w:val="pl-PL"/>
        </w:rPr>
        <w:tab/>
      </w:r>
    </w:p>
    <w:p w:rsidR="00190961" w:rsidRPr="00BC2573" w:rsidRDefault="00D4348F" w:rsidP="002946EA">
      <w:pPr>
        <w:ind w:firstLine="576"/>
        <w:rPr>
          <w:lang w:val="pl-PL"/>
        </w:rPr>
      </w:pPr>
      <w:r w:rsidRPr="00BC2573">
        <w:rPr>
          <w:lang w:val="pl-PL"/>
        </w:rPr>
        <w:t xml:space="preserve">Podczas sprzątania klasa kontaktuje się też z klasą </w:t>
      </w:r>
      <w:proofErr w:type="spellStart"/>
      <w:r w:rsidRPr="009079AE">
        <w:rPr>
          <w:i/>
          <w:lang w:val="pl-PL"/>
        </w:rPr>
        <w:t>TestMain</w:t>
      </w:r>
      <w:proofErr w:type="spellEnd"/>
      <w:r w:rsidRPr="00BC2573">
        <w:rPr>
          <w:lang w:val="pl-PL"/>
        </w:rPr>
        <w:t xml:space="preserve"> poprzez interfejs </w:t>
      </w:r>
      <w:proofErr w:type="spellStart"/>
      <w:r w:rsidRPr="009079AE">
        <w:rPr>
          <w:i/>
          <w:lang w:val="pl-PL"/>
        </w:rPr>
        <w:t>IEvent</w:t>
      </w:r>
      <w:proofErr w:type="spellEnd"/>
      <w:r w:rsidRPr="00BC2573">
        <w:rPr>
          <w:lang w:val="pl-PL"/>
        </w:rPr>
        <w:t xml:space="preserve"> przesyłając obiekt typu </w:t>
      </w:r>
      <w:proofErr w:type="spellStart"/>
      <w:r w:rsidRPr="009079AE">
        <w:rPr>
          <w:i/>
          <w:lang w:val="pl-PL"/>
        </w:rPr>
        <w:t>BenchmarkEvent</w:t>
      </w:r>
      <w:proofErr w:type="spellEnd"/>
      <w:r w:rsidRPr="00BC2573">
        <w:rPr>
          <w:lang w:val="pl-PL"/>
        </w:rPr>
        <w:t xml:space="preserve"> w celu poinformowania tejże o zakończeniu danego testu, oraz przekazania wyników.</w:t>
      </w:r>
    </w:p>
    <w:p w:rsidR="00D61F96" w:rsidRPr="00BC2573" w:rsidRDefault="00D4348F" w:rsidP="002946EA">
      <w:pPr>
        <w:ind w:firstLine="576"/>
        <w:rPr>
          <w:lang w:val="pl-PL"/>
        </w:rPr>
      </w:pPr>
      <w:r w:rsidRPr="00BC2573">
        <w:rPr>
          <w:lang w:val="pl-PL"/>
        </w:rPr>
        <w:t xml:space="preserve">Klasa </w:t>
      </w:r>
      <w:proofErr w:type="spellStart"/>
      <w:r w:rsidRPr="009079AE">
        <w:rPr>
          <w:i/>
          <w:lang w:val="pl-PL"/>
        </w:rPr>
        <w:t>TestEngine</w:t>
      </w:r>
      <w:proofErr w:type="spellEnd"/>
      <w:r w:rsidRPr="00BC2573">
        <w:rPr>
          <w:lang w:val="pl-PL"/>
        </w:rPr>
        <w:t xml:space="preserve"> odpowiedzialna jest za tworzenie obiektów typu </w:t>
      </w:r>
      <w:proofErr w:type="spellStart"/>
      <w:r w:rsidRPr="009079AE">
        <w:rPr>
          <w:i/>
          <w:lang w:val="pl-PL"/>
        </w:rPr>
        <w:t>TileClass</w:t>
      </w:r>
      <w:proofErr w:type="spellEnd"/>
      <w:r w:rsidRPr="00BC2573">
        <w:rPr>
          <w:lang w:val="pl-PL"/>
        </w:rPr>
        <w:t xml:space="preserve"> dla testów dwuwymiarowych oraz </w:t>
      </w:r>
      <w:proofErr w:type="spellStart"/>
      <w:r w:rsidRPr="009079AE">
        <w:rPr>
          <w:i/>
          <w:lang w:val="pl-PL"/>
        </w:rPr>
        <w:t>BoxClass</w:t>
      </w:r>
      <w:proofErr w:type="spellEnd"/>
      <w:r w:rsidRPr="00BC2573">
        <w:rPr>
          <w:lang w:val="pl-PL"/>
        </w:rPr>
        <w:t xml:space="preserve"> dla testów trójwymiarowych. Obiekty klasy </w:t>
      </w:r>
      <w:proofErr w:type="spellStart"/>
      <w:r w:rsidRPr="009079AE">
        <w:rPr>
          <w:i/>
          <w:lang w:val="pl-PL"/>
        </w:rPr>
        <w:t>TileClass</w:t>
      </w:r>
      <w:proofErr w:type="spellEnd"/>
      <w:r w:rsidRPr="00BC2573">
        <w:rPr>
          <w:lang w:val="pl-PL"/>
        </w:rPr>
        <w:t xml:space="preserve"> posiadają w sobie metody odpowiedzialne za przemieszczanie każdego z paneli</w:t>
      </w:r>
      <w:r w:rsidR="00D61F96" w:rsidRPr="00BC2573">
        <w:rPr>
          <w:lang w:val="pl-PL"/>
        </w:rPr>
        <w:t xml:space="preserve"> oraz za losową zmianę wyświetlanej na panelu tekstury. Klasa posiada zaimplementowane zachowania pozwalające jej na podjęcie decyzji czy dany panel powinien być animowany, czy i z jaką prędkością powinien się poruszać oraz w wypadku obiektów trójwymiarowych – czy powinien obracać się wokół własnej osi.</w:t>
      </w:r>
    </w:p>
    <w:p w:rsidR="0007656B" w:rsidRPr="00BC2573" w:rsidRDefault="00D61F96" w:rsidP="002946EA">
      <w:pPr>
        <w:ind w:firstLine="576"/>
        <w:rPr>
          <w:lang w:val="pl-PL"/>
        </w:rPr>
      </w:pPr>
      <w:r w:rsidRPr="00BC2573">
        <w:rPr>
          <w:lang w:val="pl-PL"/>
        </w:rPr>
        <w:t xml:space="preserve">By dodać testy do kolejki wykonania należy w klasie </w:t>
      </w:r>
      <w:proofErr w:type="spellStart"/>
      <w:r w:rsidRPr="009079AE">
        <w:rPr>
          <w:i/>
          <w:lang w:val="pl-PL"/>
        </w:rPr>
        <w:t>TestMain</w:t>
      </w:r>
      <w:proofErr w:type="spellEnd"/>
      <w:r w:rsidRPr="00BC2573">
        <w:rPr>
          <w:lang w:val="pl-PL"/>
        </w:rPr>
        <w:t xml:space="preserve"> wywołać metodę </w:t>
      </w:r>
      <w:proofErr w:type="spellStart"/>
      <w:r w:rsidRPr="009079AE">
        <w:rPr>
          <w:i/>
          <w:lang w:val="pl-PL"/>
        </w:rPr>
        <w:t>addTest</w:t>
      </w:r>
      <w:proofErr w:type="spellEnd"/>
      <w:r w:rsidRPr="009079AE">
        <w:rPr>
          <w:i/>
          <w:lang w:val="pl-PL"/>
        </w:rPr>
        <w:t>()</w:t>
      </w:r>
      <w:r w:rsidRPr="00BC2573">
        <w:rPr>
          <w:lang w:val="pl-PL"/>
        </w:rPr>
        <w:t xml:space="preserve"> z parametrami reprezentującymi nazwę testu, ilością tworzonych obiektów typu </w:t>
      </w:r>
      <w:proofErr w:type="spellStart"/>
      <w:r w:rsidRPr="009079AE">
        <w:rPr>
          <w:i/>
          <w:lang w:val="pl-PL"/>
        </w:rPr>
        <w:t>TileClass</w:t>
      </w:r>
      <w:proofErr w:type="spellEnd"/>
      <w:r w:rsidRPr="00BC2573">
        <w:rPr>
          <w:lang w:val="pl-PL"/>
        </w:rPr>
        <w:t xml:space="preserve"> lub </w:t>
      </w:r>
      <w:proofErr w:type="spellStart"/>
      <w:r w:rsidRPr="009079AE">
        <w:rPr>
          <w:i/>
          <w:lang w:val="pl-PL"/>
        </w:rPr>
        <w:t>BoxClass</w:t>
      </w:r>
      <w:proofErr w:type="spellEnd"/>
      <w:r w:rsidRPr="00BC2573">
        <w:rPr>
          <w:lang w:val="pl-PL"/>
        </w:rPr>
        <w:t xml:space="preserve"> oraz z parametrami decydującymi czy test ma dodatkowo obciążać urządzenie operacjami zmiennoprzecinkowymi i jeżeli </w:t>
      </w:r>
      <w:proofErr w:type="gramStart"/>
      <w:r w:rsidRPr="00BC2573">
        <w:rPr>
          <w:lang w:val="pl-PL"/>
        </w:rPr>
        <w:t>tak – jaką</w:t>
      </w:r>
      <w:proofErr w:type="gramEnd"/>
      <w:r w:rsidRPr="00BC2573">
        <w:rPr>
          <w:lang w:val="pl-PL"/>
        </w:rPr>
        <w:t xml:space="preserve"> ich ilością.</w:t>
      </w:r>
    </w:p>
    <w:p w:rsidR="00A37128" w:rsidRDefault="0007656B" w:rsidP="00A37128">
      <w:pPr>
        <w:ind w:firstLine="432"/>
        <w:rPr>
          <w:lang w:val="pl-PL"/>
        </w:rPr>
      </w:pPr>
      <w:r w:rsidRPr="00BC2573">
        <w:rPr>
          <w:lang w:val="pl-PL"/>
        </w:rPr>
        <w:t xml:space="preserve">Na urządzeniach zaprojektowano i uruchomiono testy dla 50, 250 i 500 obiektów nieruchomych, animowanych w celu sprawdzenia wydajności </w:t>
      </w:r>
      <w:r w:rsidR="008F3DA9" w:rsidRPr="00BC2573">
        <w:rPr>
          <w:lang w:val="pl-PL"/>
        </w:rPr>
        <w:t xml:space="preserve">procesorów graficznych dostępnych w urządzeniach. Następnie dla takich samych ilości obiektów stworzono test z poruszającymi się obiektami. Zaimplementowano też testy dla 100 obiektów ruchomych, animowanych z dodanym obciążeniem operacjami zmiennoprzecinkowymi w ilościach pomiędzy </w:t>
      </w:r>
      <w:r w:rsidR="008F3DA9" w:rsidRPr="00BC2573">
        <w:rPr>
          <w:lang w:val="pl-PL"/>
        </w:rPr>
        <w:lastRenderedPageBreak/>
        <w:t xml:space="preserve">100 a 2500 operacji na klatkę. Należy pamiętać, że operacje te wykonywane są przez instancję </w:t>
      </w:r>
      <w:r w:rsidR="009079AE">
        <w:rPr>
          <w:lang w:val="pl-PL"/>
        </w:rPr>
        <w:t xml:space="preserve">klasy </w:t>
      </w:r>
      <w:proofErr w:type="spellStart"/>
      <w:r w:rsidR="009079AE" w:rsidRPr="009079AE">
        <w:rPr>
          <w:i/>
          <w:lang w:val="pl-PL"/>
        </w:rPr>
        <w:t>TestEngine</w:t>
      </w:r>
      <w:proofErr w:type="spellEnd"/>
      <w:r w:rsidR="009079AE">
        <w:rPr>
          <w:i/>
          <w:lang w:val="pl-PL"/>
        </w:rPr>
        <w:t>,</w:t>
      </w:r>
      <w:r w:rsidR="008F3DA9" w:rsidRPr="00BC2573">
        <w:rPr>
          <w:lang w:val="pl-PL"/>
        </w:rPr>
        <w:t xml:space="preserve"> więc nie są zależne od ilości obiektów na ekranie. Stworzone testy zostały też zduplikowane w celu stworzenia serii testów dla obiektów trójwymiarowych. Parametry są identyczne, zmieniany jest tylko tworzony obiekt.</w:t>
      </w:r>
      <w:r w:rsidR="00F41F4A" w:rsidRPr="00BC2573">
        <w:rPr>
          <w:lang w:val="pl-PL"/>
        </w:rPr>
        <w:t xml:space="preserve"> Stworzono także test inkrementalny zwiększający ilość obiektów przedziałami od 250 do 2000 obiektów w celu znalezienia optymalnej ilości obiektów na ekranie na poszczególnych urządzeniach.</w:t>
      </w:r>
      <w:r w:rsidR="00A37128" w:rsidRPr="00BC2573">
        <w:rPr>
          <w:lang w:val="pl-PL"/>
        </w:rPr>
        <w:t xml:space="preserve"> Ostatnim z zaimplementowanych testów był test możliwości tworzenia i destrukcji obiektów klasy </w:t>
      </w:r>
      <w:proofErr w:type="spellStart"/>
      <w:r w:rsidR="00A37128" w:rsidRPr="009079AE">
        <w:rPr>
          <w:i/>
          <w:lang w:val="pl-PL"/>
        </w:rPr>
        <w:t>GameObject</w:t>
      </w:r>
      <w:proofErr w:type="spellEnd"/>
      <w:r w:rsidR="00A37128" w:rsidRPr="00BC2573">
        <w:rPr>
          <w:lang w:val="pl-PL"/>
        </w:rPr>
        <w:t xml:space="preserve">. W grach zręcznościowych często występuje konieczność szybkiego tworzenia i niszczenia obiektów, które reprezentują przeciwników, pociski, elementy tła lub punktację. Wiedza na </w:t>
      </w:r>
      <w:r w:rsidR="00A37128" w:rsidRPr="003A7DF4">
        <w:rPr>
          <w:lang w:val="pl-PL"/>
        </w:rPr>
        <w:t xml:space="preserve">temat tego, ile takich operacji możemy przeprowadzić w danej klatce bez spowalniania wykonania aplikacji na różnych platformach jest bardzo cenna. Kod testujący polegał na pomiarze ilości klatek na sekundę w grze podczas tworzenia i niszczenia obiektów. Za granicę potrzebną do płynnego </w:t>
      </w:r>
      <w:r w:rsidR="003A7DF4">
        <w:rPr>
          <w:lang w:val="pl-PL"/>
        </w:rPr>
        <w:t>działania programu obrano 30</w:t>
      </w:r>
      <w:r w:rsidR="005F6933">
        <w:rPr>
          <w:lang w:val="pl-PL"/>
        </w:rPr>
        <w:t xml:space="preserve">FPS (ang. </w:t>
      </w:r>
      <w:proofErr w:type="spellStart"/>
      <w:r w:rsidR="005F6933">
        <w:rPr>
          <w:lang w:val="pl-PL"/>
        </w:rPr>
        <w:t>Frames</w:t>
      </w:r>
      <w:proofErr w:type="spellEnd"/>
      <w:r w:rsidR="005F6933">
        <w:rPr>
          <w:lang w:val="pl-PL"/>
        </w:rPr>
        <w:t xml:space="preserve"> Per Second)</w:t>
      </w:r>
      <w:r w:rsidR="003A7DF4">
        <w:rPr>
          <w:lang w:val="pl-PL"/>
        </w:rPr>
        <w:t xml:space="preserve">. </w:t>
      </w:r>
      <w:r w:rsidR="00A37128" w:rsidRPr="003A7DF4">
        <w:rPr>
          <w:lang w:val="pl-PL"/>
        </w:rPr>
        <w:t>Program inkrementacyjnie zwiększa ilość tworzonych oraz niszczonych obiektów na ekranie, która pozwoli utrzymać wymaganą prędkość działania a następnie pokaże ilość stworzonych</w:t>
      </w:r>
      <w:r w:rsidR="00A37128" w:rsidRPr="00BC2573">
        <w:rPr>
          <w:lang w:val="pl-PL"/>
        </w:rPr>
        <w:t xml:space="preserve"> obiektów. Każdy z obiektów tworzonych i niszczonych podczas tego testu posiada w sobie obiekty </w:t>
      </w:r>
      <w:proofErr w:type="spellStart"/>
      <w:r w:rsidR="00A37128" w:rsidRPr="009079AE">
        <w:rPr>
          <w:i/>
          <w:lang w:val="pl-PL"/>
        </w:rPr>
        <w:t>RigidBody</w:t>
      </w:r>
      <w:proofErr w:type="spellEnd"/>
      <w:r w:rsidR="00A37128" w:rsidRPr="00BC2573">
        <w:rPr>
          <w:lang w:val="pl-PL"/>
        </w:rPr>
        <w:t xml:space="preserve"> i </w:t>
      </w:r>
      <w:proofErr w:type="spellStart"/>
      <w:r w:rsidR="00A37128" w:rsidRPr="009079AE">
        <w:rPr>
          <w:i/>
          <w:lang w:val="pl-PL"/>
        </w:rPr>
        <w:t>Collider</w:t>
      </w:r>
      <w:proofErr w:type="spellEnd"/>
      <w:r w:rsidR="00A37128" w:rsidRPr="00BC2573">
        <w:rPr>
          <w:lang w:val="pl-PL"/>
        </w:rPr>
        <w:t>, choć kolizje są wyłączone.</w:t>
      </w:r>
    </w:p>
    <w:p w:rsidR="0060508F" w:rsidRPr="00BC2573" w:rsidRDefault="0060508F" w:rsidP="00A37128">
      <w:pPr>
        <w:ind w:firstLine="432"/>
        <w:rPr>
          <w:lang w:val="pl-PL"/>
        </w:rPr>
      </w:pPr>
    </w:p>
    <w:p w:rsidR="0007656B" w:rsidRPr="00BC2573" w:rsidDel="004560CA" w:rsidRDefault="00A37128" w:rsidP="008F3DA9">
      <w:pPr>
        <w:ind w:firstLine="576"/>
        <w:rPr>
          <w:del w:id="35" w:author="Łukasz Rauch" w:date="2014-08-13T13:44:00Z"/>
          <w:lang w:val="pl-PL"/>
        </w:rPr>
      </w:pPr>
      <w:del w:id="36" w:author="Łukasz Rauch" w:date="2014-08-13T13:44:00Z">
        <w:r w:rsidRPr="00BC2573" w:rsidDel="004560CA">
          <w:rPr>
            <w:lang w:val="pl-PL"/>
          </w:rPr>
          <w:delText xml:space="preserve"> </w:delText>
        </w:r>
      </w:del>
    </w:p>
    <w:p w:rsidR="008F3DA9" w:rsidRPr="00BC2573" w:rsidRDefault="00C45682" w:rsidP="008F3DA9">
      <w:pPr>
        <w:ind w:firstLine="576"/>
        <w:rPr>
          <w:lang w:val="pl-PL"/>
        </w:rPr>
      </w:pPr>
      <w:r w:rsidRPr="00BC2573">
        <w:rPr>
          <w:lang w:val="pl-PL"/>
        </w:rPr>
        <w:t>Wszystkie benchmarki oraz stworzone aplikacje testowane były na urządzeniach:</w:t>
      </w:r>
    </w:p>
    <w:p w:rsidR="00C45682" w:rsidRPr="00705BDF" w:rsidRDefault="00C45682" w:rsidP="00C45682">
      <w:pPr>
        <w:pStyle w:val="Akapitzlist"/>
        <w:numPr>
          <w:ilvl w:val="0"/>
          <w:numId w:val="33"/>
        </w:numPr>
      </w:pPr>
      <w:r w:rsidRPr="00705BDF">
        <w:t>Samsung Galaxy S4 GT-I9505 – Android 4.2.2</w:t>
      </w:r>
    </w:p>
    <w:p w:rsidR="00C45682" w:rsidRPr="00BC2573" w:rsidRDefault="00C45682" w:rsidP="00C45682">
      <w:pPr>
        <w:pStyle w:val="Akapitzlist"/>
        <w:numPr>
          <w:ilvl w:val="0"/>
          <w:numId w:val="33"/>
        </w:numPr>
        <w:rPr>
          <w:lang w:val="pl-PL"/>
        </w:rPr>
      </w:pPr>
      <w:r w:rsidRPr="00BC2573">
        <w:rPr>
          <w:lang w:val="pl-PL"/>
        </w:rPr>
        <w:t xml:space="preserve">Nokia </w:t>
      </w:r>
      <w:proofErr w:type="spellStart"/>
      <w:r w:rsidRPr="00BC2573">
        <w:rPr>
          <w:lang w:val="pl-PL"/>
        </w:rPr>
        <w:t>Lumia</w:t>
      </w:r>
      <w:proofErr w:type="spellEnd"/>
      <w:r w:rsidRPr="00BC2573">
        <w:rPr>
          <w:lang w:val="pl-PL"/>
        </w:rPr>
        <w:t xml:space="preserve"> 625 – Windows Phone 8</w:t>
      </w:r>
    </w:p>
    <w:p w:rsidR="00C45682" w:rsidRPr="00705BDF" w:rsidRDefault="00C45682" w:rsidP="00C45682">
      <w:pPr>
        <w:pStyle w:val="Akapitzlist"/>
        <w:numPr>
          <w:ilvl w:val="0"/>
          <w:numId w:val="33"/>
        </w:numPr>
      </w:pPr>
      <w:r w:rsidRPr="00705BDF">
        <w:t>Samsung Galaxy Core Plus SM-G350 – Android 4.2.2</w:t>
      </w:r>
    </w:p>
    <w:p w:rsidR="00C45682" w:rsidRPr="00BC2573" w:rsidRDefault="00C45682" w:rsidP="00C45682">
      <w:pPr>
        <w:pStyle w:val="Akapitzlist"/>
        <w:numPr>
          <w:ilvl w:val="0"/>
          <w:numId w:val="33"/>
        </w:numPr>
        <w:rPr>
          <w:lang w:val="pl-PL"/>
        </w:rPr>
      </w:pPr>
      <w:proofErr w:type="spellStart"/>
      <w:r w:rsidRPr="00BC2573">
        <w:rPr>
          <w:lang w:val="pl-PL"/>
        </w:rPr>
        <w:t>iPhone</w:t>
      </w:r>
      <w:proofErr w:type="spellEnd"/>
      <w:r w:rsidRPr="00BC2573">
        <w:rPr>
          <w:lang w:val="pl-PL"/>
        </w:rPr>
        <w:t xml:space="preserve"> 5 – </w:t>
      </w:r>
      <w:proofErr w:type="spellStart"/>
      <w:r w:rsidRPr="00BC2573">
        <w:rPr>
          <w:lang w:val="pl-PL"/>
        </w:rPr>
        <w:t>iOS</w:t>
      </w:r>
      <w:proofErr w:type="spellEnd"/>
      <w:r w:rsidRPr="00BC2573">
        <w:rPr>
          <w:lang w:val="pl-PL"/>
        </w:rPr>
        <w:t xml:space="preserve"> 7.1.2</w:t>
      </w:r>
    </w:p>
    <w:p w:rsidR="00C45682" w:rsidRPr="00BC2573" w:rsidRDefault="00C45682" w:rsidP="00C45682">
      <w:pPr>
        <w:pStyle w:val="Akapitzlist"/>
        <w:numPr>
          <w:ilvl w:val="0"/>
          <w:numId w:val="33"/>
        </w:numPr>
        <w:rPr>
          <w:lang w:val="pl-PL"/>
        </w:rPr>
      </w:pPr>
      <w:proofErr w:type="spellStart"/>
      <w:r w:rsidRPr="00BC2573">
        <w:rPr>
          <w:lang w:val="pl-PL"/>
        </w:rPr>
        <w:t>iPad</w:t>
      </w:r>
      <w:proofErr w:type="spellEnd"/>
      <w:r w:rsidRPr="00BC2573">
        <w:rPr>
          <w:lang w:val="pl-PL"/>
        </w:rPr>
        <w:t xml:space="preserve"> 3 – </w:t>
      </w:r>
      <w:proofErr w:type="spellStart"/>
      <w:r w:rsidRPr="00BC2573">
        <w:rPr>
          <w:lang w:val="pl-PL"/>
        </w:rPr>
        <w:t>iOS</w:t>
      </w:r>
      <w:proofErr w:type="spellEnd"/>
      <w:r w:rsidRPr="00BC2573">
        <w:rPr>
          <w:lang w:val="pl-PL"/>
        </w:rPr>
        <w:t xml:space="preserve"> 7.1.2</w:t>
      </w:r>
    </w:p>
    <w:p w:rsidR="00C45682" w:rsidRPr="00BC2573" w:rsidRDefault="00C45682" w:rsidP="00C45682">
      <w:pPr>
        <w:pStyle w:val="Akapitzlist"/>
        <w:numPr>
          <w:ilvl w:val="0"/>
          <w:numId w:val="33"/>
        </w:numPr>
        <w:rPr>
          <w:lang w:val="pl-PL"/>
        </w:rPr>
      </w:pPr>
      <w:proofErr w:type="spellStart"/>
      <w:r w:rsidRPr="00BC2573">
        <w:rPr>
          <w:lang w:val="pl-PL"/>
        </w:rPr>
        <w:t>iPad</w:t>
      </w:r>
      <w:proofErr w:type="spellEnd"/>
      <w:r w:rsidRPr="00BC2573">
        <w:rPr>
          <w:lang w:val="pl-PL"/>
        </w:rPr>
        <w:t xml:space="preserve"> 1 – </w:t>
      </w:r>
      <w:proofErr w:type="spellStart"/>
      <w:r w:rsidRPr="00BC2573">
        <w:rPr>
          <w:lang w:val="pl-PL"/>
        </w:rPr>
        <w:t>iOS</w:t>
      </w:r>
      <w:proofErr w:type="spellEnd"/>
      <w:r w:rsidRPr="00BC2573">
        <w:rPr>
          <w:lang w:val="pl-PL"/>
        </w:rPr>
        <w:t xml:space="preserve"> 5.1.1</w:t>
      </w:r>
    </w:p>
    <w:p w:rsidR="00C45682" w:rsidRPr="00BC2573" w:rsidRDefault="00C45682" w:rsidP="00C45682">
      <w:pPr>
        <w:rPr>
          <w:lang w:val="pl-PL"/>
        </w:rPr>
      </w:pPr>
    </w:p>
    <w:p w:rsidR="00C45682" w:rsidRPr="00BC2573" w:rsidRDefault="00C45682" w:rsidP="00C45682">
      <w:pPr>
        <w:rPr>
          <w:lang w:val="pl-PL"/>
        </w:rPr>
      </w:pPr>
    </w:p>
    <w:p w:rsidR="00BA38DA" w:rsidRDefault="008F3DA9" w:rsidP="00BA38DA">
      <w:pPr>
        <w:keepNext/>
        <w:ind w:firstLine="576"/>
        <w:jc w:val="center"/>
      </w:pPr>
      <w:r w:rsidRPr="00BC2573">
        <w:rPr>
          <w:noProof/>
          <w:lang w:val="pl-PL" w:eastAsia="pl-PL" w:bidi="ar-SA"/>
        </w:rPr>
        <w:lastRenderedPageBreak/>
        <w:drawing>
          <wp:inline distT="0" distB="0" distL="0" distR="0" wp14:anchorId="02AB76AC" wp14:editId="06F4454F">
            <wp:extent cx="5684808" cy="2743200"/>
            <wp:effectExtent l="0" t="0" r="0" b="0"/>
            <wp:docPr id="4" name="Wykres 4"/>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8F3DA9" w:rsidRPr="00BC2573" w:rsidRDefault="00BA38DA" w:rsidP="00BA38DA">
      <w:pPr>
        <w:pStyle w:val="Legenda"/>
        <w:jc w:val="center"/>
        <w:rPr>
          <w:lang w:val="pl-PL"/>
        </w:rPr>
      </w:pPr>
      <w:proofErr w:type="spellStart"/>
      <w:proofErr w:type="gramStart"/>
      <w:r>
        <w:t>Rysunek</w:t>
      </w:r>
      <w:proofErr w:type="spellEnd"/>
      <w:r>
        <w:t xml:space="preserve"> </w:t>
      </w:r>
      <w:fldSimple w:instr=" SEQ Rysunek \* ARABIC ">
        <w:r w:rsidR="00C144FF">
          <w:rPr>
            <w:noProof/>
          </w:rPr>
          <w:t>12</w:t>
        </w:r>
      </w:fldSimple>
      <w:r w:rsidR="00481DD1">
        <w:rPr>
          <w:noProof/>
        </w:rPr>
        <w:t>.</w:t>
      </w:r>
      <w:proofErr w:type="gramEnd"/>
      <w:r>
        <w:t xml:space="preserve"> Test</w:t>
      </w:r>
      <w:r>
        <w:rPr>
          <w:noProof/>
        </w:rPr>
        <w:t xml:space="preserve"> obiektów nieruchomych</w:t>
      </w:r>
    </w:p>
    <w:p w:rsidR="008F3DA9" w:rsidRPr="00BC2573" w:rsidRDefault="004560CA" w:rsidP="00BA38DA">
      <w:pPr>
        <w:pStyle w:val="Legenda"/>
        <w:jc w:val="center"/>
        <w:rPr>
          <w:lang w:val="pl-PL"/>
        </w:rPr>
      </w:pPr>
      <w:r>
        <w:rPr>
          <w:rStyle w:val="Odwoaniedokomentarza"/>
          <w:rFonts w:cs="Mangal"/>
          <w:i w:val="0"/>
          <w:iCs w:val="0"/>
        </w:rPr>
        <w:commentReference w:id="37"/>
      </w:r>
    </w:p>
    <w:p w:rsidR="0007656B" w:rsidRPr="00BC2573" w:rsidRDefault="00C816C1" w:rsidP="00DA4101">
      <w:pPr>
        <w:ind w:firstLine="576"/>
        <w:rPr>
          <w:lang w:val="pl-PL"/>
        </w:rPr>
      </w:pPr>
      <w:r>
        <w:rPr>
          <w:lang w:val="pl-PL"/>
        </w:rPr>
        <w:t xml:space="preserve">Jak widać na </w:t>
      </w:r>
      <w:proofErr w:type="gramStart"/>
      <w:r w:rsidR="00BA38DA">
        <w:rPr>
          <w:lang w:val="pl-PL"/>
        </w:rPr>
        <w:t>rysunku</w:t>
      </w:r>
      <w:r>
        <w:rPr>
          <w:lang w:val="pl-PL"/>
        </w:rPr>
        <w:t xml:space="preserve"> </w:t>
      </w:r>
      <w:r w:rsidR="0060508F">
        <w:rPr>
          <w:lang w:val="pl-PL"/>
        </w:rPr>
        <w:t>1</w:t>
      </w:r>
      <w:r>
        <w:rPr>
          <w:lang w:val="pl-PL"/>
        </w:rPr>
        <w:t>2</w:t>
      </w:r>
      <w:r w:rsidR="00DA4101" w:rsidRPr="00BC2573">
        <w:rPr>
          <w:lang w:val="pl-PL"/>
        </w:rPr>
        <w:t xml:space="preserve">. </w:t>
      </w:r>
      <w:proofErr w:type="gramEnd"/>
      <w:r w:rsidR="00DA4101" w:rsidRPr="00BC2573">
        <w:rPr>
          <w:lang w:val="pl-PL"/>
        </w:rPr>
        <w:t xml:space="preserve">żadne z urządzeń nie miało problemów z utrzymaniem zadowalającej liczby klatek na sekundę przy 50 obiektach widocznych na ekranie. Znaczący spadek wydajności widać za to już przy 250 obiektach, gdzie urządzenie z systemem Windows Phone 8 z ledwością przekroczyło próg 30 klatek. Przy 500 obiektach na ekranie jedynie urządzenia </w:t>
      </w:r>
      <w:proofErr w:type="spellStart"/>
      <w:r w:rsidR="00DA4101" w:rsidRPr="00BC2573">
        <w:rPr>
          <w:lang w:val="pl-PL"/>
        </w:rPr>
        <w:t>iPhone</w:t>
      </w:r>
      <w:proofErr w:type="spellEnd"/>
      <w:r w:rsidR="00DA4101" w:rsidRPr="00BC2573">
        <w:rPr>
          <w:lang w:val="pl-PL"/>
        </w:rPr>
        <w:t xml:space="preserve"> 5 i </w:t>
      </w:r>
      <w:proofErr w:type="spellStart"/>
      <w:r w:rsidR="00DA4101" w:rsidRPr="00BC2573">
        <w:rPr>
          <w:lang w:val="pl-PL"/>
        </w:rPr>
        <w:t>iPad</w:t>
      </w:r>
      <w:proofErr w:type="spellEnd"/>
      <w:r w:rsidR="00DA4101" w:rsidRPr="00BC2573">
        <w:rPr>
          <w:lang w:val="pl-PL"/>
        </w:rPr>
        <w:t xml:space="preserve"> 3 posiadały wystarczającą wydajność by zapewnić płynność testów. Co ciekawe, telefon Samsung </w:t>
      </w:r>
      <w:proofErr w:type="spellStart"/>
      <w:r w:rsidR="00DA4101" w:rsidRPr="00BC2573">
        <w:rPr>
          <w:lang w:val="pl-PL"/>
        </w:rPr>
        <w:t>Galaxy</w:t>
      </w:r>
      <w:proofErr w:type="spellEnd"/>
      <w:r w:rsidR="00DA4101" w:rsidRPr="00BC2573">
        <w:rPr>
          <w:lang w:val="pl-PL"/>
        </w:rPr>
        <w:t xml:space="preserve"> </w:t>
      </w:r>
      <w:proofErr w:type="spellStart"/>
      <w:r w:rsidR="00DA4101" w:rsidRPr="00BC2573">
        <w:rPr>
          <w:lang w:val="pl-PL"/>
        </w:rPr>
        <w:t>Core</w:t>
      </w:r>
      <w:proofErr w:type="spellEnd"/>
      <w:r w:rsidR="00DA4101" w:rsidRPr="00BC2573">
        <w:rPr>
          <w:lang w:val="pl-PL"/>
        </w:rPr>
        <w:t xml:space="preserve"> Plus utrzymywał w testach podobną wydajność do telefonu Samsung </w:t>
      </w:r>
      <w:proofErr w:type="spellStart"/>
      <w:r w:rsidR="00DA4101" w:rsidRPr="00BC2573">
        <w:rPr>
          <w:lang w:val="pl-PL"/>
        </w:rPr>
        <w:t>Galaxy</w:t>
      </w:r>
      <w:proofErr w:type="spellEnd"/>
      <w:r w:rsidR="00DA4101" w:rsidRPr="00BC2573">
        <w:rPr>
          <w:lang w:val="pl-PL"/>
        </w:rPr>
        <w:t xml:space="preserve"> S4, który jest od niego droższy ponad </w:t>
      </w:r>
      <w:proofErr w:type="gramStart"/>
      <w:r w:rsidR="00DA4101" w:rsidRPr="00BC2573">
        <w:rPr>
          <w:lang w:val="pl-PL"/>
        </w:rPr>
        <w:t xml:space="preserve">trzykrotnie. </w:t>
      </w:r>
      <w:proofErr w:type="gramEnd"/>
      <w:r w:rsidR="00DA4101" w:rsidRPr="00BC2573">
        <w:rPr>
          <w:lang w:val="pl-PL"/>
        </w:rPr>
        <w:t xml:space="preserve">Widać też znaczny postęp w technologii wytwarzania urządzeń mobilnych gdzie telefony S4 i </w:t>
      </w:r>
      <w:proofErr w:type="spellStart"/>
      <w:r w:rsidR="00DA4101" w:rsidRPr="00BC2573">
        <w:rPr>
          <w:lang w:val="pl-PL"/>
        </w:rPr>
        <w:t>Core</w:t>
      </w:r>
      <w:proofErr w:type="spellEnd"/>
      <w:r w:rsidR="00DA4101" w:rsidRPr="00BC2573">
        <w:rPr>
          <w:lang w:val="pl-PL"/>
        </w:rPr>
        <w:t xml:space="preserve"> utrzymują lepszą ilość klatek na sekundę, niż tablet </w:t>
      </w:r>
      <w:proofErr w:type="spellStart"/>
      <w:r w:rsidR="00DA4101" w:rsidRPr="00BC2573">
        <w:rPr>
          <w:lang w:val="pl-PL"/>
        </w:rPr>
        <w:t>iPad</w:t>
      </w:r>
      <w:proofErr w:type="spellEnd"/>
      <w:r w:rsidR="00DA4101" w:rsidRPr="00BC2573">
        <w:rPr>
          <w:lang w:val="pl-PL"/>
        </w:rPr>
        <w:t xml:space="preserve"> 1.</w:t>
      </w:r>
    </w:p>
    <w:p w:rsidR="00DA4101" w:rsidRPr="00BC2573" w:rsidRDefault="00DA4101" w:rsidP="00DA4101">
      <w:pPr>
        <w:ind w:firstLine="576"/>
        <w:rPr>
          <w:lang w:val="pl-PL"/>
        </w:rPr>
      </w:pPr>
    </w:p>
    <w:p w:rsidR="006B2C40" w:rsidRDefault="004B751C" w:rsidP="006B2C40">
      <w:pPr>
        <w:keepNext/>
        <w:ind w:firstLine="576"/>
        <w:jc w:val="center"/>
      </w:pPr>
      <w:r w:rsidRPr="00BC2573">
        <w:rPr>
          <w:noProof/>
          <w:lang w:val="pl-PL" w:eastAsia="pl-PL" w:bidi="ar-SA"/>
        </w:rPr>
        <w:lastRenderedPageBreak/>
        <w:drawing>
          <wp:inline distT="0" distB="0" distL="0" distR="0" wp14:anchorId="64138A3E" wp14:editId="5CAB533D">
            <wp:extent cx="5382883" cy="2743200"/>
            <wp:effectExtent l="0" t="0" r="8890" b="0"/>
            <wp:docPr id="5" name="Wykres 5"/>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DA4101" w:rsidRPr="00BC2573" w:rsidRDefault="006B2C40" w:rsidP="006B2C40">
      <w:pPr>
        <w:pStyle w:val="Legenda"/>
        <w:jc w:val="center"/>
        <w:rPr>
          <w:lang w:val="pl-PL"/>
        </w:rPr>
      </w:pPr>
      <w:proofErr w:type="spellStart"/>
      <w:proofErr w:type="gramStart"/>
      <w:r>
        <w:t>Rysunek</w:t>
      </w:r>
      <w:proofErr w:type="spellEnd"/>
      <w:r>
        <w:t xml:space="preserve"> </w:t>
      </w:r>
      <w:fldSimple w:instr=" SEQ Rysunek \* ARABIC ">
        <w:r w:rsidR="00C144FF">
          <w:rPr>
            <w:noProof/>
          </w:rPr>
          <w:t>13</w:t>
        </w:r>
      </w:fldSimple>
      <w:r w:rsidR="00481DD1">
        <w:rPr>
          <w:noProof/>
        </w:rPr>
        <w:t>.</w:t>
      </w:r>
      <w:proofErr w:type="gramEnd"/>
      <w:r>
        <w:t xml:space="preserve"> </w:t>
      </w:r>
      <w:proofErr w:type="spellStart"/>
      <w:r w:rsidRPr="00891049">
        <w:t>Różnica</w:t>
      </w:r>
      <w:proofErr w:type="spellEnd"/>
      <w:r w:rsidRPr="00891049">
        <w:t xml:space="preserve"> </w:t>
      </w:r>
      <w:proofErr w:type="spellStart"/>
      <w:r w:rsidRPr="00891049">
        <w:t>pomiędzy</w:t>
      </w:r>
      <w:proofErr w:type="spellEnd"/>
      <w:r w:rsidRPr="00891049">
        <w:t xml:space="preserve"> </w:t>
      </w:r>
      <w:proofErr w:type="spellStart"/>
      <w:r w:rsidRPr="00891049">
        <w:t>testami</w:t>
      </w:r>
      <w:proofErr w:type="spellEnd"/>
      <w:r w:rsidRPr="00891049">
        <w:t xml:space="preserve"> </w:t>
      </w:r>
      <w:proofErr w:type="spellStart"/>
      <w:r w:rsidRPr="00891049">
        <w:t>obiektów</w:t>
      </w:r>
      <w:proofErr w:type="spellEnd"/>
      <w:r w:rsidRPr="00891049">
        <w:t xml:space="preserve"> </w:t>
      </w:r>
      <w:proofErr w:type="spellStart"/>
      <w:r w:rsidRPr="00891049">
        <w:t>nieruchomych</w:t>
      </w:r>
      <w:proofErr w:type="spellEnd"/>
      <w:r w:rsidRPr="00891049">
        <w:t xml:space="preserve"> a </w:t>
      </w:r>
      <w:proofErr w:type="spellStart"/>
      <w:r w:rsidRPr="00891049">
        <w:t>ruchomych</w:t>
      </w:r>
      <w:proofErr w:type="spellEnd"/>
    </w:p>
    <w:p w:rsidR="002946EA" w:rsidRPr="00BC2573" w:rsidRDefault="002946EA" w:rsidP="004C30BF">
      <w:pPr>
        <w:rPr>
          <w:lang w:val="pl-PL"/>
        </w:rPr>
      </w:pPr>
    </w:p>
    <w:p w:rsidR="00854397" w:rsidRPr="00BC2573" w:rsidRDefault="00C816C1" w:rsidP="00854397">
      <w:pPr>
        <w:ind w:firstLine="576"/>
        <w:rPr>
          <w:lang w:val="pl-PL"/>
        </w:rPr>
      </w:pPr>
      <w:r>
        <w:rPr>
          <w:lang w:val="pl-PL"/>
        </w:rPr>
        <w:t xml:space="preserve">Jak widać z </w:t>
      </w:r>
      <w:proofErr w:type="gramStart"/>
      <w:r w:rsidR="006B2C40">
        <w:rPr>
          <w:lang w:val="pl-PL"/>
        </w:rPr>
        <w:t xml:space="preserve">rysunku </w:t>
      </w:r>
      <w:r w:rsidR="0060508F">
        <w:rPr>
          <w:lang w:val="pl-PL"/>
        </w:rPr>
        <w:t>1</w:t>
      </w:r>
      <w:r>
        <w:rPr>
          <w:lang w:val="pl-PL"/>
        </w:rPr>
        <w:t>3</w:t>
      </w:r>
      <w:r w:rsidR="00854397" w:rsidRPr="00BC2573">
        <w:rPr>
          <w:lang w:val="pl-PL"/>
        </w:rPr>
        <w:t xml:space="preserve">. </w:t>
      </w:r>
      <w:proofErr w:type="gramEnd"/>
      <w:r w:rsidR="00854397" w:rsidRPr="00BC2573">
        <w:rPr>
          <w:lang w:val="pl-PL"/>
        </w:rPr>
        <w:t xml:space="preserve">przy 50 obiektach ruch tychże nie wpływa znacząco na ilość rysowanych klatek na sekundę. Spadki ponownie pojawiają się przy 250 obiektach na ekranie i są podobne pomiędzy urządzeniami. Wyjątkiem jest tu </w:t>
      </w:r>
      <w:proofErr w:type="spellStart"/>
      <w:r w:rsidR="00854397" w:rsidRPr="00BC2573">
        <w:rPr>
          <w:lang w:val="pl-PL"/>
        </w:rPr>
        <w:t>iPhone</w:t>
      </w:r>
      <w:proofErr w:type="spellEnd"/>
      <w:r w:rsidR="00854397" w:rsidRPr="00BC2573">
        <w:rPr>
          <w:lang w:val="pl-PL"/>
        </w:rPr>
        <w:t xml:space="preserve"> 5, który spadek wydajności pokazuje dopiero przy 500 obiektach na ekranie. Warto odnotować </w:t>
      </w:r>
      <w:r w:rsidR="00323D79" w:rsidRPr="00BC2573">
        <w:rPr>
          <w:lang w:val="pl-PL"/>
        </w:rPr>
        <w:t>fakt, iż</w:t>
      </w:r>
      <w:r w:rsidR="00854397" w:rsidRPr="00BC2573">
        <w:rPr>
          <w:lang w:val="pl-PL"/>
        </w:rPr>
        <w:t xml:space="preserve"> urządzenia firmy Apple wykazują mniejszą stabilność przy dużej ilości obiektów na ekranie – spadek ilości klatek na sekundę był dużo bardziej wyraźny w ich przypadku.</w:t>
      </w:r>
    </w:p>
    <w:p w:rsidR="00F41F4A" w:rsidRPr="00BC2573" w:rsidRDefault="00F41F4A" w:rsidP="00854397">
      <w:pPr>
        <w:ind w:firstLine="576"/>
        <w:rPr>
          <w:lang w:val="pl-PL"/>
        </w:rPr>
      </w:pPr>
    </w:p>
    <w:p w:rsidR="006B2C40" w:rsidRDefault="00F41F4A" w:rsidP="006B2C40">
      <w:pPr>
        <w:keepNext/>
        <w:ind w:firstLine="576"/>
        <w:jc w:val="center"/>
      </w:pPr>
      <w:r w:rsidRPr="00BC2573">
        <w:rPr>
          <w:noProof/>
          <w:lang w:val="pl-PL" w:eastAsia="pl-PL" w:bidi="ar-SA"/>
        </w:rPr>
        <w:drawing>
          <wp:inline distT="0" distB="0" distL="0" distR="0" wp14:anchorId="33A53D34" wp14:editId="6529B8E6">
            <wp:extent cx="5512279" cy="2743200"/>
            <wp:effectExtent l="0" t="0" r="0" b="0"/>
            <wp:docPr id="7" name="Wykres 7"/>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F41F4A" w:rsidRPr="00BC2573" w:rsidRDefault="006B2C40" w:rsidP="006B2C40">
      <w:pPr>
        <w:pStyle w:val="Legenda"/>
        <w:jc w:val="center"/>
        <w:rPr>
          <w:lang w:val="pl-PL"/>
        </w:rPr>
      </w:pPr>
      <w:proofErr w:type="spellStart"/>
      <w:proofErr w:type="gramStart"/>
      <w:r>
        <w:t>Rysunek</w:t>
      </w:r>
      <w:proofErr w:type="spellEnd"/>
      <w:r>
        <w:t xml:space="preserve"> </w:t>
      </w:r>
      <w:fldSimple w:instr=" SEQ Rysunek \* ARABIC ">
        <w:r w:rsidR="00C144FF">
          <w:rPr>
            <w:noProof/>
          </w:rPr>
          <w:t>14</w:t>
        </w:r>
      </w:fldSimple>
      <w:r w:rsidR="00481DD1">
        <w:rPr>
          <w:noProof/>
        </w:rPr>
        <w:t>.</w:t>
      </w:r>
      <w:proofErr w:type="gramEnd"/>
      <w:r>
        <w:t xml:space="preserve"> </w:t>
      </w:r>
      <w:r w:rsidRPr="00972899">
        <w:t xml:space="preserve">Test </w:t>
      </w:r>
      <w:proofErr w:type="spellStart"/>
      <w:r w:rsidRPr="00972899">
        <w:t>obiektów</w:t>
      </w:r>
      <w:proofErr w:type="spellEnd"/>
      <w:r w:rsidRPr="00972899">
        <w:t xml:space="preserve"> </w:t>
      </w:r>
      <w:proofErr w:type="spellStart"/>
      <w:r w:rsidRPr="00972899">
        <w:t>ruchomych</w:t>
      </w:r>
      <w:proofErr w:type="spellEnd"/>
      <w:r w:rsidRPr="00972899">
        <w:t xml:space="preserve"> </w:t>
      </w:r>
      <w:proofErr w:type="spellStart"/>
      <w:r w:rsidRPr="00972899">
        <w:t>ze</w:t>
      </w:r>
      <w:proofErr w:type="spellEnd"/>
      <w:r w:rsidRPr="00972899">
        <w:t xml:space="preserve"> </w:t>
      </w:r>
      <w:proofErr w:type="spellStart"/>
      <w:r w:rsidRPr="00972899">
        <w:t>sztucznymi</w:t>
      </w:r>
      <w:proofErr w:type="spellEnd"/>
      <w:r w:rsidRPr="00972899">
        <w:t xml:space="preserve"> </w:t>
      </w:r>
      <w:proofErr w:type="spellStart"/>
      <w:r w:rsidRPr="00972899">
        <w:t>operacjami</w:t>
      </w:r>
      <w:proofErr w:type="spellEnd"/>
      <w:r w:rsidRPr="00972899">
        <w:t xml:space="preserve"> </w:t>
      </w:r>
      <w:proofErr w:type="spellStart"/>
      <w:r w:rsidRPr="00972899">
        <w:t>zmiennoprzecinkowymi</w:t>
      </w:r>
      <w:proofErr w:type="spellEnd"/>
    </w:p>
    <w:p w:rsidR="00854397" w:rsidRPr="00BC2573" w:rsidRDefault="0094138F" w:rsidP="00F41F4A">
      <w:pPr>
        <w:ind w:firstLine="576"/>
        <w:rPr>
          <w:lang w:val="pl-PL"/>
        </w:rPr>
      </w:pPr>
      <w:r>
        <w:rPr>
          <w:lang w:val="pl-PL"/>
        </w:rPr>
        <w:lastRenderedPageBreak/>
        <w:t xml:space="preserve">Na </w:t>
      </w:r>
      <w:r w:rsidR="0060508F">
        <w:rPr>
          <w:lang w:val="pl-PL"/>
        </w:rPr>
        <w:t>rysunku</w:t>
      </w:r>
      <w:r>
        <w:rPr>
          <w:lang w:val="pl-PL"/>
        </w:rPr>
        <w:t xml:space="preserve"> </w:t>
      </w:r>
      <w:r w:rsidR="0060508F">
        <w:rPr>
          <w:lang w:val="pl-PL"/>
        </w:rPr>
        <w:t>1</w:t>
      </w:r>
      <w:r>
        <w:rPr>
          <w:lang w:val="pl-PL"/>
        </w:rPr>
        <w:t>4</w:t>
      </w:r>
      <w:r w:rsidR="00854397" w:rsidRPr="00BC2573">
        <w:rPr>
          <w:lang w:val="pl-PL"/>
        </w:rPr>
        <w:t xml:space="preserve">. zaprezentowano wpływ sztucznych operacji </w:t>
      </w:r>
      <w:r w:rsidR="00F41F4A" w:rsidRPr="00BC2573">
        <w:rPr>
          <w:lang w:val="pl-PL"/>
        </w:rPr>
        <w:t xml:space="preserve">zmiennoprzecinkowych na ilość klatek na sekundę. Symuluje to kod logiki gry uruchomiony obok silnika renderującego. Jak widać większość urządzeń poradziła sobie w teście bardzo dobrze, zauważalne spadki ilości klatek na sekundę wystąpiły tylko na urządzeniach </w:t>
      </w:r>
      <w:proofErr w:type="spellStart"/>
      <w:r w:rsidR="00F41F4A" w:rsidRPr="00BC2573">
        <w:rPr>
          <w:lang w:val="pl-PL"/>
        </w:rPr>
        <w:t>Core</w:t>
      </w:r>
      <w:proofErr w:type="spellEnd"/>
      <w:r w:rsidR="00F41F4A" w:rsidRPr="00BC2573">
        <w:rPr>
          <w:lang w:val="pl-PL"/>
        </w:rPr>
        <w:t xml:space="preserve"> i </w:t>
      </w:r>
      <w:proofErr w:type="spellStart"/>
      <w:proofErr w:type="gramStart"/>
      <w:r w:rsidR="00F41F4A" w:rsidRPr="00BC2573">
        <w:rPr>
          <w:lang w:val="pl-PL"/>
        </w:rPr>
        <w:t>iPad</w:t>
      </w:r>
      <w:proofErr w:type="spellEnd"/>
      <w:r w:rsidR="00F41F4A" w:rsidRPr="00BC2573">
        <w:rPr>
          <w:lang w:val="pl-PL"/>
        </w:rPr>
        <w:t xml:space="preserve"> 1.</w:t>
      </w:r>
      <w:proofErr w:type="gramEnd"/>
    </w:p>
    <w:p w:rsidR="00720881" w:rsidRPr="00BC2573" w:rsidRDefault="00720881" w:rsidP="00F41F4A">
      <w:pPr>
        <w:ind w:firstLine="576"/>
        <w:rPr>
          <w:lang w:val="pl-PL"/>
        </w:rPr>
      </w:pPr>
    </w:p>
    <w:p w:rsidR="006B2C40" w:rsidRDefault="00720881" w:rsidP="006B2C40">
      <w:pPr>
        <w:keepNext/>
        <w:ind w:firstLine="576"/>
        <w:jc w:val="center"/>
      </w:pPr>
      <w:r w:rsidRPr="00BC2573">
        <w:rPr>
          <w:noProof/>
          <w:lang w:val="pl-PL" w:eastAsia="pl-PL" w:bidi="ar-SA"/>
        </w:rPr>
        <w:drawing>
          <wp:inline distT="0" distB="0" distL="0" distR="0" wp14:anchorId="0CA73490" wp14:editId="05982619">
            <wp:extent cx="5805578" cy="2743200"/>
            <wp:effectExtent l="0" t="0" r="5080" b="0"/>
            <wp:docPr id="12" name="Wykres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116301" w:rsidRPr="00BC2573" w:rsidRDefault="006B2C40" w:rsidP="006B2C40">
      <w:pPr>
        <w:pStyle w:val="Legenda"/>
        <w:jc w:val="center"/>
        <w:rPr>
          <w:lang w:val="pl-PL"/>
        </w:rPr>
      </w:pPr>
      <w:proofErr w:type="spellStart"/>
      <w:proofErr w:type="gramStart"/>
      <w:r>
        <w:t>Rysunek</w:t>
      </w:r>
      <w:proofErr w:type="spellEnd"/>
      <w:r>
        <w:t xml:space="preserve"> </w:t>
      </w:r>
      <w:fldSimple w:instr=" SEQ Rysunek \* ARABIC ">
        <w:r w:rsidR="00C144FF">
          <w:rPr>
            <w:noProof/>
          </w:rPr>
          <w:t>15</w:t>
        </w:r>
      </w:fldSimple>
      <w:r w:rsidR="00481DD1">
        <w:rPr>
          <w:noProof/>
        </w:rPr>
        <w:t>.</w:t>
      </w:r>
      <w:proofErr w:type="gramEnd"/>
      <w:r>
        <w:t xml:space="preserve"> Test </w:t>
      </w:r>
      <w:proofErr w:type="spellStart"/>
      <w:r>
        <w:t>inkrementalnego</w:t>
      </w:r>
      <w:proofErr w:type="spellEnd"/>
      <w:r>
        <w:t xml:space="preserve"> </w:t>
      </w:r>
      <w:proofErr w:type="spellStart"/>
      <w:r>
        <w:t>tworzenia</w:t>
      </w:r>
      <w:proofErr w:type="spellEnd"/>
      <w:r>
        <w:t xml:space="preserve"> </w:t>
      </w:r>
      <w:proofErr w:type="spellStart"/>
      <w:r>
        <w:t>obiektów</w:t>
      </w:r>
      <w:proofErr w:type="spellEnd"/>
    </w:p>
    <w:p w:rsidR="00116301" w:rsidRPr="00BC2573" w:rsidRDefault="00116301" w:rsidP="00F41F4A">
      <w:pPr>
        <w:ind w:firstLine="576"/>
        <w:rPr>
          <w:lang w:val="pl-PL"/>
        </w:rPr>
      </w:pPr>
    </w:p>
    <w:p w:rsidR="00720881" w:rsidRPr="00BC2573" w:rsidRDefault="0094138F" w:rsidP="00720881">
      <w:pPr>
        <w:ind w:firstLine="576"/>
        <w:rPr>
          <w:lang w:val="pl-PL"/>
        </w:rPr>
      </w:pPr>
      <w:r>
        <w:rPr>
          <w:lang w:val="pl-PL"/>
        </w:rPr>
        <w:t xml:space="preserve">Na wykresie </w:t>
      </w:r>
      <w:r w:rsidR="0060508F">
        <w:rPr>
          <w:lang w:val="pl-PL"/>
        </w:rPr>
        <w:t>1</w:t>
      </w:r>
      <w:r>
        <w:rPr>
          <w:lang w:val="pl-PL"/>
        </w:rPr>
        <w:t>5</w:t>
      </w:r>
      <w:r w:rsidR="00720881" w:rsidRPr="00BC2573">
        <w:rPr>
          <w:lang w:val="pl-PL"/>
        </w:rPr>
        <w:t>. zaprezentowano wyniki testu inkrementalnego. Można z niego wywnioskować maksymalne wartości obiektów na ekranie dla poszczególnych urządzeń</w:t>
      </w:r>
      <w:r w:rsidR="00323D79">
        <w:rPr>
          <w:lang w:val="pl-PL"/>
        </w:rPr>
        <w:t xml:space="preserve"> przy zachowaniu odpowiedniej ilości klatek na sekundę</w:t>
      </w:r>
      <w:r w:rsidR="00720881" w:rsidRPr="00BC2573">
        <w:rPr>
          <w:lang w:val="pl-PL"/>
        </w:rPr>
        <w:t xml:space="preserve">. Jak widać najgorzej z testowanych urządzeń wraz z ilością obiektów skaluje się telefon Nokia </w:t>
      </w:r>
      <w:proofErr w:type="spellStart"/>
      <w:r w:rsidR="00720881" w:rsidRPr="00BC2573">
        <w:rPr>
          <w:lang w:val="pl-PL"/>
        </w:rPr>
        <w:t>Lumia</w:t>
      </w:r>
      <w:proofErr w:type="spellEnd"/>
      <w:r w:rsidR="00720881" w:rsidRPr="00BC2573">
        <w:rPr>
          <w:lang w:val="pl-PL"/>
        </w:rPr>
        <w:t xml:space="preserve"> 625 osiągając niesatysfakcjonujące wyniki już przy ok. 175 obiektach. Najlepiej poradził sobie </w:t>
      </w:r>
      <w:proofErr w:type="spellStart"/>
      <w:r w:rsidR="00720881" w:rsidRPr="00BC2573">
        <w:rPr>
          <w:lang w:val="pl-PL"/>
        </w:rPr>
        <w:t>iPhone</w:t>
      </w:r>
      <w:proofErr w:type="spellEnd"/>
      <w:r w:rsidR="00720881" w:rsidRPr="00BC2573">
        <w:rPr>
          <w:lang w:val="pl-PL"/>
        </w:rPr>
        <w:t xml:space="preserve"> 5, który 30 klatek na sekundę rysował dopiero przy ok. 630 obiektach na ekranie. Pozostałe urządzenia poradziły sobie dobrze, pokazując, iż optymalnym dla nich zakresem jest ilość pomiędzy 250 a 500 obiektów.</w:t>
      </w:r>
    </w:p>
    <w:p w:rsidR="006D11E0" w:rsidRPr="00BC2573" w:rsidRDefault="006D11E0" w:rsidP="00720881">
      <w:pPr>
        <w:ind w:firstLine="576"/>
        <w:rPr>
          <w:lang w:val="pl-PL"/>
        </w:rPr>
      </w:pPr>
    </w:p>
    <w:p w:rsidR="006B2C40" w:rsidRDefault="00A37128" w:rsidP="006B2C40">
      <w:pPr>
        <w:keepNext/>
        <w:ind w:firstLine="576"/>
        <w:jc w:val="center"/>
      </w:pPr>
      <w:r w:rsidRPr="00BC2573">
        <w:rPr>
          <w:noProof/>
          <w:lang w:val="pl-PL" w:eastAsia="pl-PL" w:bidi="ar-SA"/>
        </w:rPr>
        <w:lastRenderedPageBreak/>
        <w:drawing>
          <wp:inline distT="0" distB="0" distL="0" distR="0" wp14:anchorId="38FA3FE2" wp14:editId="7371A0C8">
            <wp:extent cx="5486400" cy="2743200"/>
            <wp:effectExtent l="0" t="0" r="0" b="0"/>
            <wp:docPr id="6" name="Wykres 6"/>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A37128" w:rsidRPr="00BC2573" w:rsidRDefault="006B2C40" w:rsidP="006B2C40">
      <w:pPr>
        <w:pStyle w:val="Legenda"/>
        <w:jc w:val="center"/>
        <w:rPr>
          <w:lang w:val="pl-PL"/>
        </w:rPr>
      </w:pPr>
      <w:proofErr w:type="spellStart"/>
      <w:proofErr w:type="gramStart"/>
      <w:r>
        <w:t>Rysunek</w:t>
      </w:r>
      <w:proofErr w:type="spellEnd"/>
      <w:r>
        <w:t xml:space="preserve"> </w:t>
      </w:r>
      <w:fldSimple w:instr=" SEQ Rysunek \* ARABIC ">
        <w:r w:rsidR="00C144FF">
          <w:rPr>
            <w:noProof/>
          </w:rPr>
          <w:t>16</w:t>
        </w:r>
      </w:fldSimple>
      <w:r w:rsidR="00481DD1">
        <w:rPr>
          <w:noProof/>
        </w:rPr>
        <w:t>.</w:t>
      </w:r>
      <w:proofErr w:type="gramEnd"/>
      <w:r>
        <w:t xml:space="preserve"> </w:t>
      </w:r>
      <w:proofErr w:type="spellStart"/>
      <w:r w:rsidRPr="00176F77">
        <w:t>Stabilna</w:t>
      </w:r>
      <w:proofErr w:type="spellEnd"/>
      <w:r w:rsidRPr="00176F77">
        <w:t xml:space="preserve"> </w:t>
      </w:r>
      <w:proofErr w:type="spellStart"/>
      <w:r w:rsidRPr="00176F77">
        <w:t>ilość</w:t>
      </w:r>
      <w:proofErr w:type="spellEnd"/>
      <w:r w:rsidRPr="00176F77">
        <w:t xml:space="preserve"> </w:t>
      </w:r>
      <w:proofErr w:type="spellStart"/>
      <w:r w:rsidRPr="00176F77">
        <w:t>obiektów</w:t>
      </w:r>
      <w:proofErr w:type="spellEnd"/>
      <w:r w:rsidRPr="00176F77">
        <w:t xml:space="preserve"> </w:t>
      </w:r>
      <w:proofErr w:type="spellStart"/>
      <w:r w:rsidRPr="00176F77">
        <w:t>tworzona</w:t>
      </w:r>
      <w:proofErr w:type="spellEnd"/>
      <w:r w:rsidRPr="00176F77">
        <w:t xml:space="preserve"> </w:t>
      </w:r>
      <w:proofErr w:type="spellStart"/>
      <w:proofErr w:type="gramStart"/>
      <w:r w:rsidRPr="00176F77">
        <w:t>na</w:t>
      </w:r>
      <w:proofErr w:type="spellEnd"/>
      <w:proofErr w:type="gramEnd"/>
      <w:r w:rsidRPr="00176F77">
        <w:t xml:space="preserve"> </w:t>
      </w:r>
      <w:proofErr w:type="spellStart"/>
      <w:r w:rsidRPr="00176F77">
        <w:t>klatkę</w:t>
      </w:r>
      <w:proofErr w:type="spellEnd"/>
    </w:p>
    <w:p w:rsidR="006D11E0" w:rsidRPr="00BC2573" w:rsidRDefault="006D11E0" w:rsidP="00720881">
      <w:pPr>
        <w:ind w:firstLine="576"/>
        <w:rPr>
          <w:lang w:val="pl-PL"/>
        </w:rPr>
      </w:pPr>
    </w:p>
    <w:p w:rsidR="006D11E0" w:rsidRPr="00BC2573" w:rsidRDefault="0094138F" w:rsidP="00720881">
      <w:pPr>
        <w:ind w:firstLine="576"/>
        <w:rPr>
          <w:lang w:val="pl-PL"/>
        </w:rPr>
      </w:pPr>
      <w:r>
        <w:rPr>
          <w:lang w:val="pl-PL"/>
        </w:rPr>
        <w:t xml:space="preserve">Na wykresie </w:t>
      </w:r>
      <w:r w:rsidR="00A34E79">
        <w:rPr>
          <w:lang w:val="pl-PL"/>
        </w:rPr>
        <w:t>1</w:t>
      </w:r>
      <w:r>
        <w:rPr>
          <w:lang w:val="pl-PL"/>
        </w:rPr>
        <w:t>6</w:t>
      </w:r>
      <w:r w:rsidR="00A37128" w:rsidRPr="00BC2573">
        <w:rPr>
          <w:lang w:val="pl-PL"/>
        </w:rPr>
        <w:t xml:space="preserve">. przedstawiono wyniki testu tworzenia/destrukcji obiektów. W kontekście wcześniej przeprowadzonych testów maksymalnych ilości obiektów na ekranie widać, iż wartości te są całkiem duże. Sporym zaskoczeniem jest tutaj wydajność telefonu </w:t>
      </w:r>
      <w:proofErr w:type="spellStart"/>
      <w:r w:rsidR="00A37128" w:rsidRPr="00BC2573">
        <w:rPr>
          <w:lang w:val="pl-PL"/>
        </w:rPr>
        <w:t>Lumia</w:t>
      </w:r>
      <w:proofErr w:type="spellEnd"/>
      <w:r w:rsidR="00A37128" w:rsidRPr="00BC2573">
        <w:rPr>
          <w:lang w:val="pl-PL"/>
        </w:rPr>
        <w:t xml:space="preserve">, który spisał się lepiej niż telefony S4 i </w:t>
      </w:r>
      <w:proofErr w:type="spellStart"/>
      <w:r w:rsidR="00A37128" w:rsidRPr="00BC2573">
        <w:rPr>
          <w:lang w:val="pl-PL"/>
        </w:rPr>
        <w:t>Core</w:t>
      </w:r>
      <w:proofErr w:type="spellEnd"/>
      <w:r w:rsidR="00A37128" w:rsidRPr="00BC2573">
        <w:rPr>
          <w:lang w:val="pl-PL"/>
        </w:rPr>
        <w:t>.</w:t>
      </w:r>
    </w:p>
    <w:p w:rsidR="00720881" w:rsidRPr="00BC2573" w:rsidRDefault="00720881" w:rsidP="00F41F4A">
      <w:pPr>
        <w:ind w:firstLine="576"/>
        <w:rPr>
          <w:color w:val="FF0000"/>
          <w:lang w:val="pl-PL"/>
        </w:rPr>
      </w:pPr>
    </w:p>
    <w:p w:rsidR="006B2C40" w:rsidRDefault="0037711F" w:rsidP="006B2C40">
      <w:pPr>
        <w:keepNext/>
        <w:ind w:firstLine="576"/>
        <w:jc w:val="center"/>
      </w:pPr>
      <w:r w:rsidRPr="00BC2573">
        <w:rPr>
          <w:noProof/>
          <w:lang w:val="pl-PL" w:eastAsia="pl-PL" w:bidi="ar-SA"/>
        </w:rPr>
        <w:drawing>
          <wp:inline distT="0" distB="0" distL="0" distR="0" wp14:anchorId="69321722" wp14:editId="41AE6492">
            <wp:extent cx="5495026" cy="2743200"/>
            <wp:effectExtent l="0" t="0" r="0" b="0"/>
            <wp:docPr id="17" name="Wykres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37711F" w:rsidRPr="00BC2573" w:rsidRDefault="006B2C40" w:rsidP="006B2C40">
      <w:pPr>
        <w:pStyle w:val="Legenda"/>
        <w:jc w:val="center"/>
        <w:rPr>
          <w:lang w:val="pl-PL"/>
        </w:rPr>
      </w:pPr>
      <w:proofErr w:type="spellStart"/>
      <w:proofErr w:type="gramStart"/>
      <w:r>
        <w:t>Rysunek</w:t>
      </w:r>
      <w:proofErr w:type="spellEnd"/>
      <w:r>
        <w:t xml:space="preserve"> </w:t>
      </w:r>
      <w:fldSimple w:instr=" SEQ Rysunek \* ARABIC ">
        <w:r w:rsidR="00C144FF">
          <w:rPr>
            <w:noProof/>
          </w:rPr>
          <w:t>17</w:t>
        </w:r>
      </w:fldSimple>
      <w:r w:rsidR="00481DD1">
        <w:rPr>
          <w:noProof/>
        </w:rPr>
        <w:t>.</w:t>
      </w:r>
      <w:proofErr w:type="gramEnd"/>
      <w:r>
        <w:t xml:space="preserve"> </w:t>
      </w:r>
      <w:proofErr w:type="spellStart"/>
      <w:r w:rsidRPr="00CC3CCF">
        <w:t>Różnica</w:t>
      </w:r>
      <w:proofErr w:type="spellEnd"/>
      <w:r w:rsidRPr="00CC3CCF">
        <w:t xml:space="preserve"> </w:t>
      </w:r>
      <w:proofErr w:type="spellStart"/>
      <w:r w:rsidRPr="00CC3CCF">
        <w:t>pomiędzy</w:t>
      </w:r>
      <w:proofErr w:type="spellEnd"/>
      <w:r w:rsidRPr="00CC3CCF">
        <w:t xml:space="preserve"> </w:t>
      </w:r>
      <w:proofErr w:type="spellStart"/>
      <w:r w:rsidRPr="00CC3CCF">
        <w:t>testami</w:t>
      </w:r>
      <w:proofErr w:type="spellEnd"/>
      <w:r w:rsidRPr="00CC3CCF">
        <w:t xml:space="preserve"> </w:t>
      </w:r>
      <w:proofErr w:type="spellStart"/>
      <w:r w:rsidRPr="00CC3CCF">
        <w:t>dwu</w:t>
      </w:r>
      <w:proofErr w:type="spellEnd"/>
      <w:r w:rsidRPr="00CC3CCF">
        <w:t xml:space="preserve"> i </w:t>
      </w:r>
      <w:proofErr w:type="spellStart"/>
      <w:r w:rsidRPr="00CC3CCF">
        <w:t>trójwymiarowymi</w:t>
      </w:r>
      <w:proofErr w:type="spellEnd"/>
      <w:r w:rsidRPr="00CC3CCF">
        <w:t xml:space="preserve"> </w:t>
      </w:r>
      <w:proofErr w:type="spellStart"/>
      <w:r w:rsidRPr="00CC3CCF">
        <w:t>dla</w:t>
      </w:r>
      <w:proofErr w:type="spellEnd"/>
      <w:r w:rsidRPr="00CC3CCF">
        <w:t xml:space="preserve"> </w:t>
      </w:r>
      <w:proofErr w:type="spellStart"/>
      <w:r w:rsidRPr="00CC3CCF">
        <w:t>obiektów</w:t>
      </w:r>
      <w:proofErr w:type="spellEnd"/>
      <w:r w:rsidRPr="00CC3CCF">
        <w:t xml:space="preserve"> </w:t>
      </w:r>
      <w:proofErr w:type="spellStart"/>
      <w:r w:rsidRPr="00CC3CCF">
        <w:t>nieruchomych</w:t>
      </w:r>
      <w:proofErr w:type="spellEnd"/>
    </w:p>
    <w:p w:rsidR="00373FE7" w:rsidRDefault="00373FE7" w:rsidP="00373FE7">
      <w:pPr>
        <w:rPr>
          <w:lang w:val="pl-PL"/>
        </w:rPr>
      </w:pPr>
    </w:p>
    <w:p w:rsidR="006B2C40" w:rsidRPr="00BC2573" w:rsidRDefault="006B2C40" w:rsidP="00373FE7">
      <w:pPr>
        <w:rPr>
          <w:lang w:val="pl-PL"/>
        </w:rPr>
      </w:pPr>
    </w:p>
    <w:p w:rsidR="00103E1F" w:rsidRPr="00BC2573" w:rsidRDefault="00373FE7" w:rsidP="00103E1F">
      <w:pPr>
        <w:ind w:firstLine="576"/>
        <w:rPr>
          <w:lang w:val="pl-PL"/>
        </w:rPr>
      </w:pPr>
      <w:r w:rsidRPr="00BC2573">
        <w:rPr>
          <w:lang w:val="pl-PL"/>
        </w:rPr>
        <w:lastRenderedPageBreak/>
        <w:t xml:space="preserve">Jak widać na </w:t>
      </w:r>
      <w:proofErr w:type="gramStart"/>
      <w:r w:rsidRPr="00BC2573">
        <w:rPr>
          <w:lang w:val="pl-PL"/>
        </w:rPr>
        <w:t xml:space="preserve">wykresie </w:t>
      </w:r>
      <w:r w:rsidR="00A34E79">
        <w:rPr>
          <w:lang w:val="pl-PL"/>
        </w:rPr>
        <w:t>1</w:t>
      </w:r>
      <w:r w:rsidR="0094138F">
        <w:rPr>
          <w:lang w:val="pl-PL"/>
        </w:rPr>
        <w:t>7</w:t>
      </w:r>
      <w:r w:rsidRPr="00BC2573">
        <w:rPr>
          <w:lang w:val="pl-PL"/>
        </w:rPr>
        <w:t xml:space="preserve">. </w:t>
      </w:r>
      <w:proofErr w:type="gramEnd"/>
      <w:r w:rsidRPr="00BC2573">
        <w:rPr>
          <w:lang w:val="pl-PL"/>
        </w:rPr>
        <w:t xml:space="preserve">praktycznie wszystkie urządzenia uzyskiwały lepsze rezultaty po przejściu w tryb </w:t>
      </w:r>
      <w:proofErr w:type="spellStart"/>
      <w:r w:rsidRPr="00BC2573">
        <w:rPr>
          <w:lang w:val="pl-PL"/>
        </w:rPr>
        <w:t>renderowania</w:t>
      </w:r>
      <w:proofErr w:type="spellEnd"/>
      <w:r w:rsidRPr="00BC2573">
        <w:rPr>
          <w:lang w:val="pl-PL"/>
        </w:rPr>
        <w:t xml:space="preserve"> grafiki 3D. Liderem jest tu telefony typu </w:t>
      </w:r>
      <w:proofErr w:type="spellStart"/>
      <w:r w:rsidRPr="00BC2573">
        <w:rPr>
          <w:lang w:val="pl-PL"/>
        </w:rPr>
        <w:t>Core</w:t>
      </w:r>
      <w:proofErr w:type="spellEnd"/>
      <w:r w:rsidRPr="00BC2573">
        <w:rPr>
          <w:lang w:val="pl-PL"/>
        </w:rPr>
        <w:t>, który dla 250 obiektów na ekranie uzyskał wynik lepszy o ponad 8 klatek na sekundę. Jest to bardzo ciekawy, mimo iż nieoczekiwany wynik. Sugerować może on jeszcze niedokończoną optymalizację modułu 2D w silniku Unity, który to został wprowadzony do pakietu całkiem niedawno,</w:t>
      </w:r>
      <w:r w:rsidR="00103E1F" w:rsidRPr="00BC2573">
        <w:rPr>
          <w:lang w:val="pl-PL"/>
        </w:rPr>
        <w:t xml:space="preserve"> </w:t>
      </w:r>
      <w:r w:rsidRPr="00BC2573">
        <w:rPr>
          <w:lang w:val="pl-PL"/>
        </w:rPr>
        <w:t xml:space="preserve">może tez sugerować różnice w </w:t>
      </w:r>
      <w:proofErr w:type="spellStart"/>
      <w:r w:rsidRPr="00BC2573">
        <w:rPr>
          <w:lang w:val="pl-PL"/>
        </w:rPr>
        <w:t>shaderach</w:t>
      </w:r>
      <w:proofErr w:type="spellEnd"/>
      <w:r w:rsidRPr="00BC2573">
        <w:rPr>
          <w:lang w:val="pl-PL"/>
        </w:rPr>
        <w:t xml:space="preserve"> pomiędzy modułami – </w:t>
      </w:r>
      <w:proofErr w:type="spellStart"/>
      <w:r w:rsidRPr="00BC2573">
        <w:rPr>
          <w:lang w:val="pl-PL"/>
        </w:rPr>
        <w:t>shadery</w:t>
      </w:r>
      <w:proofErr w:type="spellEnd"/>
      <w:r w:rsidRPr="00BC2573">
        <w:rPr>
          <w:lang w:val="pl-PL"/>
        </w:rPr>
        <w:t xml:space="preserve"> w wersji 3D rozwijane są od bardzo dawna i przystosowane są do możliwości platform mobilnych zapewniając implementacje alternatywne i tzw. </w:t>
      </w:r>
      <w:proofErr w:type="spellStart"/>
      <w:r w:rsidRPr="00BC2573">
        <w:rPr>
          <w:lang w:val="pl-PL"/>
        </w:rPr>
        <w:t>fallback</w:t>
      </w:r>
      <w:proofErr w:type="spellEnd"/>
      <w:r w:rsidRPr="00BC2573">
        <w:rPr>
          <w:lang w:val="pl-PL"/>
        </w:rPr>
        <w:t xml:space="preserve"> </w:t>
      </w:r>
      <w:proofErr w:type="spellStart"/>
      <w:r w:rsidRPr="00BC2573">
        <w:rPr>
          <w:lang w:val="pl-PL"/>
        </w:rPr>
        <w:t>shader</w:t>
      </w:r>
      <w:proofErr w:type="spellEnd"/>
      <w:r w:rsidRPr="00BC2573">
        <w:rPr>
          <w:lang w:val="pl-PL"/>
        </w:rPr>
        <w:t>, gdzie wersja dwuwymiarowa niekoniecznie.</w:t>
      </w:r>
      <w:r w:rsidR="00103E1F" w:rsidRPr="00BC2573">
        <w:rPr>
          <w:lang w:val="pl-PL"/>
        </w:rPr>
        <w:t xml:space="preserve"> Różnica może też wynikać z braku przełączania tekstur w testach trójwymiarowych, acz różnica ta nie powinna działać na niekorzyść testów dwuwymiarowych do tego stopnia, jako, że tekstury trzymane były w atlasie i zmieniał się tylko ich offset.</w:t>
      </w:r>
    </w:p>
    <w:p w:rsidR="00373FE7" w:rsidRPr="00BC2573" w:rsidRDefault="00373FE7" w:rsidP="00373FE7">
      <w:pPr>
        <w:ind w:firstLine="576"/>
        <w:rPr>
          <w:lang w:val="pl-PL"/>
        </w:rPr>
      </w:pPr>
    </w:p>
    <w:p w:rsidR="006B2C40" w:rsidRDefault="00373FE7" w:rsidP="006B2C40">
      <w:pPr>
        <w:keepNext/>
        <w:ind w:firstLine="576"/>
        <w:jc w:val="center"/>
      </w:pPr>
      <w:r w:rsidRPr="00BC2573">
        <w:rPr>
          <w:noProof/>
          <w:lang w:val="pl-PL" w:eastAsia="pl-PL" w:bidi="ar-SA"/>
        </w:rPr>
        <w:drawing>
          <wp:inline distT="0" distB="0" distL="0" distR="0" wp14:anchorId="5A54FA1F" wp14:editId="090C633D">
            <wp:extent cx="5693434" cy="2743200"/>
            <wp:effectExtent l="0" t="0" r="2540" b="0"/>
            <wp:docPr id="19" name="Wykres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373FE7" w:rsidRPr="00BC2573" w:rsidRDefault="006B2C40" w:rsidP="006B2C40">
      <w:pPr>
        <w:pStyle w:val="Legenda"/>
        <w:jc w:val="center"/>
        <w:rPr>
          <w:lang w:val="pl-PL"/>
        </w:rPr>
      </w:pPr>
      <w:proofErr w:type="spellStart"/>
      <w:proofErr w:type="gramStart"/>
      <w:r>
        <w:t>Rysunek</w:t>
      </w:r>
      <w:proofErr w:type="spellEnd"/>
      <w:r>
        <w:t xml:space="preserve"> </w:t>
      </w:r>
      <w:fldSimple w:instr=" SEQ Rysunek \* ARABIC ">
        <w:r w:rsidR="00C144FF">
          <w:rPr>
            <w:noProof/>
          </w:rPr>
          <w:t>18</w:t>
        </w:r>
      </w:fldSimple>
      <w:r w:rsidR="00481DD1">
        <w:rPr>
          <w:noProof/>
        </w:rPr>
        <w:t>.</w:t>
      </w:r>
      <w:proofErr w:type="gramEnd"/>
      <w:r>
        <w:t xml:space="preserve"> </w:t>
      </w:r>
      <w:proofErr w:type="spellStart"/>
      <w:r w:rsidRPr="00320642">
        <w:t>Różnica</w:t>
      </w:r>
      <w:proofErr w:type="spellEnd"/>
      <w:r w:rsidRPr="00320642">
        <w:t xml:space="preserve"> </w:t>
      </w:r>
      <w:proofErr w:type="spellStart"/>
      <w:r w:rsidRPr="00320642">
        <w:t>pomiędzy</w:t>
      </w:r>
      <w:proofErr w:type="spellEnd"/>
      <w:r w:rsidRPr="00320642">
        <w:t xml:space="preserve"> </w:t>
      </w:r>
      <w:proofErr w:type="spellStart"/>
      <w:r w:rsidRPr="00320642">
        <w:t>testami</w:t>
      </w:r>
      <w:proofErr w:type="spellEnd"/>
      <w:r w:rsidRPr="00320642">
        <w:t xml:space="preserve"> </w:t>
      </w:r>
      <w:proofErr w:type="spellStart"/>
      <w:r w:rsidRPr="00320642">
        <w:t>dwu</w:t>
      </w:r>
      <w:proofErr w:type="spellEnd"/>
      <w:r w:rsidRPr="00320642">
        <w:t xml:space="preserve"> i </w:t>
      </w:r>
      <w:proofErr w:type="spellStart"/>
      <w:r w:rsidRPr="00320642">
        <w:t>trójwymiarowymi</w:t>
      </w:r>
      <w:proofErr w:type="spellEnd"/>
      <w:r w:rsidRPr="00320642">
        <w:t xml:space="preserve"> </w:t>
      </w:r>
      <w:proofErr w:type="spellStart"/>
      <w:r w:rsidRPr="00320642">
        <w:t>dla</w:t>
      </w:r>
      <w:proofErr w:type="spellEnd"/>
      <w:r w:rsidRPr="00320642">
        <w:t xml:space="preserve"> </w:t>
      </w:r>
      <w:proofErr w:type="spellStart"/>
      <w:r w:rsidRPr="00320642">
        <w:t>obiektów</w:t>
      </w:r>
      <w:proofErr w:type="spellEnd"/>
      <w:r w:rsidRPr="00320642">
        <w:t xml:space="preserve"> </w:t>
      </w:r>
      <w:proofErr w:type="spellStart"/>
      <w:r w:rsidRPr="00320642">
        <w:t>ruchomych</w:t>
      </w:r>
      <w:proofErr w:type="spellEnd"/>
    </w:p>
    <w:p w:rsidR="0037711F" w:rsidRPr="00BC2573" w:rsidRDefault="0037711F" w:rsidP="00F41F4A">
      <w:pPr>
        <w:ind w:firstLine="576"/>
        <w:rPr>
          <w:lang w:val="pl-PL"/>
        </w:rPr>
      </w:pPr>
    </w:p>
    <w:p w:rsidR="0037711F" w:rsidRPr="00BC2573" w:rsidRDefault="0094138F" w:rsidP="00F41F4A">
      <w:pPr>
        <w:ind w:firstLine="576"/>
        <w:rPr>
          <w:lang w:val="pl-PL"/>
        </w:rPr>
      </w:pPr>
      <w:r>
        <w:rPr>
          <w:lang w:val="pl-PL"/>
        </w:rPr>
        <w:t xml:space="preserve">Na wykresie </w:t>
      </w:r>
      <w:r w:rsidR="00A34E79">
        <w:rPr>
          <w:lang w:val="pl-PL"/>
        </w:rPr>
        <w:t>1</w:t>
      </w:r>
      <w:r>
        <w:rPr>
          <w:lang w:val="pl-PL"/>
        </w:rPr>
        <w:t>8</w:t>
      </w:r>
      <w:r w:rsidR="004B0C65" w:rsidRPr="00BC2573">
        <w:rPr>
          <w:lang w:val="pl-PL"/>
        </w:rPr>
        <w:t xml:space="preserve">. przedstawiono różnice pomiędzy testami dwu a trójwymiarowymi z obiektami ruchomymi. Widać tutaj delikatny spadek wydajności dla telefonów typu S4, </w:t>
      </w:r>
      <w:proofErr w:type="spellStart"/>
      <w:r w:rsidR="004B0C65" w:rsidRPr="00BC2573">
        <w:rPr>
          <w:lang w:val="pl-PL"/>
        </w:rPr>
        <w:t>Lumia</w:t>
      </w:r>
      <w:proofErr w:type="spellEnd"/>
      <w:r w:rsidR="004B0C65" w:rsidRPr="00BC2573">
        <w:rPr>
          <w:lang w:val="pl-PL"/>
        </w:rPr>
        <w:t xml:space="preserve"> oraz </w:t>
      </w:r>
      <w:proofErr w:type="spellStart"/>
      <w:r w:rsidR="004B0C65" w:rsidRPr="00BC2573">
        <w:rPr>
          <w:lang w:val="pl-PL"/>
        </w:rPr>
        <w:t>Core</w:t>
      </w:r>
      <w:proofErr w:type="spellEnd"/>
      <w:r w:rsidR="004B0C65" w:rsidRPr="00BC2573">
        <w:rPr>
          <w:lang w:val="pl-PL"/>
        </w:rPr>
        <w:t xml:space="preserve">. Spadek może wynikać z konieczności przeliczania jednego dodatkowego wymiaru podczas ruchu </w:t>
      </w:r>
      <w:proofErr w:type="gramStart"/>
      <w:r w:rsidR="004B0C65" w:rsidRPr="00BC2573">
        <w:rPr>
          <w:lang w:val="pl-PL"/>
        </w:rPr>
        <w:t>obiektów (mimo, iż</w:t>
      </w:r>
      <w:proofErr w:type="gramEnd"/>
      <w:r w:rsidR="004B0C65" w:rsidRPr="00BC2573">
        <w:rPr>
          <w:lang w:val="pl-PL"/>
        </w:rPr>
        <w:t xml:space="preserve"> w testach jest on stały), gdzie w testach dwuwymiarowych był od razu ignorowany. </w:t>
      </w:r>
    </w:p>
    <w:p w:rsidR="0037711F" w:rsidRPr="00BC2573" w:rsidRDefault="0037711F" w:rsidP="00F41F4A">
      <w:pPr>
        <w:ind w:firstLine="576"/>
        <w:rPr>
          <w:lang w:val="pl-PL"/>
        </w:rPr>
      </w:pPr>
    </w:p>
    <w:p w:rsidR="00720881" w:rsidRPr="00BC2573" w:rsidRDefault="00720881" w:rsidP="00F41F4A">
      <w:pPr>
        <w:ind w:firstLine="576"/>
        <w:rPr>
          <w:lang w:val="pl-PL"/>
        </w:rPr>
      </w:pPr>
    </w:p>
    <w:p w:rsidR="00F12229" w:rsidRPr="00BC2573" w:rsidRDefault="00334945" w:rsidP="00F12229">
      <w:pPr>
        <w:pStyle w:val="Nagwek2"/>
        <w:rPr>
          <w:lang w:val="pl-PL"/>
        </w:rPr>
      </w:pPr>
      <w:bookmarkStart w:id="38" w:name="_Toc396761334"/>
      <w:r w:rsidRPr="00BC2573">
        <w:rPr>
          <w:lang w:val="pl-PL"/>
        </w:rPr>
        <w:lastRenderedPageBreak/>
        <w:t>Gra</w:t>
      </w:r>
      <w:r w:rsidR="00F12229" w:rsidRPr="00BC2573">
        <w:rPr>
          <w:lang w:val="pl-PL"/>
        </w:rPr>
        <w:t xml:space="preserve"> 2D</w:t>
      </w:r>
      <w:bookmarkEnd w:id="38"/>
    </w:p>
    <w:p w:rsidR="008F281A" w:rsidRPr="00BC2573" w:rsidRDefault="008F281A" w:rsidP="008F281A">
      <w:pPr>
        <w:rPr>
          <w:lang w:val="pl-PL"/>
        </w:rPr>
      </w:pPr>
    </w:p>
    <w:p w:rsidR="00F12229" w:rsidRPr="00BC2573" w:rsidRDefault="00334945" w:rsidP="00334945">
      <w:pPr>
        <w:ind w:firstLine="432"/>
        <w:rPr>
          <w:lang w:val="pl-PL"/>
        </w:rPr>
      </w:pPr>
      <w:r w:rsidRPr="00BC2573">
        <w:rPr>
          <w:lang w:val="pl-PL"/>
        </w:rPr>
        <w:t>Mając powyższe wyniki testów przystąpiono do tworzenie pierwszej z gier. Jest to prosta gra zręcznościowa</w:t>
      </w:r>
      <w:r w:rsidR="007D414A">
        <w:rPr>
          <w:lang w:val="pl-PL"/>
        </w:rPr>
        <w:t>,</w:t>
      </w:r>
      <w:r w:rsidRPr="00BC2573">
        <w:rPr>
          <w:lang w:val="pl-PL"/>
        </w:rPr>
        <w:t xml:space="preserve"> stworzona w oparciu o przykładowe zasoby dostarczone z silnikiem Unity, takie jak tekstury, muzyka czy tła</w:t>
      </w:r>
      <w:r w:rsidR="00A34E79">
        <w:rPr>
          <w:lang w:val="pl-PL"/>
        </w:rPr>
        <w:t>. Zrzut ekranu z gotowej gry zaprezentowano na rysunku 19</w:t>
      </w:r>
      <w:r w:rsidRPr="00BC2573">
        <w:rPr>
          <w:lang w:val="pl-PL"/>
        </w:rPr>
        <w:t xml:space="preserve">. </w:t>
      </w:r>
      <w:r w:rsidR="008F281A" w:rsidRPr="00BC2573">
        <w:rPr>
          <w:lang w:val="pl-PL"/>
        </w:rPr>
        <w:t>Gra polega na wskakiwaniu po platformach na jak największą wysokość. Gdy gracz spadnie postać otwiera spadochron i zaczyna „zbierać” przeciwników. Po odzyskaniu kontaktu z podłożem zebrani przeciwnicy rozlatują się w kształt stożka.</w:t>
      </w:r>
    </w:p>
    <w:p w:rsidR="00B6642E" w:rsidRPr="00BC2573" w:rsidRDefault="00B6642E" w:rsidP="00F12229">
      <w:pPr>
        <w:ind w:firstLine="432"/>
        <w:rPr>
          <w:lang w:val="pl-PL"/>
        </w:rPr>
      </w:pPr>
    </w:p>
    <w:p w:rsidR="00F12229" w:rsidRPr="00BC2573" w:rsidRDefault="00B6642E" w:rsidP="008A1B27">
      <w:pPr>
        <w:ind w:firstLine="432"/>
        <w:jc w:val="center"/>
        <w:rPr>
          <w:lang w:val="pl-PL"/>
        </w:rPr>
      </w:pPr>
      <w:r w:rsidRPr="00BC2573">
        <w:rPr>
          <w:noProof/>
          <w:lang w:val="pl-PL" w:eastAsia="pl-PL" w:bidi="ar-SA"/>
        </w:rPr>
        <w:drawing>
          <wp:inline distT="0" distB="0" distL="0" distR="0" wp14:anchorId="3B47C4D2" wp14:editId="4B5685D4">
            <wp:extent cx="5572664" cy="2769079"/>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575534" cy="2770505"/>
                    </a:xfrm>
                    <a:prstGeom prst="rect">
                      <a:avLst/>
                    </a:prstGeom>
                    <a:noFill/>
                    <a:ln>
                      <a:noFill/>
                    </a:ln>
                  </pic:spPr>
                </pic:pic>
              </a:graphicData>
            </a:graphic>
          </wp:inline>
        </w:drawing>
      </w:r>
    </w:p>
    <w:p w:rsidR="00641236" w:rsidRPr="00BC2573" w:rsidRDefault="00F12229" w:rsidP="00544199">
      <w:pPr>
        <w:pStyle w:val="Legenda"/>
        <w:jc w:val="center"/>
        <w:rPr>
          <w:lang w:val="pl-PL"/>
        </w:rPr>
      </w:pPr>
      <w:r w:rsidRPr="00BC2573">
        <w:rPr>
          <w:lang w:val="pl-PL"/>
        </w:rPr>
        <w:t xml:space="preserve">Rysunek </w:t>
      </w:r>
      <w:r w:rsidR="00EA5D5A" w:rsidRPr="00BC2573">
        <w:rPr>
          <w:lang w:val="pl-PL"/>
        </w:rPr>
        <w:fldChar w:fldCharType="begin"/>
      </w:r>
      <w:r w:rsidR="00E27F95" w:rsidRPr="00BC2573">
        <w:rPr>
          <w:lang w:val="pl-PL"/>
        </w:rPr>
        <w:instrText xml:space="preserve"> SEQ Rysunek \* ARABIC </w:instrText>
      </w:r>
      <w:r w:rsidR="00EA5D5A" w:rsidRPr="00BC2573">
        <w:rPr>
          <w:lang w:val="pl-PL"/>
        </w:rPr>
        <w:fldChar w:fldCharType="separate"/>
      </w:r>
      <w:r w:rsidR="00C144FF">
        <w:rPr>
          <w:noProof/>
          <w:lang w:val="pl-PL"/>
        </w:rPr>
        <w:t>19</w:t>
      </w:r>
      <w:r w:rsidR="00EA5D5A" w:rsidRPr="00BC2573">
        <w:rPr>
          <w:noProof/>
          <w:lang w:val="pl-PL"/>
        </w:rPr>
        <w:fldChar w:fldCharType="end"/>
      </w:r>
      <w:r w:rsidRPr="00BC2573">
        <w:rPr>
          <w:lang w:val="pl-PL"/>
        </w:rPr>
        <w:t>. Zrzut ekranu z gry zręcznościowej</w:t>
      </w:r>
    </w:p>
    <w:p w:rsidR="003D651A" w:rsidRPr="00BC2573" w:rsidRDefault="003D651A" w:rsidP="003D651A">
      <w:pPr>
        <w:rPr>
          <w:lang w:val="pl-PL"/>
        </w:rPr>
      </w:pPr>
    </w:p>
    <w:p w:rsidR="0014558B" w:rsidRDefault="00641236" w:rsidP="005937DC">
      <w:pPr>
        <w:ind w:firstLine="432"/>
        <w:rPr>
          <w:lang w:val="pl-PL"/>
        </w:rPr>
      </w:pPr>
      <w:r w:rsidRPr="00BC2573">
        <w:rPr>
          <w:lang w:val="pl-PL"/>
        </w:rPr>
        <w:t xml:space="preserve">Każdy element w grze poczynając od tła, przez platformy, ikonki i postać gracza są typem </w:t>
      </w:r>
      <w:proofErr w:type="spellStart"/>
      <w:r w:rsidRPr="00AA01F3">
        <w:rPr>
          <w:i/>
          <w:lang w:val="pl-PL"/>
        </w:rPr>
        <w:t>GameObject</w:t>
      </w:r>
      <w:proofErr w:type="spellEnd"/>
      <w:r w:rsidRPr="00BC2573">
        <w:rPr>
          <w:lang w:val="pl-PL"/>
        </w:rPr>
        <w:t>. Klasa ta nie wykonuje żadnych czynności sama z siebie, można o niej myśleć, jako o kontenerze na inne obiekty, które nadają mu pewne zachowania i wygląd. W celu ułatwienia testowania gry stworzono kilka różnych skryptów obsługujących zachowania w różnych fazach gry. Skrypty te są przypisane do gracza tak długo jak jest w danej fazie. Gdy następuje przejście do innej fazy stary skrypt jest odpinany i następuje inicjalizacja nowego. Takie podejście pozwala na testowanie pojedynczych elementów gry bez rozpoczynania jej od początku za każdym razem i konieczności przejścia przez początkowe fazy w celu testowania funkcjonalności w fazach późniejszych</w:t>
      </w:r>
      <w:r w:rsidR="002F6492" w:rsidRPr="00BC2573">
        <w:rPr>
          <w:lang w:val="pl-PL"/>
        </w:rPr>
        <w:t xml:space="preserve">. By jeszcze ułatwić testowanie stworzono też dodatkowe sceny odpowiedzialne za </w:t>
      </w:r>
      <w:r w:rsidR="002F6492" w:rsidRPr="00BC2573">
        <w:rPr>
          <w:lang w:val="pl-PL"/>
        </w:rPr>
        <w:lastRenderedPageBreak/>
        <w:t xml:space="preserve">rozpoczęcie każdej z faz. </w:t>
      </w:r>
      <w:r w:rsidR="00F47C69">
        <w:rPr>
          <w:lang w:val="pl-PL"/>
        </w:rPr>
        <w:t>Diagram klas przedstawiono na rysunku</w:t>
      </w:r>
      <w:r w:rsidR="00AB032A">
        <w:rPr>
          <w:lang w:val="pl-PL"/>
        </w:rPr>
        <w:t xml:space="preserve"> 20</w:t>
      </w:r>
      <w:r w:rsidR="00F47C69">
        <w:rPr>
          <w:lang w:val="pl-PL"/>
        </w:rPr>
        <w:t>.</w:t>
      </w:r>
    </w:p>
    <w:p w:rsidR="00F47C69" w:rsidRDefault="00F47C69" w:rsidP="00F47C69">
      <w:pPr>
        <w:keepNext/>
        <w:ind w:firstLine="432"/>
        <w:jc w:val="center"/>
      </w:pPr>
      <w:r>
        <w:rPr>
          <w:noProof/>
          <w:lang w:val="pl-PL" w:eastAsia="pl-PL" w:bidi="ar-SA"/>
        </w:rPr>
        <w:drawing>
          <wp:inline distT="0" distB="0" distL="0" distR="0" wp14:anchorId="5158F22D" wp14:editId="5C4F9238">
            <wp:extent cx="5589917" cy="3484943"/>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89816" cy="3484880"/>
                    </a:xfrm>
                    <a:prstGeom prst="rect">
                      <a:avLst/>
                    </a:prstGeom>
                    <a:noFill/>
                    <a:ln>
                      <a:noFill/>
                    </a:ln>
                  </pic:spPr>
                </pic:pic>
              </a:graphicData>
            </a:graphic>
          </wp:inline>
        </w:drawing>
      </w:r>
    </w:p>
    <w:p w:rsidR="00F47C69" w:rsidRDefault="00F47C69" w:rsidP="00F47C69">
      <w:pPr>
        <w:pStyle w:val="Legenda"/>
        <w:jc w:val="center"/>
      </w:pPr>
      <w:proofErr w:type="spellStart"/>
      <w:proofErr w:type="gramStart"/>
      <w:r>
        <w:t>Rysunek</w:t>
      </w:r>
      <w:proofErr w:type="spellEnd"/>
      <w:r>
        <w:t xml:space="preserve"> </w:t>
      </w:r>
      <w:fldSimple w:instr=" SEQ Rysunek \* ARABIC ">
        <w:r w:rsidR="00C144FF">
          <w:rPr>
            <w:noProof/>
          </w:rPr>
          <w:t>20</w:t>
        </w:r>
      </w:fldSimple>
      <w:r w:rsidR="00481DD1">
        <w:t>.</w:t>
      </w:r>
      <w:proofErr w:type="gramEnd"/>
      <w:r>
        <w:t xml:space="preserve"> Diagram </w:t>
      </w:r>
      <w:proofErr w:type="spellStart"/>
      <w:r>
        <w:t>klas</w:t>
      </w:r>
      <w:proofErr w:type="spellEnd"/>
      <w:r>
        <w:t xml:space="preserve"> </w:t>
      </w:r>
      <w:proofErr w:type="spellStart"/>
      <w:r>
        <w:t>gry</w:t>
      </w:r>
      <w:proofErr w:type="spellEnd"/>
      <w:r>
        <w:t xml:space="preserve"> </w:t>
      </w:r>
      <w:proofErr w:type="spellStart"/>
      <w:r>
        <w:t>dwuwymiarowej</w:t>
      </w:r>
      <w:proofErr w:type="spellEnd"/>
    </w:p>
    <w:p w:rsidR="00F47C69" w:rsidRDefault="00F47C69" w:rsidP="00F47C69">
      <w:pPr>
        <w:pStyle w:val="Legenda"/>
        <w:jc w:val="both"/>
        <w:rPr>
          <w:lang w:val="pl-PL"/>
        </w:rPr>
      </w:pPr>
    </w:p>
    <w:p w:rsidR="005937DC" w:rsidRPr="00BC2573" w:rsidRDefault="005937DC" w:rsidP="005937DC">
      <w:pPr>
        <w:ind w:firstLine="432"/>
        <w:rPr>
          <w:lang w:val="pl-PL"/>
        </w:rPr>
      </w:pPr>
      <w:r w:rsidRPr="00BC2573">
        <w:rPr>
          <w:lang w:val="pl-PL"/>
        </w:rPr>
        <w:t xml:space="preserve">Podstawowymi komponentami bohatera są obiekty klas </w:t>
      </w:r>
      <w:r w:rsidRPr="00AA01F3">
        <w:rPr>
          <w:i/>
          <w:lang w:val="pl-PL"/>
        </w:rPr>
        <w:t>RigidBody2</w:t>
      </w:r>
      <w:r w:rsidR="00922375" w:rsidRPr="00AA01F3">
        <w:rPr>
          <w:i/>
          <w:lang w:val="pl-PL"/>
        </w:rPr>
        <w:t>D</w:t>
      </w:r>
      <w:r w:rsidR="00922375" w:rsidRPr="00BC2573">
        <w:rPr>
          <w:lang w:val="pl-PL"/>
        </w:rPr>
        <w:t xml:space="preserve"> i </w:t>
      </w:r>
      <w:proofErr w:type="spellStart"/>
      <w:r w:rsidR="00922375" w:rsidRPr="00AA01F3">
        <w:rPr>
          <w:i/>
          <w:lang w:val="pl-PL"/>
        </w:rPr>
        <w:t>Collider</w:t>
      </w:r>
      <w:proofErr w:type="spellEnd"/>
      <w:r w:rsidR="00922375" w:rsidRPr="00BC2573">
        <w:rPr>
          <w:lang w:val="pl-PL"/>
        </w:rPr>
        <w:t xml:space="preserve">, których rozkład widać na rysunku </w:t>
      </w:r>
      <w:r w:rsidR="00A34E79">
        <w:rPr>
          <w:lang w:val="pl-PL"/>
        </w:rPr>
        <w:t>2</w:t>
      </w:r>
      <w:r w:rsidR="00AB032A">
        <w:rPr>
          <w:lang w:val="pl-PL"/>
        </w:rPr>
        <w:t>1</w:t>
      </w:r>
      <w:r w:rsidR="00922375" w:rsidRPr="00BC2573">
        <w:rPr>
          <w:lang w:val="pl-PL"/>
        </w:rPr>
        <w:t>.</w:t>
      </w:r>
      <w:r w:rsidRPr="00BC2573">
        <w:rPr>
          <w:lang w:val="pl-PL"/>
        </w:rPr>
        <w:t xml:space="preserve"> Pierwsza z klas nadaje bohaterowi odpowiednie atrybuty fizyczne, takie jak masę czy współczynnik tarcia odpowiadający za stopień wytracania prędkości podczas chodu. Odpowiada też za dokładność obliczeń kolizji fizycznych, decydując czy obiekt liczy kolizje w sposób ciągły czy dyskretny. Drugi z komponentów decyduje o rozpatrywaniu kolizji z obiektami takimi jak platformy, przeciwnicy czy ograniczenia ekranowe. Każdy z obiektów klasy </w:t>
      </w:r>
      <w:proofErr w:type="spellStart"/>
      <w:r w:rsidRPr="00AA01F3">
        <w:rPr>
          <w:i/>
          <w:lang w:val="pl-PL"/>
        </w:rPr>
        <w:t>Collider</w:t>
      </w:r>
      <w:proofErr w:type="spellEnd"/>
      <w:r w:rsidRPr="00BC2573">
        <w:rPr>
          <w:lang w:val="pl-PL"/>
        </w:rPr>
        <w:t xml:space="preserve"> informuje skrypty przypięte do bohatera o kolizjach z otoczeniem poprzez odpowiednie funkcje.</w:t>
      </w:r>
    </w:p>
    <w:p w:rsidR="00334945" w:rsidRPr="00BC2573" w:rsidRDefault="00334945" w:rsidP="005937DC">
      <w:pPr>
        <w:ind w:firstLine="432"/>
        <w:rPr>
          <w:lang w:val="pl-PL"/>
        </w:rPr>
      </w:pPr>
    </w:p>
    <w:p w:rsidR="004045ED" w:rsidRPr="00BC2573" w:rsidRDefault="005937DC" w:rsidP="00334945">
      <w:pPr>
        <w:keepNext/>
        <w:ind w:firstLine="432"/>
        <w:jc w:val="center"/>
        <w:rPr>
          <w:lang w:val="pl-PL"/>
        </w:rPr>
      </w:pPr>
      <w:r w:rsidRPr="00BC2573">
        <w:rPr>
          <w:noProof/>
          <w:lang w:val="pl-PL" w:eastAsia="pl-PL" w:bidi="ar-SA"/>
        </w:rPr>
        <w:lastRenderedPageBreak/>
        <w:drawing>
          <wp:inline distT="0" distB="0" distL="0" distR="0" wp14:anchorId="73A9616E" wp14:editId="440BB92A">
            <wp:extent cx="3459480" cy="2941320"/>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459480" cy="2941320"/>
                    </a:xfrm>
                    <a:prstGeom prst="rect">
                      <a:avLst/>
                    </a:prstGeom>
                    <a:noFill/>
                    <a:ln>
                      <a:noFill/>
                    </a:ln>
                  </pic:spPr>
                </pic:pic>
              </a:graphicData>
            </a:graphic>
          </wp:inline>
        </w:drawing>
      </w:r>
    </w:p>
    <w:p w:rsidR="005937DC" w:rsidRPr="00BC2573" w:rsidRDefault="004045ED" w:rsidP="00334945">
      <w:pPr>
        <w:pStyle w:val="Legenda"/>
        <w:jc w:val="center"/>
        <w:rPr>
          <w:lang w:val="pl-PL"/>
        </w:rPr>
      </w:pPr>
      <w:r w:rsidRPr="00BC2573">
        <w:rPr>
          <w:lang w:val="pl-PL"/>
        </w:rPr>
        <w:t xml:space="preserve">Rysunek </w:t>
      </w:r>
      <w:r w:rsidR="00EA5D5A" w:rsidRPr="00BC2573">
        <w:rPr>
          <w:lang w:val="pl-PL"/>
        </w:rPr>
        <w:fldChar w:fldCharType="begin"/>
      </w:r>
      <w:r w:rsidR="00E27F95" w:rsidRPr="00BC2573">
        <w:rPr>
          <w:lang w:val="pl-PL"/>
        </w:rPr>
        <w:instrText xml:space="preserve"> SEQ Rysunek \* ARABIC </w:instrText>
      </w:r>
      <w:r w:rsidR="00EA5D5A" w:rsidRPr="00BC2573">
        <w:rPr>
          <w:lang w:val="pl-PL"/>
        </w:rPr>
        <w:fldChar w:fldCharType="separate"/>
      </w:r>
      <w:r w:rsidR="00C144FF">
        <w:rPr>
          <w:noProof/>
          <w:lang w:val="pl-PL"/>
        </w:rPr>
        <w:t>21</w:t>
      </w:r>
      <w:r w:rsidR="00EA5D5A" w:rsidRPr="00BC2573">
        <w:rPr>
          <w:noProof/>
          <w:lang w:val="pl-PL"/>
        </w:rPr>
        <w:fldChar w:fldCharType="end"/>
      </w:r>
      <w:r w:rsidRPr="00BC2573">
        <w:rPr>
          <w:lang w:val="pl-PL"/>
        </w:rPr>
        <w:t xml:space="preserve">. Postać gracza. Na zielono obiekty klasy </w:t>
      </w:r>
      <w:proofErr w:type="spellStart"/>
      <w:r w:rsidRPr="00BC2573">
        <w:rPr>
          <w:lang w:val="pl-PL"/>
        </w:rPr>
        <w:t>Collider</w:t>
      </w:r>
      <w:proofErr w:type="spellEnd"/>
    </w:p>
    <w:p w:rsidR="00641236" w:rsidRPr="00BC2573" w:rsidRDefault="00641236" w:rsidP="00641236">
      <w:pPr>
        <w:rPr>
          <w:lang w:val="pl-PL"/>
        </w:rPr>
      </w:pPr>
    </w:p>
    <w:p w:rsidR="00E27F95" w:rsidRDefault="004045ED" w:rsidP="0014558B">
      <w:pPr>
        <w:ind w:firstLine="576"/>
        <w:rPr>
          <w:lang w:val="pl-PL"/>
        </w:rPr>
      </w:pPr>
      <w:r w:rsidRPr="00BC2573">
        <w:rPr>
          <w:lang w:val="pl-PL"/>
        </w:rPr>
        <w:t xml:space="preserve">Postać gracza zawiera też obiekt klasy </w:t>
      </w:r>
      <w:proofErr w:type="spellStart"/>
      <w:r w:rsidRPr="00AA01F3">
        <w:rPr>
          <w:i/>
          <w:lang w:val="pl-PL"/>
        </w:rPr>
        <w:t>AudioSource</w:t>
      </w:r>
      <w:proofErr w:type="spellEnd"/>
      <w:r w:rsidR="006B2C40">
        <w:rPr>
          <w:lang w:val="pl-PL"/>
        </w:rPr>
        <w:t>,</w:t>
      </w:r>
      <w:r w:rsidRPr="00BC2573">
        <w:rPr>
          <w:lang w:val="pl-PL"/>
        </w:rPr>
        <w:t xml:space="preserve"> by mógł wydawać </w:t>
      </w:r>
      <w:r w:rsidR="003D651A" w:rsidRPr="00BC2573">
        <w:rPr>
          <w:lang w:val="pl-PL"/>
        </w:rPr>
        <w:t>dźwięki, gdy</w:t>
      </w:r>
      <w:r w:rsidRPr="00BC2573">
        <w:rPr>
          <w:lang w:val="pl-PL"/>
        </w:rPr>
        <w:t xml:space="preserve"> np. skacze, oraz obiekt </w:t>
      </w:r>
      <w:r w:rsidR="003D651A" w:rsidRPr="0030567D">
        <w:rPr>
          <w:i/>
          <w:lang w:val="pl-PL"/>
        </w:rPr>
        <w:t>Animator</w:t>
      </w:r>
      <w:r w:rsidR="003D651A" w:rsidRPr="00BC2573">
        <w:rPr>
          <w:lang w:val="pl-PL"/>
        </w:rPr>
        <w:t>, który</w:t>
      </w:r>
      <w:r w:rsidRPr="00BC2573">
        <w:rPr>
          <w:lang w:val="pl-PL"/>
        </w:rPr>
        <w:t xml:space="preserve"> odpowiada za wywoływanie funkcji zmieniającej wygląd postaci podczas czynności takich jak bieganie czy skakanie.</w:t>
      </w:r>
      <w:r w:rsidR="00922375" w:rsidRPr="00BC2573">
        <w:rPr>
          <w:lang w:val="pl-PL"/>
        </w:rPr>
        <w:t xml:space="preserve"> Obiekt </w:t>
      </w:r>
      <w:r w:rsidR="00922375" w:rsidRPr="00AA01F3">
        <w:rPr>
          <w:i/>
          <w:lang w:val="pl-PL"/>
        </w:rPr>
        <w:t>Animator</w:t>
      </w:r>
      <w:r w:rsidR="00922375" w:rsidRPr="00BC2573">
        <w:rPr>
          <w:lang w:val="pl-PL"/>
        </w:rPr>
        <w:t xml:space="preserve"> posiada mapę stanów animacji, w których może znajdować się postać. Domyślnym stanem jest stan </w:t>
      </w:r>
      <w:proofErr w:type="spellStart"/>
      <w:r w:rsidR="00922375" w:rsidRPr="009E6878">
        <w:rPr>
          <w:i/>
          <w:lang w:val="pl-PL"/>
        </w:rPr>
        <w:t>Idle</w:t>
      </w:r>
      <w:proofErr w:type="spellEnd"/>
      <w:r w:rsidR="00922375" w:rsidRPr="00BC2573">
        <w:rPr>
          <w:lang w:val="pl-PL"/>
        </w:rPr>
        <w:t xml:space="preserve">, w którym postać delikatnie porusza się, co ma wizualizować oddychanie. Ze stanu </w:t>
      </w:r>
      <w:proofErr w:type="spellStart"/>
      <w:r w:rsidR="00922375" w:rsidRPr="009E6878">
        <w:rPr>
          <w:i/>
          <w:lang w:val="pl-PL"/>
        </w:rPr>
        <w:t>Idle</w:t>
      </w:r>
      <w:proofErr w:type="spellEnd"/>
      <w:r w:rsidR="00922375" w:rsidRPr="00BC2573">
        <w:rPr>
          <w:lang w:val="pl-PL"/>
        </w:rPr>
        <w:t xml:space="preserve"> postać może przejść do stanu </w:t>
      </w:r>
      <w:r w:rsidR="00922375" w:rsidRPr="00423785">
        <w:rPr>
          <w:i/>
          <w:lang w:val="pl-PL"/>
        </w:rPr>
        <w:t>Run</w:t>
      </w:r>
      <w:r w:rsidR="00922375" w:rsidRPr="00BC2573">
        <w:rPr>
          <w:lang w:val="pl-PL"/>
        </w:rPr>
        <w:t xml:space="preserve">, pokazującego bieganie, lub </w:t>
      </w:r>
      <w:proofErr w:type="spellStart"/>
      <w:r w:rsidR="00922375" w:rsidRPr="00423785">
        <w:rPr>
          <w:i/>
          <w:lang w:val="pl-PL"/>
        </w:rPr>
        <w:t>Jump</w:t>
      </w:r>
      <w:proofErr w:type="spellEnd"/>
      <w:r w:rsidR="00922375" w:rsidRPr="00BC2573">
        <w:rPr>
          <w:lang w:val="pl-PL"/>
        </w:rPr>
        <w:t>, który animuje skok. Te trzy stany są ze sobą połączone relacjami w obu kierunkach, co znaczy, iż z każdego stanu da się przejść w dowolny inny, a samym spajaniem faz animacji zajmuje się silnik Unity.</w:t>
      </w:r>
    </w:p>
    <w:p w:rsidR="008D05CE" w:rsidRDefault="008D05CE" w:rsidP="0014558B">
      <w:pPr>
        <w:ind w:firstLine="576"/>
        <w:rPr>
          <w:lang w:val="pl-PL"/>
        </w:rPr>
      </w:pPr>
      <w:r>
        <w:rPr>
          <w:lang w:val="pl-PL"/>
        </w:rPr>
        <w:t xml:space="preserve">Tworzeniem platform dla gracza zajmuje się skrypt </w:t>
      </w:r>
      <w:proofErr w:type="spellStart"/>
      <w:r w:rsidRPr="00AA01F3">
        <w:rPr>
          <w:i/>
          <w:lang w:val="pl-PL"/>
        </w:rPr>
        <w:t>PlatformCreator</w:t>
      </w:r>
      <w:proofErr w:type="spellEnd"/>
      <w:r>
        <w:rPr>
          <w:lang w:val="pl-PL"/>
        </w:rPr>
        <w:t>, który sprawdza</w:t>
      </w:r>
      <w:r w:rsidR="00B51CB4">
        <w:rPr>
          <w:lang w:val="pl-PL"/>
        </w:rPr>
        <w:t>,</w:t>
      </w:r>
      <w:r>
        <w:rPr>
          <w:lang w:val="pl-PL"/>
        </w:rPr>
        <w:t xml:space="preserve"> na jakiej wysokości znajduje się gracz oraz na jakiej wysokości znajduje się krawędź kamery, a następnie dbając o to by możliwe było doskoczenie do następnej z platform tworzy kolejną. Skrypt </w:t>
      </w:r>
      <w:proofErr w:type="spellStart"/>
      <w:r w:rsidRPr="0030567D">
        <w:rPr>
          <w:i/>
          <w:lang w:val="pl-PL"/>
        </w:rPr>
        <w:t>PlatformCreator</w:t>
      </w:r>
      <w:proofErr w:type="spellEnd"/>
      <w:r>
        <w:rPr>
          <w:lang w:val="pl-PL"/>
        </w:rPr>
        <w:t xml:space="preserve"> aktywny jest tylko w pierwszej fazie gry, w pozostałych dwóch zostaje wyłączony. Każda z platform</w:t>
      </w:r>
      <w:r w:rsidR="00F205AE">
        <w:rPr>
          <w:lang w:val="pl-PL"/>
        </w:rPr>
        <w:t xml:space="preserve"> przelicza jak długo istnieje w świecie. Jeżeli przekroczy ustalony czas zniszczenia włączany jest jej element </w:t>
      </w:r>
      <w:r w:rsidR="00F205AE" w:rsidRPr="0030567D">
        <w:rPr>
          <w:i/>
          <w:lang w:val="pl-PL"/>
        </w:rPr>
        <w:t>RigidBody2D</w:t>
      </w:r>
      <w:r w:rsidR="00F205AE">
        <w:rPr>
          <w:lang w:val="pl-PL"/>
        </w:rPr>
        <w:t xml:space="preserve">, który powoduje rozpoczęcie opadania grawitacyjnego danej platformy. Następnie po przekroczeniu krawędzi kamery, gdy platforma jest niewidoczna dla gracza, zostaje zniszczona. Platformy posiadają także skrypt </w:t>
      </w:r>
      <w:proofErr w:type="spellStart"/>
      <w:r w:rsidR="00F205AE" w:rsidRPr="0030567D">
        <w:rPr>
          <w:i/>
          <w:lang w:val="pl-PL"/>
        </w:rPr>
        <w:t>CollisionIgnorerScript</w:t>
      </w:r>
      <w:proofErr w:type="spellEnd"/>
      <w:r w:rsidR="00F205AE">
        <w:rPr>
          <w:lang w:val="pl-PL"/>
        </w:rPr>
        <w:t xml:space="preserve">, który chwilowo wyłącza obiekty </w:t>
      </w:r>
      <w:proofErr w:type="spellStart"/>
      <w:r w:rsidR="00F205AE" w:rsidRPr="0030567D">
        <w:rPr>
          <w:i/>
          <w:lang w:val="pl-PL"/>
        </w:rPr>
        <w:t>Collider</w:t>
      </w:r>
      <w:proofErr w:type="spellEnd"/>
      <w:r w:rsidR="00F205AE">
        <w:rPr>
          <w:lang w:val="pl-PL"/>
        </w:rPr>
        <w:t xml:space="preserve"> danej platformy pozwalając graczowi wskoczyć z niższej platformy na wyższą. Po opuszczeniu przez gracza wyzwalacza </w:t>
      </w:r>
      <w:r w:rsidR="00F205AE">
        <w:rPr>
          <w:lang w:val="pl-PL"/>
        </w:rPr>
        <w:lastRenderedPageBreak/>
        <w:t xml:space="preserve">odpowiedzialnego za znajdowanie się gracza pod platformą obiekty </w:t>
      </w:r>
      <w:proofErr w:type="spellStart"/>
      <w:r w:rsidR="00F205AE" w:rsidRPr="0030567D">
        <w:rPr>
          <w:i/>
          <w:lang w:val="pl-PL"/>
        </w:rPr>
        <w:t>Collider</w:t>
      </w:r>
      <w:proofErr w:type="spellEnd"/>
      <w:r w:rsidR="00F205AE">
        <w:rPr>
          <w:lang w:val="pl-PL"/>
        </w:rPr>
        <w:t xml:space="preserve"> zostaną powtórnie włączone i pozwolą graczowi stabilnie stać na </w:t>
      </w:r>
      <w:r w:rsidR="00622F8E">
        <w:rPr>
          <w:lang w:val="pl-PL"/>
        </w:rPr>
        <w:t>kolejnej platformie.</w:t>
      </w:r>
    </w:p>
    <w:p w:rsidR="00622F8E" w:rsidRPr="00BC2573" w:rsidRDefault="00622F8E" w:rsidP="0014558B">
      <w:pPr>
        <w:ind w:firstLine="576"/>
        <w:rPr>
          <w:lang w:val="pl-PL"/>
        </w:rPr>
      </w:pPr>
      <w:r>
        <w:rPr>
          <w:lang w:val="pl-PL"/>
        </w:rPr>
        <w:t xml:space="preserve">Po zakończeniu fazy wspinania i przejściu w fazę spadania postać gracza otworzy spadochron i wpływ grawitacji zostanie zmniejszony by odzwierciedlić wpływ tegoż. Do akcji wkracza wtedy skrypt </w:t>
      </w:r>
      <w:proofErr w:type="spellStart"/>
      <w:r w:rsidRPr="0030567D">
        <w:rPr>
          <w:i/>
          <w:lang w:val="pl-PL"/>
        </w:rPr>
        <w:t>FallingEnemyCreator</w:t>
      </w:r>
      <w:proofErr w:type="spellEnd"/>
      <w:r>
        <w:rPr>
          <w:lang w:val="pl-PL"/>
        </w:rPr>
        <w:t xml:space="preserve"> odpowiedzialny za stworzenie obiektów przeciwników, których gracz może złapać w drodze ku ziemi. Skrypt ten działa podobnie do skryptu tworzącego platformy, ale narzuca też warunki tworzenia w sposób niepozwalający na przekroczenie maksymalnej ilości obiektów na ekranie dla danego urządzenia. Po złapaniu kilku przeciwników pozostali złapani przeciwnicy zostają zliczani w wewnętrznej zmiennej klasy reprezentującej gracza a ich obiekt zostaje tymczasowo zniszczony w celu zaoszczędzenia cyklów procesora.</w:t>
      </w:r>
      <w:r w:rsidR="00A67B78">
        <w:rPr>
          <w:lang w:val="pl-PL"/>
        </w:rPr>
        <w:t xml:space="preserve"> </w:t>
      </w:r>
      <w:r>
        <w:rPr>
          <w:lang w:val="pl-PL"/>
        </w:rPr>
        <w:t>Po przejściu do kolejnej, ostatniej fazy</w:t>
      </w:r>
      <w:r w:rsidR="005676C3">
        <w:rPr>
          <w:lang w:val="pl-PL"/>
        </w:rPr>
        <w:t xml:space="preserve">, postać gracza zamyka spadochron i uderza o ziemię. Wszyscy zebraniu wtedy przeciwnicy rozlatują się wtedy w kształt stożka poprzez aktywację ich modułów </w:t>
      </w:r>
      <w:r w:rsidR="005676C3" w:rsidRPr="0030567D">
        <w:rPr>
          <w:i/>
          <w:lang w:val="pl-PL"/>
        </w:rPr>
        <w:t>RigidBody2D</w:t>
      </w:r>
      <w:r w:rsidR="005676C3">
        <w:rPr>
          <w:lang w:val="pl-PL"/>
        </w:rPr>
        <w:t xml:space="preserve"> i nadaniem im siły skierowanej ku górze i w losową stronę. Zliczona zostaje punktacja zdobyta przez gracza i pokazany zostaje mu jego wynik.</w:t>
      </w:r>
    </w:p>
    <w:p w:rsidR="00922375" w:rsidRPr="00BC2573" w:rsidRDefault="00922375" w:rsidP="00922375">
      <w:pPr>
        <w:rPr>
          <w:lang w:val="pl-PL"/>
        </w:rPr>
      </w:pPr>
    </w:p>
    <w:p w:rsidR="00DD5840" w:rsidRDefault="00CF5B70">
      <w:pPr>
        <w:pStyle w:val="Nagwek2"/>
        <w:rPr>
          <w:lang w:val="pl-PL"/>
        </w:rPr>
      </w:pPr>
      <w:bookmarkStart w:id="39" w:name="_Toc396761335"/>
      <w:proofErr w:type="spellStart"/>
      <w:r>
        <w:rPr>
          <w:lang w:val="pl-PL"/>
        </w:rPr>
        <w:t>Curveball</w:t>
      </w:r>
      <w:bookmarkEnd w:id="39"/>
      <w:proofErr w:type="spellEnd"/>
    </w:p>
    <w:p w:rsidR="00C368F3" w:rsidRPr="00BC2573" w:rsidRDefault="00C368F3" w:rsidP="00C368F3">
      <w:pPr>
        <w:rPr>
          <w:lang w:val="pl-PL"/>
        </w:rPr>
      </w:pPr>
    </w:p>
    <w:p w:rsidR="003B19EC" w:rsidRPr="00BC2573" w:rsidRDefault="00C368F3" w:rsidP="00F259ED">
      <w:pPr>
        <w:ind w:firstLine="431"/>
        <w:rPr>
          <w:lang w:val="pl-PL"/>
        </w:rPr>
      </w:pPr>
      <w:r w:rsidRPr="00BC2573">
        <w:rPr>
          <w:lang w:val="pl-PL"/>
        </w:rPr>
        <w:t xml:space="preserve">Kolejną z zaimplementowanych aplikacji była trójwymiarowa gra </w:t>
      </w:r>
      <w:r w:rsidR="00F259ED" w:rsidRPr="00BC2573">
        <w:rPr>
          <w:lang w:val="pl-PL"/>
        </w:rPr>
        <w:t>z możliwością gry wieloosobowej jak również przeciwko przeciwnikowi komputerowemu</w:t>
      </w:r>
      <w:r w:rsidR="008F063E">
        <w:rPr>
          <w:lang w:val="pl-PL"/>
        </w:rPr>
        <w:t>, polegająca na odbijaniu piłeczki</w:t>
      </w:r>
      <w:r w:rsidR="00F259ED" w:rsidRPr="00BC2573">
        <w:rPr>
          <w:lang w:val="pl-PL"/>
        </w:rPr>
        <w:t xml:space="preserve">. Widok gracza ma znajdować się za paletką, po przeciwnej stronie w identycznym ustawieniu znajduje się przeciwnik. Piłeczka porusza się w trzech wymiarach pomiędzy oponentami ze zwiększającą się po każdym odbiciu prędkością. Przeciwnicy mogą nadawać piłce </w:t>
      </w:r>
      <w:proofErr w:type="spellStart"/>
      <w:r w:rsidR="00F259ED" w:rsidRPr="00BC2573">
        <w:rPr>
          <w:lang w:val="pl-PL"/>
        </w:rPr>
        <w:t>spin</w:t>
      </w:r>
      <w:proofErr w:type="spellEnd"/>
      <w:r w:rsidR="00F259ED" w:rsidRPr="00BC2573">
        <w:rPr>
          <w:lang w:val="pl-PL"/>
        </w:rPr>
        <w:t>, który wpływa na jej tor lotu po odbiciu, a także na kąty odbicia po kontakcie ze ścianami.</w:t>
      </w:r>
      <w:r w:rsidR="00A24605" w:rsidRPr="00BC2573">
        <w:rPr>
          <w:lang w:val="pl-PL"/>
        </w:rPr>
        <w:t xml:space="preserve"> Zdobycie punktu naliczane jest w momencie, gdy piłeczka minie jedną z paletek w sposób uniemożliwiający jej odbicie. W trybie gry jednoosobowej zarówno gracz jak i komputer otrzymują trzy życia, które tracą wraz ze zdobyciem punktu przez przeciwnika. Gdy oponent komputerowy straci wszystkie trzy życia, otrzymuje nowe i poziom jego gry wzrasta. Gdy gracz straci swoje życia gra dobiega końca.</w:t>
      </w:r>
    </w:p>
    <w:p w:rsidR="00C06312" w:rsidRPr="00BC2573" w:rsidRDefault="00C23754" w:rsidP="00544199">
      <w:pPr>
        <w:ind w:firstLine="431"/>
        <w:rPr>
          <w:lang w:val="pl-PL"/>
        </w:rPr>
      </w:pPr>
      <w:r w:rsidRPr="00BC2573">
        <w:rPr>
          <w:lang w:val="pl-PL"/>
        </w:rPr>
        <w:t xml:space="preserve">Konstrukcja planszy w grze jest prosta – składa się z 6 ścian ułożonych w prostopadłościan. Wszystkie ze ścian posiadają w sobie element </w:t>
      </w:r>
      <w:proofErr w:type="spellStart"/>
      <w:r w:rsidRPr="0030567D">
        <w:rPr>
          <w:i/>
          <w:lang w:val="pl-PL"/>
        </w:rPr>
        <w:t>BoxCollider</w:t>
      </w:r>
      <w:proofErr w:type="spellEnd"/>
      <w:r w:rsidR="00986551">
        <w:rPr>
          <w:lang w:val="pl-PL"/>
        </w:rPr>
        <w:t>,</w:t>
      </w:r>
      <w:r w:rsidRPr="00BC2573">
        <w:rPr>
          <w:lang w:val="pl-PL"/>
        </w:rPr>
        <w:t xml:space="preserve"> by mogły wchodzić w interakcje z </w:t>
      </w:r>
      <w:r w:rsidRPr="00BC2573">
        <w:rPr>
          <w:lang w:val="pl-PL"/>
        </w:rPr>
        <w:lastRenderedPageBreak/>
        <w:t xml:space="preserve">piłką. Dwie najmniejsze ściany mają dodatkowo przyłączony skrypt </w:t>
      </w:r>
      <w:proofErr w:type="spellStart"/>
      <w:r w:rsidR="0030567D" w:rsidRPr="0030567D">
        <w:rPr>
          <w:i/>
          <w:lang w:val="pl-PL"/>
        </w:rPr>
        <w:t>S</w:t>
      </w:r>
      <w:r w:rsidRPr="0030567D">
        <w:rPr>
          <w:i/>
          <w:lang w:val="pl-PL"/>
        </w:rPr>
        <w:t>coreField</w:t>
      </w:r>
      <w:proofErr w:type="spellEnd"/>
      <w:r w:rsidRPr="00BC2573">
        <w:rPr>
          <w:lang w:val="pl-PL"/>
        </w:rPr>
        <w:t xml:space="preserve"> odpowiedzialny za naliczanie punktów dla odpowiedniego gracza oraz informowanie pozostałych elementów gry o bieżącym wyniku. W momencie inicjalizacji statycznej planszy tworzony jest też niewidzialny obiekt </w:t>
      </w:r>
      <w:proofErr w:type="spellStart"/>
      <w:r w:rsidRPr="0030567D">
        <w:rPr>
          <w:i/>
          <w:lang w:val="pl-PL"/>
        </w:rPr>
        <w:t>GameManager</w:t>
      </w:r>
      <w:proofErr w:type="spellEnd"/>
      <w:r w:rsidRPr="00BC2573">
        <w:rPr>
          <w:lang w:val="pl-PL"/>
        </w:rPr>
        <w:t xml:space="preserve"> odpowiedzialny za tworzenie odpowiednich menu, monitorowanie pozycji paletek graczy oraz piłki, monitorowanie stanu gry wieloosobowej czy też za stan przepływu czasu w grze. W pierwszej kolejności menedżer gry tworzy pierwsze z widocznych menu, w którym wybrać można opcje gry jednoosobowej, stworzenia serwera lub dołączenia do istniejącego serwera.</w:t>
      </w:r>
      <w:r w:rsidR="00FE3CF7" w:rsidRPr="00BC2573">
        <w:rPr>
          <w:lang w:val="pl-PL"/>
        </w:rPr>
        <w:t xml:space="preserve"> Po utworzeniu menu menedżer inicjalizuje mecz pokazowy w tle, który składa się z dwojga graczy komputerowych grających między sobą bez limitów punktowych. Co dzieje się d</w:t>
      </w:r>
      <w:r w:rsidR="0030567D">
        <w:rPr>
          <w:lang w:val="pl-PL"/>
        </w:rPr>
        <w:t xml:space="preserve">alej zależy już od </w:t>
      </w:r>
      <w:proofErr w:type="gramStart"/>
      <w:r w:rsidR="0030567D">
        <w:rPr>
          <w:lang w:val="pl-PL"/>
        </w:rPr>
        <w:t xml:space="preserve">użytkownika. </w:t>
      </w:r>
      <w:proofErr w:type="gramEnd"/>
      <w:r w:rsidR="00FE3CF7" w:rsidRPr="00BC2573">
        <w:rPr>
          <w:lang w:val="pl-PL"/>
        </w:rPr>
        <w:t>Zakładając wybór gry jednoosobowej gracz poproszony zostanie o podanie swojego imienia a następnie rozpocznie się gra na opisanych wcześniej zasadach. W wypadku wyboru stworzenia serwera dla gry wieloosobowej gracz proszony jest o podanie swojego imienia a także nazwy swojej gry, następnie czeka na dołączenie się drugiego gracza. Gdy drugi gracz dołączy do gry, czas gry jest wznawiany i oboje grają do momentu osiągnięcia przez jednego z nich 11 punktów. W przypadku wyboru opcji dołączenia do serwera gracz proszony jest o podanie swojego imienia a następnie przedstawiony zostaje mu ekran, na którym może dokonać wyboru gier oczekujących na gościa.</w:t>
      </w:r>
    </w:p>
    <w:p w:rsidR="00C06312" w:rsidRPr="00BC2573" w:rsidRDefault="00C06312" w:rsidP="00C06312">
      <w:pPr>
        <w:rPr>
          <w:lang w:val="pl-PL"/>
        </w:rPr>
      </w:pPr>
    </w:p>
    <w:p w:rsidR="00DD4BAF" w:rsidRPr="00BC2573" w:rsidRDefault="00C06312" w:rsidP="00544199">
      <w:pPr>
        <w:ind w:firstLine="431"/>
        <w:rPr>
          <w:lang w:val="pl-PL"/>
        </w:rPr>
      </w:pPr>
      <w:r w:rsidRPr="00BC2573">
        <w:rPr>
          <w:lang w:val="pl-PL"/>
        </w:rPr>
        <w:t>Opis samej implem</w:t>
      </w:r>
      <w:r w:rsidR="0030567D">
        <w:rPr>
          <w:lang w:val="pl-PL"/>
        </w:rPr>
        <w:t xml:space="preserve">entacji należy zacząć od klasy </w:t>
      </w:r>
      <w:proofErr w:type="spellStart"/>
      <w:r w:rsidRPr="0030567D">
        <w:rPr>
          <w:i/>
          <w:lang w:val="pl-PL"/>
        </w:rPr>
        <w:t>GameManager</w:t>
      </w:r>
      <w:proofErr w:type="spellEnd"/>
      <w:r w:rsidRPr="00BC2573">
        <w:rPr>
          <w:lang w:val="pl-PL"/>
        </w:rPr>
        <w:t xml:space="preserve">, a konkretnie od jego funkcji </w:t>
      </w:r>
      <w:r w:rsidR="0042538A" w:rsidRPr="0030567D">
        <w:rPr>
          <w:i/>
          <w:lang w:val="pl-PL"/>
        </w:rPr>
        <w:t>S</w:t>
      </w:r>
      <w:r w:rsidR="00DD4BAF" w:rsidRPr="0030567D">
        <w:rPr>
          <w:i/>
          <w:lang w:val="pl-PL"/>
        </w:rPr>
        <w:t>tart()</w:t>
      </w:r>
      <w:r w:rsidR="00DD4BAF" w:rsidRPr="00BC2573">
        <w:rPr>
          <w:lang w:val="pl-PL"/>
        </w:rPr>
        <w:t>, która jest punktem wejściowym programu:</w:t>
      </w:r>
    </w:p>
    <w:p w:rsidR="00DD4BAF" w:rsidRPr="00BC2573" w:rsidRDefault="00DD4BAF" w:rsidP="00C06312">
      <w:pPr>
        <w:rPr>
          <w:lang w:val="pl-PL"/>
        </w:rPr>
      </w:pPr>
    </w:p>
    <w:p w:rsidR="00C06312" w:rsidRPr="00BC2573" w:rsidRDefault="00242A46" w:rsidP="00C06312">
      <w:pPr>
        <w:rPr>
          <w:lang w:val="pl-PL"/>
        </w:rPr>
      </w:pPr>
      <w:r w:rsidRPr="00BC2573">
        <w:rPr>
          <w:lang w:val="pl-PL"/>
        </w:rPr>
        <w:object w:dxaOrig="9072" w:dyaOrig="1586">
          <v:shape id="_x0000_i1026" type="#_x0000_t75" style="width:453.5pt;height:79.5pt" o:ole="">
            <v:imagedata r:id="rId35" o:title=""/>
          </v:shape>
          <o:OLEObject Type="Embed" ProgID="Word.OpenDocumentText.12" ShapeID="_x0000_i1026" DrawAspect="Content" ObjectID="_1470507954" r:id="rId36"/>
        </w:object>
      </w:r>
    </w:p>
    <w:p w:rsidR="003D651A" w:rsidRPr="00BC2573" w:rsidRDefault="003D651A" w:rsidP="00DD4BAF">
      <w:pPr>
        <w:rPr>
          <w:lang w:val="pl-PL"/>
        </w:rPr>
      </w:pPr>
    </w:p>
    <w:p w:rsidR="00DD4BAF" w:rsidRPr="00BC2573" w:rsidRDefault="00DD4BAF" w:rsidP="00DD4BAF">
      <w:pPr>
        <w:rPr>
          <w:lang w:val="pl-PL"/>
        </w:rPr>
      </w:pPr>
      <w:r w:rsidRPr="00BC2573">
        <w:rPr>
          <w:lang w:val="pl-PL"/>
        </w:rPr>
        <w:t>W funkcji tej w</w:t>
      </w:r>
      <w:r w:rsidR="0042538A" w:rsidRPr="00BC2573">
        <w:rPr>
          <w:lang w:val="pl-PL"/>
        </w:rPr>
        <w:t xml:space="preserve"> pierwszej kolejności określamy, iż aplikacja nie powinna być zatrzymywana po utracie </w:t>
      </w:r>
      <w:proofErr w:type="spellStart"/>
      <w:r w:rsidR="0042538A" w:rsidRPr="00BC2573">
        <w:rPr>
          <w:lang w:val="pl-PL"/>
        </w:rPr>
        <w:t>focusu</w:t>
      </w:r>
      <w:proofErr w:type="spellEnd"/>
      <w:r w:rsidR="0042538A" w:rsidRPr="00BC2573">
        <w:rPr>
          <w:lang w:val="pl-PL"/>
        </w:rPr>
        <w:t>. Znaczy to, że program będzie wykonywał się dalej po np. zminimalizowaniu jego okna w systemach operacyjnych z rodziny Windows. Przyjęto taki sposób wykonywania, gdyż w przeciwnym wypadku po podłączeniu do sesji wieloosobowej gracz mógłby zminimalizować aplikację i zawiesić wykonywanie gry dla drugiej osoby.</w:t>
      </w:r>
    </w:p>
    <w:p w:rsidR="0042538A" w:rsidRPr="00BC2573" w:rsidDel="00B51CB4" w:rsidRDefault="0030567D" w:rsidP="00C144FF">
      <w:pPr>
        <w:ind w:firstLine="720"/>
        <w:rPr>
          <w:del w:id="40" w:author="Łukasz Rauch" w:date="2014-08-13T14:08:00Z"/>
          <w:lang w:val="pl-PL"/>
        </w:rPr>
      </w:pPr>
      <w:r>
        <w:rPr>
          <w:lang w:val="pl-PL"/>
        </w:rPr>
        <w:lastRenderedPageBreak/>
        <w:t xml:space="preserve">Po ustawieniu opcji </w:t>
      </w:r>
      <w:proofErr w:type="spellStart"/>
      <w:r w:rsidR="0042538A" w:rsidRPr="0030567D">
        <w:rPr>
          <w:i/>
          <w:lang w:val="pl-PL"/>
        </w:rPr>
        <w:t>runInBackground</w:t>
      </w:r>
      <w:proofErr w:type="spellEnd"/>
      <w:r w:rsidR="0042538A" w:rsidRPr="00BC2573">
        <w:rPr>
          <w:lang w:val="pl-PL"/>
        </w:rPr>
        <w:t xml:space="preserve"> sprawdzany jest warunek toczącej się </w:t>
      </w:r>
      <w:proofErr w:type="gramStart"/>
      <w:r w:rsidR="0042538A" w:rsidRPr="00BC2573">
        <w:rPr>
          <w:lang w:val="pl-PL"/>
        </w:rPr>
        <w:t>gry – jeżeli</w:t>
      </w:r>
      <w:proofErr w:type="gramEnd"/>
      <w:r w:rsidR="0042538A" w:rsidRPr="00BC2573">
        <w:rPr>
          <w:lang w:val="pl-PL"/>
        </w:rPr>
        <w:t xml:space="preserve"> nie trwa aktualnie gra pomiędzy dwojgiem graczy lub pomiędzy graczem i komputerem, włączany jest tryb gry demo pomiędzy dwoma przeciwnikami komputerowymi bez limitów punktowych.</w:t>
      </w:r>
      <w:r w:rsidR="0042538A" w:rsidRPr="00BC2573">
        <w:rPr>
          <w:lang w:val="pl-PL"/>
        </w:rPr>
        <w:tab/>
      </w:r>
    </w:p>
    <w:p w:rsidR="0042538A" w:rsidRPr="00BC2573" w:rsidRDefault="0042538A" w:rsidP="00C144FF">
      <w:pPr>
        <w:ind w:firstLine="720"/>
        <w:rPr>
          <w:lang w:val="pl-PL"/>
        </w:rPr>
      </w:pPr>
      <w:r w:rsidRPr="00BC2573">
        <w:rPr>
          <w:lang w:val="pl-PL"/>
        </w:rPr>
        <w:t xml:space="preserve">Następnie egzekucja kodu automatycznie przechodzi do funkcji </w:t>
      </w:r>
      <w:r w:rsidRPr="0030567D">
        <w:rPr>
          <w:i/>
          <w:lang w:val="pl-PL"/>
        </w:rPr>
        <w:t>Update()</w:t>
      </w:r>
      <w:r w:rsidRPr="0030567D">
        <w:rPr>
          <w:lang w:val="pl-PL"/>
        </w:rPr>
        <w:t>,</w:t>
      </w:r>
      <w:r w:rsidRPr="00BC2573">
        <w:rPr>
          <w:lang w:val="pl-PL"/>
        </w:rPr>
        <w:t xml:space="preserve"> wykonującej się w każdej klatce gry</w:t>
      </w:r>
      <w:r w:rsidR="001201AF" w:rsidRPr="00BC2573">
        <w:rPr>
          <w:lang w:val="pl-PL"/>
        </w:rPr>
        <w:t>:</w:t>
      </w:r>
    </w:p>
    <w:p w:rsidR="001201AF" w:rsidRPr="00BC2573" w:rsidRDefault="001201AF" w:rsidP="00DD4BAF">
      <w:pPr>
        <w:rPr>
          <w:lang w:val="pl-PL"/>
        </w:rPr>
      </w:pPr>
    </w:p>
    <w:p w:rsidR="00242A46" w:rsidRPr="00BC2573" w:rsidRDefault="00242A46" w:rsidP="00DD4BAF">
      <w:pPr>
        <w:rPr>
          <w:lang w:val="pl-PL"/>
        </w:rPr>
      </w:pPr>
      <w:r w:rsidRPr="00BC2573">
        <w:rPr>
          <w:lang w:val="pl-PL"/>
        </w:rPr>
        <w:object w:dxaOrig="9072" w:dyaOrig="4305">
          <v:shape id="_x0000_i1027" type="#_x0000_t75" style="width:453.5pt;height:215.05pt" o:ole="">
            <v:imagedata r:id="rId37" o:title=""/>
          </v:shape>
          <o:OLEObject Type="Embed" ProgID="Word.OpenDocumentText.12" ShapeID="_x0000_i1027" DrawAspect="Content" ObjectID="_1470507955" r:id="rId38"/>
        </w:object>
      </w:r>
    </w:p>
    <w:p w:rsidR="001201AF" w:rsidRPr="00BC2573" w:rsidRDefault="001201AF" w:rsidP="00242A46">
      <w:pPr>
        <w:rPr>
          <w:lang w:val="pl-PL"/>
        </w:rPr>
      </w:pPr>
    </w:p>
    <w:p w:rsidR="00BE61A6" w:rsidRDefault="00242A46" w:rsidP="00A67B78">
      <w:pPr>
        <w:rPr>
          <w:lang w:val="pl-PL"/>
        </w:rPr>
      </w:pPr>
      <w:r w:rsidRPr="00BC2573">
        <w:rPr>
          <w:lang w:val="pl-PL"/>
        </w:rPr>
        <w:t xml:space="preserve">Co klatkę sprawdzany jest warunek rozpoczętej gry i w zależności od jego ewaluacji następuje blokada </w:t>
      </w:r>
      <w:proofErr w:type="gramStart"/>
      <w:r w:rsidRPr="00BC2573">
        <w:rPr>
          <w:lang w:val="pl-PL"/>
        </w:rPr>
        <w:t>kursora.</w:t>
      </w:r>
      <w:r w:rsidR="00922375" w:rsidRPr="00BC2573">
        <w:rPr>
          <w:lang w:val="pl-PL"/>
        </w:rPr>
        <w:t xml:space="preserve"> </w:t>
      </w:r>
      <w:proofErr w:type="gramEnd"/>
      <w:r w:rsidRPr="00BC2573">
        <w:rPr>
          <w:lang w:val="pl-PL"/>
        </w:rPr>
        <w:t xml:space="preserve">Następnie przechwytywany jest </w:t>
      </w:r>
      <w:r w:rsidR="00922375" w:rsidRPr="00BC2573">
        <w:rPr>
          <w:lang w:val="pl-PL"/>
        </w:rPr>
        <w:t>przycisk</w:t>
      </w:r>
      <w:r w:rsidRPr="00BC2573">
        <w:rPr>
          <w:lang w:val="pl-PL"/>
        </w:rPr>
        <w:t xml:space="preserve"> wyjścia w celu pauzowania/wznawiania gry. </w:t>
      </w:r>
      <w:proofErr w:type="spellStart"/>
      <w:r w:rsidRPr="0030567D">
        <w:rPr>
          <w:i/>
          <w:lang w:val="pl-PL"/>
        </w:rPr>
        <w:t>Keycode.Escape</w:t>
      </w:r>
      <w:proofErr w:type="spellEnd"/>
      <w:r w:rsidRPr="00BC2573">
        <w:rPr>
          <w:lang w:val="pl-PL"/>
        </w:rPr>
        <w:t xml:space="preserve"> nie znaczy stricte </w:t>
      </w:r>
      <w:proofErr w:type="gramStart"/>
      <w:r w:rsidRPr="00BC2573">
        <w:rPr>
          <w:lang w:val="pl-PL"/>
        </w:rPr>
        <w:t>klawisza</w:t>
      </w:r>
      <w:proofErr w:type="gramEnd"/>
      <w:r w:rsidRPr="00BC2573">
        <w:rPr>
          <w:lang w:val="pl-PL"/>
        </w:rPr>
        <w:t xml:space="preserve"> </w:t>
      </w:r>
      <w:proofErr w:type="spellStart"/>
      <w:r w:rsidRPr="0030567D">
        <w:rPr>
          <w:i/>
          <w:lang w:val="pl-PL"/>
        </w:rPr>
        <w:t>Esc</w:t>
      </w:r>
      <w:proofErr w:type="spellEnd"/>
      <w:r w:rsidRPr="00BC2573">
        <w:rPr>
          <w:lang w:val="pl-PL"/>
        </w:rPr>
        <w:t xml:space="preserve"> na klawiaturze komputera osobistego, w kontekście platform mobilnych znaczy np. przycisk </w:t>
      </w:r>
      <w:proofErr w:type="spellStart"/>
      <w:r w:rsidRPr="0030567D">
        <w:rPr>
          <w:i/>
          <w:lang w:val="pl-PL"/>
        </w:rPr>
        <w:t>Back</w:t>
      </w:r>
      <w:proofErr w:type="spellEnd"/>
      <w:r w:rsidRPr="00BC2573">
        <w:rPr>
          <w:lang w:val="pl-PL"/>
        </w:rPr>
        <w:t>.</w:t>
      </w:r>
    </w:p>
    <w:p w:rsidR="00466E21" w:rsidRDefault="00466E21" w:rsidP="00242A46">
      <w:pPr>
        <w:rPr>
          <w:lang w:val="pl-PL"/>
        </w:rPr>
      </w:pPr>
    </w:p>
    <w:p w:rsidR="00466E21" w:rsidRDefault="00466E21" w:rsidP="00466E21">
      <w:pPr>
        <w:keepNext/>
        <w:jc w:val="center"/>
      </w:pPr>
      <w:r>
        <w:rPr>
          <w:noProof/>
          <w:lang w:val="pl-PL" w:eastAsia="pl-PL" w:bidi="ar-SA"/>
        </w:rPr>
        <w:lastRenderedPageBreak/>
        <w:drawing>
          <wp:inline distT="0" distB="0" distL="0" distR="0" wp14:anchorId="10CB5202" wp14:editId="6315D0B8">
            <wp:extent cx="5970270" cy="3949667"/>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cstate="print"/>
                    <a:srcRect/>
                    <a:stretch>
                      <a:fillRect/>
                    </a:stretch>
                  </pic:blipFill>
                  <pic:spPr bwMode="auto">
                    <a:xfrm>
                      <a:off x="0" y="0"/>
                      <a:ext cx="5970270" cy="3949667"/>
                    </a:xfrm>
                    <a:prstGeom prst="rect">
                      <a:avLst/>
                    </a:prstGeom>
                    <a:noFill/>
                    <a:ln w="9525">
                      <a:noFill/>
                      <a:miter lim="800000"/>
                      <a:headEnd/>
                      <a:tailEnd/>
                    </a:ln>
                  </pic:spPr>
                </pic:pic>
              </a:graphicData>
            </a:graphic>
          </wp:inline>
        </w:drawing>
      </w:r>
    </w:p>
    <w:p w:rsidR="00466E21" w:rsidRDefault="00466E21" w:rsidP="00466E21">
      <w:pPr>
        <w:pStyle w:val="Legenda"/>
        <w:jc w:val="center"/>
        <w:rPr>
          <w:lang w:val="pl-PL"/>
        </w:rPr>
      </w:pPr>
      <w:r w:rsidRPr="00705BDF">
        <w:rPr>
          <w:lang w:val="pl-PL"/>
        </w:rPr>
        <w:t xml:space="preserve">Rysunek </w:t>
      </w:r>
      <w:r w:rsidR="00EA5D5A">
        <w:fldChar w:fldCharType="begin"/>
      </w:r>
      <w:r w:rsidR="00652581" w:rsidRPr="00705BDF">
        <w:rPr>
          <w:lang w:val="pl-PL"/>
        </w:rPr>
        <w:instrText xml:space="preserve"> SEQ Rysunek \* ARABIC </w:instrText>
      </w:r>
      <w:r w:rsidR="00EA5D5A">
        <w:fldChar w:fldCharType="separate"/>
      </w:r>
      <w:r w:rsidR="00C144FF">
        <w:rPr>
          <w:noProof/>
          <w:lang w:val="pl-PL"/>
        </w:rPr>
        <w:t>22</w:t>
      </w:r>
      <w:r w:rsidR="00EA5D5A">
        <w:fldChar w:fldCharType="end"/>
      </w:r>
      <w:r w:rsidRPr="00705BDF">
        <w:rPr>
          <w:lang w:val="pl-PL"/>
        </w:rPr>
        <w:t>. Diagram klas aplikacji</w:t>
      </w:r>
      <w:r w:rsidR="00CF5B70" w:rsidRPr="00705BDF">
        <w:rPr>
          <w:lang w:val="pl-PL"/>
        </w:rPr>
        <w:t xml:space="preserve"> </w:t>
      </w:r>
      <w:proofErr w:type="spellStart"/>
      <w:r w:rsidR="00CF5B70" w:rsidRPr="00705BDF">
        <w:rPr>
          <w:lang w:val="pl-PL"/>
        </w:rPr>
        <w:t>Curveball</w:t>
      </w:r>
      <w:proofErr w:type="spellEnd"/>
    </w:p>
    <w:p w:rsidR="00466E21" w:rsidRPr="00BC2573" w:rsidRDefault="00466E21" w:rsidP="00242A46">
      <w:pPr>
        <w:rPr>
          <w:lang w:val="pl-PL"/>
        </w:rPr>
      </w:pPr>
    </w:p>
    <w:p w:rsidR="00242A46" w:rsidRPr="00BC2573" w:rsidRDefault="00BE61A6" w:rsidP="00BE61A6">
      <w:pPr>
        <w:ind w:firstLine="431"/>
        <w:rPr>
          <w:lang w:val="pl-PL"/>
        </w:rPr>
      </w:pPr>
      <w:r w:rsidRPr="00BC2573">
        <w:rPr>
          <w:lang w:val="pl-PL"/>
        </w:rPr>
        <w:t xml:space="preserve">Po zakończeniu tej inicjalizacji przychodzi czas na narysowanie przycisków wyboru gry. Kod obsługujący te operacje znajduje się w klasie </w:t>
      </w:r>
      <w:r w:rsidRPr="0030567D">
        <w:rPr>
          <w:i/>
          <w:lang w:val="pl-PL"/>
        </w:rPr>
        <w:t>Menu</w:t>
      </w:r>
      <w:r w:rsidR="00466E21">
        <w:rPr>
          <w:lang w:val="pl-PL"/>
        </w:rPr>
        <w:t xml:space="preserve"> agregowanej przez klasę </w:t>
      </w:r>
      <w:proofErr w:type="spellStart"/>
      <w:r w:rsidR="00466E21" w:rsidRPr="0030567D">
        <w:rPr>
          <w:i/>
          <w:lang w:val="pl-PL"/>
        </w:rPr>
        <w:t>GameManager</w:t>
      </w:r>
      <w:proofErr w:type="spellEnd"/>
      <w:r w:rsidR="00466E21">
        <w:rPr>
          <w:lang w:val="pl-PL"/>
        </w:rPr>
        <w:t xml:space="preserve"> jak pokazano na diagramie widocznym na rysunku </w:t>
      </w:r>
      <w:r w:rsidR="008F063E">
        <w:rPr>
          <w:lang w:val="pl-PL"/>
        </w:rPr>
        <w:t>22</w:t>
      </w:r>
      <w:r w:rsidR="00D63D2D" w:rsidRPr="00BC2573">
        <w:rPr>
          <w:lang w:val="pl-PL"/>
        </w:rPr>
        <w:t xml:space="preserve">. Engine Unity automatycznie wywołuje funkcję </w:t>
      </w:r>
      <w:proofErr w:type="spellStart"/>
      <w:r w:rsidR="00D63D2D" w:rsidRPr="0030567D">
        <w:rPr>
          <w:i/>
          <w:lang w:val="pl-PL"/>
        </w:rPr>
        <w:t>OnGUI</w:t>
      </w:r>
      <w:proofErr w:type="spellEnd"/>
      <w:r w:rsidR="00D63D2D" w:rsidRPr="0030567D">
        <w:rPr>
          <w:i/>
          <w:lang w:val="pl-PL"/>
        </w:rPr>
        <w:t>()</w:t>
      </w:r>
      <w:r w:rsidR="00D63D2D" w:rsidRPr="00BC2573">
        <w:rPr>
          <w:lang w:val="pl-PL"/>
        </w:rPr>
        <w:t>, w której powinien być umieszczony kod zajmujący się tworzeniem interfejsu.</w:t>
      </w:r>
      <w:r w:rsidR="00861E87" w:rsidRPr="00BC2573">
        <w:rPr>
          <w:lang w:val="pl-PL"/>
        </w:rPr>
        <w:t xml:space="preserve"> W klasie </w:t>
      </w:r>
      <w:r w:rsidR="00861E87" w:rsidRPr="00323D79">
        <w:rPr>
          <w:i/>
          <w:lang w:val="pl-PL"/>
        </w:rPr>
        <w:t>Menu</w:t>
      </w:r>
      <w:r w:rsidR="00861E87" w:rsidRPr="00BC2573">
        <w:rPr>
          <w:lang w:val="pl-PL"/>
        </w:rPr>
        <w:t xml:space="preserve"> zastosowano mechanizm pozwalający na przełączanie aktywnego menu bez względu na miejsce w kodzie, w którym się znajdujemy. Pozwala to na łatwiejsze interakcje z opcjami, które przedstawiać należy graczom, bez konieczności przekazywania menu </w:t>
      </w:r>
      <w:r w:rsidR="00395456" w:rsidRPr="00BC2573">
        <w:rPr>
          <w:lang w:val="pl-PL"/>
        </w:rPr>
        <w:t xml:space="preserve">do niektórych funkcji. Z klasy </w:t>
      </w:r>
      <w:r w:rsidR="00395456" w:rsidRPr="0030567D">
        <w:rPr>
          <w:i/>
          <w:lang w:val="pl-PL"/>
        </w:rPr>
        <w:t>Menu</w:t>
      </w:r>
      <w:r w:rsidR="00395456" w:rsidRPr="00BC2573">
        <w:rPr>
          <w:lang w:val="pl-PL"/>
        </w:rPr>
        <w:t xml:space="preserve"> dziedziczą cztery klasy: </w:t>
      </w:r>
      <w:proofErr w:type="spellStart"/>
      <w:r w:rsidR="00395456" w:rsidRPr="0030567D">
        <w:rPr>
          <w:i/>
          <w:lang w:val="pl-PL"/>
        </w:rPr>
        <w:t>SinglePlayerMenu</w:t>
      </w:r>
      <w:proofErr w:type="spellEnd"/>
      <w:r w:rsidR="00395456" w:rsidRPr="00BC2573">
        <w:rPr>
          <w:lang w:val="pl-PL"/>
        </w:rPr>
        <w:t xml:space="preserve">, </w:t>
      </w:r>
      <w:proofErr w:type="spellStart"/>
      <w:r w:rsidR="00395456" w:rsidRPr="0030567D">
        <w:rPr>
          <w:i/>
          <w:lang w:val="pl-PL"/>
        </w:rPr>
        <w:t>ServerNameMenu</w:t>
      </w:r>
      <w:proofErr w:type="spellEnd"/>
      <w:r w:rsidR="00395456" w:rsidRPr="00BC2573">
        <w:rPr>
          <w:lang w:val="pl-PL"/>
        </w:rPr>
        <w:t xml:space="preserve">, </w:t>
      </w:r>
      <w:proofErr w:type="spellStart"/>
      <w:r w:rsidR="00395456" w:rsidRPr="0030567D">
        <w:rPr>
          <w:i/>
          <w:lang w:val="pl-PL"/>
        </w:rPr>
        <w:t>JoinServerMenu</w:t>
      </w:r>
      <w:proofErr w:type="spellEnd"/>
      <w:r w:rsidR="00395456" w:rsidRPr="00BC2573">
        <w:rPr>
          <w:lang w:val="pl-PL"/>
        </w:rPr>
        <w:t xml:space="preserve"> oraz </w:t>
      </w:r>
      <w:proofErr w:type="spellStart"/>
      <w:r w:rsidR="00395456" w:rsidRPr="0030567D">
        <w:rPr>
          <w:i/>
          <w:lang w:val="pl-PL"/>
        </w:rPr>
        <w:t>DisconnectMenu</w:t>
      </w:r>
      <w:proofErr w:type="spellEnd"/>
      <w:r w:rsidR="00395456" w:rsidRPr="00BC2573">
        <w:rPr>
          <w:lang w:val="pl-PL"/>
        </w:rPr>
        <w:t>. Klasy te nadpisują niektóre metody klasy bazowej w celu np. przesunięcia przycisków w bardziej odpowiednie miejsca, czy też w celu łatwiejszego wywołania niektórych z funkcjonalności aplikacji, takich jak dołączanie do istniejącego serwera czy wybór imienia w trybie jednoosobowym.</w:t>
      </w:r>
    </w:p>
    <w:p w:rsidR="00E35DBB" w:rsidRPr="00BC2573" w:rsidRDefault="00E35DBB" w:rsidP="00BE61A6">
      <w:pPr>
        <w:ind w:firstLine="431"/>
        <w:rPr>
          <w:lang w:val="pl-PL"/>
        </w:rPr>
      </w:pPr>
      <w:r w:rsidRPr="00BC2573">
        <w:rPr>
          <w:lang w:val="pl-PL"/>
        </w:rPr>
        <w:t xml:space="preserve">Po wybraniu trybu dla jednego gracza i wybraniu imienia gra jest pauzowana a następnie scena jest niszczona – kasowane są paletki, piłka i światła. Nowe obiekty zostają inicjalizowane z </w:t>
      </w:r>
      <w:r w:rsidRPr="00BC2573">
        <w:rPr>
          <w:lang w:val="pl-PL"/>
        </w:rPr>
        <w:lastRenderedPageBreak/>
        <w:t xml:space="preserve">tzw. </w:t>
      </w:r>
      <w:proofErr w:type="spellStart"/>
      <w:r w:rsidRPr="00BC2573">
        <w:rPr>
          <w:lang w:val="pl-PL"/>
        </w:rPr>
        <w:t>prefabów</w:t>
      </w:r>
      <w:proofErr w:type="spellEnd"/>
      <w:r w:rsidRPr="00BC2573">
        <w:rPr>
          <w:lang w:val="pl-PL"/>
        </w:rPr>
        <w:t xml:space="preserve"> – gotowych obiektów o odpowiednio skonfigurowanych skryptach i komponentach. W pierwszej kolejności tworzona jest piłka, która jest sferą z dołączonym obiektem klasy </w:t>
      </w:r>
      <w:proofErr w:type="spellStart"/>
      <w:r w:rsidRPr="0030567D">
        <w:rPr>
          <w:i/>
          <w:lang w:val="pl-PL"/>
        </w:rPr>
        <w:t>SphereCollider</w:t>
      </w:r>
      <w:proofErr w:type="spellEnd"/>
      <w:r w:rsidRPr="00BC2573">
        <w:rPr>
          <w:lang w:val="pl-PL"/>
        </w:rPr>
        <w:t xml:space="preserve">, </w:t>
      </w:r>
      <w:proofErr w:type="spellStart"/>
      <w:r w:rsidRPr="0030567D">
        <w:rPr>
          <w:i/>
          <w:lang w:val="pl-PL"/>
        </w:rPr>
        <w:t>RigidBody</w:t>
      </w:r>
      <w:proofErr w:type="spellEnd"/>
      <w:r w:rsidRPr="00BC2573">
        <w:rPr>
          <w:lang w:val="pl-PL"/>
        </w:rPr>
        <w:t xml:space="preserve"> oraz skryptem </w:t>
      </w:r>
      <w:r w:rsidRPr="0030567D">
        <w:rPr>
          <w:i/>
          <w:lang w:val="pl-PL"/>
        </w:rPr>
        <w:t>Ball</w:t>
      </w:r>
      <w:r w:rsidRPr="00BC2573">
        <w:rPr>
          <w:lang w:val="pl-PL"/>
        </w:rPr>
        <w:t xml:space="preserve"> odpowiedzialnym za jej zachowanie. Skrypt ten głównie decyduje o maksymalnej prędkości piłki, ale odpowiada także za przemieszczanie obiektów reprezentujących oświetlenie oraz za zmniejszanie kąta odbicia po kontakcie z paletką</w:t>
      </w:r>
      <w:r w:rsidR="0045115C" w:rsidRPr="00BC2573">
        <w:rPr>
          <w:lang w:val="pl-PL"/>
        </w:rPr>
        <w:t>.</w:t>
      </w:r>
    </w:p>
    <w:p w:rsidR="0045115C" w:rsidRPr="00BC2573" w:rsidRDefault="0045115C" w:rsidP="00BE61A6">
      <w:pPr>
        <w:ind w:firstLine="431"/>
        <w:rPr>
          <w:lang w:val="pl-PL"/>
        </w:rPr>
      </w:pPr>
      <w:r w:rsidRPr="00BC2573">
        <w:rPr>
          <w:lang w:val="pl-PL"/>
        </w:rPr>
        <w:t xml:space="preserve">Następnie tworzone są paletki reprezentujące graczy – jedna dla gracza ludzkiego, jedna dla przeciwnika komputerowego. Obie wywodzą się z klasy bazowej </w:t>
      </w:r>
      <w:commentRangeStart w:id="41"/>
      <w:proofErr w:type="spellStart"/>
      <w:r w:rsidRPr="0030567D">
        <w:rPr>
          <w:i/>
          <w:lang w:val="pl-PL"/>
        </w:rPr>
        <w:t>Paddle</w:t>
      </w:r>
      <w:commentRangeEnd w:id="41"/>
      <w:proofErr w:type="spellEnd"/>
      <w:r w:rsidR="009C6DA7" w:rsidRPr="0030567D">
        <w:rPr>
          <w:rStyle w:val="Odwoaniedokomentarza"/>
          <w:rFonts w:cs="Mangal"/>
          <w:i/>
        </w:rPr>
        <w:commentReference w:id="41"/>
      </w:r>
      <w:r w:rsidRPr="00BC2573">
        <w:rPr>
          <w:lang w:val="pl-PL"/>
        </w:rPr>
        <w:t xml:space="preserve">, która odpowiada za nakładanie ograniczeń w sposób uniemożliwiający opuszczenie pola gry oraz za zapamiętywanie poprzednich pozycji w wektorze reprezentującym położenie paletki we wcześniejszych klatkach. Wektor ten później wykorzystywany jest do obliczania mocy i kierunku podkręcenia piłeczki po kontakcie z paletką. Paletka typu </w:t>
      </w:r>
      <w:proofErr w:type="spellStart"/>
      <w:r w:rsidRPr="0030567D">
        <w:rPr>
          <w:i/>
          <w:lang w:val="pl-PL"/>
        </w:rPr>
        <w:t>PlayerPaddle</w:t>
      </w:r>
      <w:proofErr w:type="spellEnd"/>
      <w:r w:rsidRPr="00BC2573">
        <w:rPr>
          <w:lang w:val="pl-PL"/>
        </w:rPr>
        <w:t xml:space="preserve"> dodatkowo posiada mechanizmy przeliczające ruchy myszki (czy też w przypadku platform mobilnych – dotyk ekranu) na jej położenie w przestrzeni trójwymiarowej. Paletka typu </w:t>
      </w:r>
      <w:proofErr w:type="spellStart"/>
      <w:r w:rsidR="0030567D" w:rsidRPr="0030567D">
        <w:rPr>
          <w:i/>
          <w:lang w:val="pl-PL"/>
        </w:rPr>
        <w:t>AiPaddle</w:t>
      </w:r>
      <w:proofErr w:type="spellEnd"/>
      <w:r w:rsidRPr="00BC2573">
        <w:rPr>
          <w:lang w:val="pl-PL"/>
        </w:rPr>
        <w:t xml:space="preserve"> </w:t>
      </w:r>
      <w:r w:rsidR="00323D79" w:rsidRPr="00BC2573">
        <w:rPr>
          <w:lang w:val="pl-PL"/>
        </w:rPr>
        <w:t>różni</w:t>
      </w:r>
      <w:r w:rsidR="00140A8F" w:rsidRPr="00BC2573">
        <w:rPr>
          <w:lang w:val="pl-PL"/>
        </w:rPr>
        <w:t xml:space="preserve"> się tylko sposobem kontroli – nadpisana zostaje metoda </w:t>
      </w:r>
      <w:proofErr w:type="spellStart"/>
      <w:r w:rsidR="00140A8F" w:rsidRPr="0030567D">
        <w:rPr>
          <w:i/>
          <w:lang w:val="pl-PL"/>
        </w:rPr>
        <w:t>handlePaddleMovement</w:t>
      </w:r>
      <w:proofErr w:type="spellEnd"/>
      <w:r w:rsidR="00140A8F" w:rsidRPr="0030567D">
        <w:rPr>
          <w:i/>
          <w:lang w:val="pl-PL"/>
        </w:rPr>
        <w:t>()</w:t>
      </w:r>
      <w:r w:rsidR="00140A8F" w:rsidRPr="00BC2573">
        <w:rPr>
          <w:lang w:val="pl-PL"/>
        </w:rPr>
        <w:t xml:space="preserve">. Sposób gry przeciwnika komputerowego jest bardzo prosty, mianowicie zmierza on zawsze w kierunku piłki </w:t>
      </w:r>
      <w:r w:rsidR="00323D79" w:rsidRPr="00BC2573">
        <w:rPr>
          <w:lang w:val="pl-PL"/>
        </w:rPr>
        <w:t>starając się</w:t>
      </w:r>
      <w:r w:rsidR="00140A8F" w:rsidRPr="00BC2573">
        <w:rPr>
          <w:lang w:val="pl-PL"/>
        </w:rPr>
        <w:t xml:space="preserve"> przewidzieć jej położenie. Różne poziomy trudności przeciwnika polegają jedynie na </w:t>
      </w:r>
      <w:r w:rsidR="00323D79">
        <w:rPr>
          <w:lang w:val="pl-PL"/>
        </w:rPr>
        <w:t>modyfikacji</w:t>
      </w:r>
      <w:r w:rsidR="00140A8F" w:rsidRPr="00BC2573">
        <w:rPr>
          <w:lang w:val="pl-PL"/>
        </w:rPr>
        <w:t xml:space="preserve"> zmiennej </w:t>
      </w:r>
      <w:proofErr w:type="spellStart"/>
      <w:r w:rsidR="00140A8F" w:rsidRPr="0030567D">
        <w:rPr>
          <w:i/>
          <w:lang w:val="pl-PL"/>
        </w:rPr>
        <w:t>dampingFactor</w:t>
      </w:r>
      <w:proofErr w:type="spellEnd"/>
      <w:r w:rsidR="0030567D">
        <w:rPr>
          <w:lang w:val="pl-PL"/>
        </w:rPr>
        <w:t xml:space="preserve"> </w:t>
      </w:r>
      <w:r w:rsidR="00140A8F" w:rsidRPr="00BC2573">
        <w:rPr>
          <w:lang w:val="pl-PL"/>
        </w:rPr>
        <w:t xml:space="preserve">odpowiedzialnej za tłumienie normalnych, szybkich reakcji komputera. Wraz z czasem trwania gry </w:t>
      </w:r>
      <w:proofErr w:type="spellStart"/>
      <w:r w:rsidR="00140A8F" w:rsidRPr="0030567D">
        <w:rPr>
          <w:i/>
          <w:lang w:val="pl-PL"/>
        </w:rPr>
        <w:t>dampingFactor</w:t>
      </w:r>
      <w:proofErr w:type="spellEnd"/>
      <w:r w:rsidR="00140A8F" w:rsidRPr="00BC2573">
        <w:rPr>
          <w:lang w:val="pl-PL"/>
        </w:rPr>
        <w:t xml:space="preserve"> wzrasta i przeciwnik komputerowy przemieszcza się szybciej, przez co jego skuteczność znacznie wzrasta.</w:t>
      </w:r>
    </w:p>
    <w:p w:rsidR="004F01D5" w:rsidRPr="00BC2573" w:rsidRDefault="004F01D5" w:rsidP="00BE61A6">
      <w:pPr>
        <w:ind w:firstLine="431"/>
        <w:rPr>
          <w:lang w:val="pl-PL"/>
        </w:rPr>
      </w:pPr>
      <w:r w:rsidRPr="00BC2573">
        <w:rPr>
          <w:lang w:val="pl-PL"/>
        </w:rPr>
        <w:t>W razie wybrania przycisku gry wieloosobowej gracz zostanie przeniesiony do ekranu tworzenia gry, w którym należy wpisać swoje imię i nazwę tworzonej gry. Po zatwierdzeniu dokonanych wyborów kod gry zniszczy poprzednią scenę następnie zarejestruje stworzoną grę w głównym serwerze utrzymywanym przez Unity</w:t>
      </w:r>
      <w:r w:rsidR="005410A9" w:rsidRPr="00BC2573">
        <w:rPr>
          <w:lang w:val="pl-PL"/>
        </w:rPr>
        <w:t>, po czym gra przejdzie w stan oczekiwania na dołączenie się innego gracza. W momencie podłączenia się drugiego gracza skonfiguruje on swoją scenę, a następnie używając RPC (</w:t>
      </w:r>
      <w:r w:rsidR="00323D79">
        <w:rPr>
          <w:lang w:val="pl-PL"/>
        </w:rPr>
        <w:t xml:space="preserve">ang. </w:t>
      </w:r>
      <w:r w:rsidR="005410A9" w:rsidRPr="00BC2573">
        <w:rPr>
          <w:lang w:val="pl-PL"/>
        </w:rPr>
        <w:t xml:space="preserve">Remote </w:t>
      </w:r>
      <w:proofErr w:type="spellStart"/>
      <w:r w:rsidR="005410A9" w:rsidRPr="00BC2573">
        <w:rPr>
          <w:lang w:val="pl-PL"/>
        </w:rPr>
        <w:t>Procedure</w:t>
      </w:r>
      <w:proofErr w:type="spellEnd"/>
      <w:r w:rsidR="005410A9" w:rsidRPr="00BC2573">
        <w:rPr>
          <w:lang w:val="pl-PL"/>
        </w:rPr>
        <w:t xml:space="preserve"> Call) poinformuje gospodarza o swojej obecności. Instancje gry będą się komunikowały w celu synchronizacji imion graczy a także zresetowania punktacji. W tym momencie stworzone zostaną brakujące elementy sceny, czyli piłka i paletki. W trybie wieloosobowym będą to obiekty</w:t>
      </w:r>
      <w:r w:rsidR="00A60B37">
        <w:rPr>
          <w:lang w:val="pl-PL"/>
        </w:rPr>
        <w:t xml:space="preserve"> typu </w:t>
      </w:r>
      <w:proofErr w:type="spellStart"/>
      <w:r w:rsidR="00A60B37" w:rsidRPr="00A60B37">
        <w:rPr>
          <w:i/>
          <w:lang w:val="pl-PL"/>
        </w:rPr>
        <w:t>MultiplayerPaddle</w:t>
      </w:r>
      <w:proofErr w:type="spellEnd"/>
      <w:r w:rsidR="00A60B37">
        <w:rPr>
          <w:lang w:val="pl-PL"/>
        </w:rPr>
        <w:t xml:space="preserve"> oraz </w:t>
      </w:r>
      <w:proofErr w:type="spellStart"/>
      <w:r w:rsidR="005410A9" w:rsidRPr="00A60B37">
        <w:rPr>
          <w:i/>
          <w:lang w:val="pl-PL"/>
        </w:rPr>
        <w:t>MultiplayerBall</w:t>
      </w:r>
      <w:proofErr w:type="spellEnd"/>
      <w:r w:rsidR="005410A9" w:rsidRPr="00BC2573">
        <w:rPr>
          <w:lang w:val="pl-PL"/>
        </w:rPr>
        <w:t>.</w:t>
      </w:r>
      <w:r w:rsidR="00CA4E9C" w:rsidRPr="00BC2573">
        <w:rPr>
          <w:lang w:val="pl-PL"/>
        </w:rPr>
        <w:t xml:space="preserve"> Główną różnica w porównaniu do obiektów tworzonych podczas gry jednoosobowej jest agre</w:t>
      </w:r>
      <w:r w:rsidR="001D3191">
        <w:rPr>
          <w:lang w:val="pl-PL"/>
        </w:rPr>
        <w:t xml:space="preserve">gacja obiektu typu </w:t>
      </w:r>
      <w:proofErr w:type="spellStart"/>
      <w:r w:rsidR="001D3191" w:rsidRPr="001D3191">
        <w:rPr>
          <w:i/>
          <w:lang w:val="pl-PL"/>
        </w:rPr>
        <w:t>NetworkView</w:t>
      </w:r>
      <w:proofErr w:type="spellEnd"/>
      <w:r w:rsidR="00CA4E9C" w:rsidRPr="00BC2573">
        <w:rPr>
          <w:lang w:val="pl-PL"/>
        </w:rPr>
        <w:t xml:space="preserve">, który pozwala na zrzucenie odpowiedzialności za synchronizację obiektów pomiędzy graczami na silnik Unity. Drugą z </w:t>
      </w:r>
      <w:r w:rsidR="00CA4E9C" w:rsidRPr="00BC2573">
        <w:rPr>
          <w:lang w:val="pl-PL"/>
        </w:rPr>
        <w:lastRenderedPageBreak/>
        <w:t xml:space="preserve">różnic jest uzależnienie kontroli od wyniku zmiennej </w:t>
      </w:r>
      <w:proofErr w:type="spellStart"/>
      <w:r w:rsidR="00CA4E9C" w:rsidRPr="001D3191">
        <w:rPr>
          <w:i/>
          <w:lang w:val="pl-PL"/>
        </w:rPr>
        <w:t>isMine</w:t>
      </w:r>
      <w:proofErr w:type="spellEnd"/>
      <w:r w:rsidR="00CA4E9C" w:rsidRPr="00BC2573">
        <w:rPr>
          <w:lang w:val="pl-PL"/>
        </w:rPr>
        <w:t xml:space="preserve"> obiektu </w:t>
      </w:r>
      <w:proofErr w:type="spellStart"/>
      <w:r w:rsidR="00CA4E9C" w:rsidRPr="001D3191">
        <w:rPr>
          <w:i/>
          <w:lang w:val="pl-PL"/>
        </w:rPr>
        <w:t>NetworkView</w:t>
      </w:r>
      <w:proofErr w:type="spellEnd"/>
      <w:r w:rsidR="00CA4E9C" w:rsidRPr="00BC2573">
        <w:rPr>
          <w:lang w:val="pl-PL"/>
        </w:rPr>
        <w:t xml:space="preserve">. Zmienna ta decyduje czy konkretny egzemplarz </w:t>
      </w:r>
      <w:proofErr w:type="spellStart"/>
      <w:r w:rsidR="00CA4E9C" w:rsidRPr="001D3191">
        <w:rPr>
          <w:i/>
          <w:lang w:val="pl-PL"/>
        </w:rPr>
        <w:t>NetworkView</w:t>
      </w:r>
      <w:proofErr w:type="spellEnd"/>
      <w:r w:rsidR="00CA4E9C" w:rsidRPr="00BC2573">
        <w:rPr>
          <w:lang w:val="pl-PL"/>
        </w:rPr>
        <w:t xml:space="preserve"> został stworzony przez obecnego gracza. Należało wprowadzić takie rozgraniczenie by gracze nie interferowali sobie nawzajem w sterowanie paletkami. </w:t>
      </w:r>
      <w:r w:rsidR="005410A9" w:rsidRPr="00BC2573">
        <w:rPr>
          <w:lang w:val="pl-PL"/>
        </w:rPr>
        <w:t xml:space="preserve">Gdy sesja gry zostanie zestawiona, aplikacja wznowi wykonanie. Każdy z graczy zapamiętuje swoje poprzednie pozycje i przez to oblicza podkręcenie nadane piłce. Przez sieć synchronizowane pomiędzy graczami są </w:t>
      </w:r>
      <w:r w:rsidR="00191011" w:rsidRPr="00BC2573">
        <w:rPr>
          <w:lang w:val="pl-PL"/>
        </w:rPr>
        <w:t xml:space="preserve">tylko </w:t>
      </w:r>
      <w:r w:rsidR="005410A9" w:rsidRPr="00BC2573">
        <w:rPr>
          <w:lang w:val="pl-PL"/>
        </w:rPr>
        <w:t xml:space="preserve">pozycja piłki oraz paletek. Odbywa się to samoczynnie, </w:t>
      </w:r>
      <w:r w:rsidR="00191011" w:rsidRPr="00BC2573">
        <w:rPr>
          <w:lang w:val="pl-PL"/>
        </w:rPr>
        <w:t>przez wymienion</w:t>
      </w:r>
      <w:r w:rsidR="001D3191">
        <w:rPr>
          <w:lang w:val="pl-PL"/>
        </w:rPr>
        <w:t xml:space="preserve">y wcześniej obiekt </w:t>
      </w:r>
      <w:proofErr w:type="spellStart"/>
      <w:r w:rsidR="001D3191" w:rsidRPr="001D3191">
        <w:rPr>
          <w:i/>
          <w:lang w:val="pl-PL"/>
        </w:rPr>
        <w:t>NetworkView</w:t>
      </w:r>
      <w:proofErr w:type="spellEnd"/>
      <w:r w:rsidR="00191011" w:rsidRPr="00BC2573">
        <w:rPr>
          <w:lang w:val="pl-PL"/>
        </w:rPr>
        <w:t>.</w:t>
      </w:r>
      <w:r w:rsidR="008F063E">
        <w:rPr>
          <w:lang w:val="pl-PL"/>
        </w:rPr>
        <w:t xml:space="preserve"> Efekt końcowy projektu pokazano na rysunku 23.</w:t>
      </w:r>
    </w:p>
    <w:p w:rsidR="0045115C" w:rsidRPr="00BC2573" w:rsidRDefault="0045115C" w:rsidP="00BE61A6">
      <w:pPr>
        <w:ind w:firstLine="431"/>
        <w:rPr>
          <w:lang w:val="pl-PL"/>
        </w:rPr>
      </w:pPr>
    </w:p>
    <w:p w:rsidR="00922375" w:rsidRPr="00BC2573" w:rsidRDefault="00922375" w:rsidP="00922375">
      <w:pPr>
        <w:keepNext/>
        <w:ind w:firstLine="431"/>
        <w:jc w:val="center"/>
        <w:rPr>
          <w:lang w:val="pl-PL"/>
        </w:rPr>
      </w:pPr>
      <w:r w:rsidRPr="00BC2573">
        <w:rPr>
          <w:noProof/>
          <w:lang w:val="pl-PL" w:eastAsia="pl-PL" w:bidi="ar-SA"/>
        </w:rPr>
        <w:drawing>
          <wp:inline distT="0" distB="0" distL="0" distR="0" wp14:anchorId="56F5134F" wp14:editId="12F2B031">
            <wp:extent cx="5969636" cy="2743200"/>
            <wp:effectExtent l="19050" t="0" r="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69792" cy="2743272"/>
                    </a:xfrm>
                    <a:prstGeom prst="rect">
                      <a:avLst/>
                    </a:prstGeom>
                    <a:noFill/>
                    <a:ln>
                      <a:noFill/>
                    </a:ln>
                  </pic:spPr>
                </pic:pic>
              </a:graphicData>
            </a:graphic>
          </wp:inline>
        </w:drawing>
      </w:r>
    </w:p>
    <w:p w:rsidR="0045115C" w:rsidRDefault="00922375" w:rsidP="00922375">
      <w:pPr>
        <w:pStyle w:val="Legenda"/>
        <w:jc w:val="center"/>
        <w:rPr>
          <w:ins w:id="42" w:author="Łukasz Rauch" w:date="2014-08-13T14:22:00Z"/>
          <w:lang w:val="pl-PL"/>
        </w:rPr>
      </w:pPr>
      <w:r w:rsidRPr="00BC2573">
        <w:rPr>
          <w:lang w:val="pl-PL"/>
        </w:rPr>
        <w:t xml:space="preserve">Rysunek </w:t>
      </w:r>
      <w:r w:rsidR="00EA5D5A" w:rsidRPr="00BC2573">
        <w:rPr>
          <w:lang w:val="pl-PL"/>
        </w:rPr>
        <w:fldChar w:fldCharType="begin"/>
      </w:r>
      <w:r w:rsidRPr="00BC2573">
        <w:rPr>
          <w:lang w:val="pl-PL"/>
        </w:rPr>
        <w:instrText xml:space="preserve"> SEQ Rysunek \* ARABIC </w:instrText>
      </w:r>
      <w:r w:rsidR="00EA5D5A" w:rsidRPr="00BC2573">
        <w:rPr>
          <w:lang w:val="pl-PL"/>
        </w:rPr>
        <w:fldChar w:fldCharType="separate"/>
      </w:r>
      <w:r w:rsidR="00C144FF">
        <w:rPr>
          <w:noProof/>
          <w:lang w:val="pl-PL"/>
        </w:rPr>
        <w:t>23</w:t>
      </w:r>
      <w:r w:rsidR="00EA5D5A" w:rsidRPr="00BC2573">
        <w:rPr>
          <w:lang w:val="pl-PL"/>
        </w:rPr>
        <w:fldChar w:fldCharType="end"/>
      </w:r>
      <w:r w:rsidRPr="00BC2573">
        <w:rPr>
          <w:lang w:val="pl-PL"/>
        </w:rPr>
        <w:t>. Zrzut ekranu z gry trójwymiarowej</w:t>
      </w:r>
    </w:p>
    <w:p w:rsidR="009C6DA7" w:rsidRDefault="009C6DA7" w:rsidP="00922375">
      <w:pPr>
        <w:pStyle w:val="Legenda"/>
        <w:jc w:val="center"/>
        <w:rPr>
          <w:ins w:id="43" w:author="Łukasz Rauch" w:date="2014-08-13T14:22:00Z"/>
          <w:lang w:val="pl-PL"/>
        </w:rPr>
      </w:pPr>
    </w:p>
    <w:p w:rsidR="009C6DA7" w:rsidRDefault="00986551" w:rsidP="00986551">
      <w:pPr>
        <w:pStyle w:val="Nagwek2"/>
        <w:rPr>
          <w:lang w:val="pl-PL"/>
        </w:rPr>
      </w:pPr>
      <w:bookmarkStart w:id="44" w:name="_Toc396761336"/>
      <w:r>
        <w:rPr>
          <w:lang w:val="pl-PL"/>
        </w:rPr>
        <w:t>Wyniki</w:t>
      </w:r>
      <w:bookmarkEnd w:id="44"/>
    </w:p>
    <w:p w:rsidR="00986551" w:rsidRDefault="00986551" w:rsidP="00986551">
      <w:pPr>
        <w:rPr>
          <w:lang w:val="pl-PL"/>
        </w:rPr>
      </w:pPr>
    </w:p>
    <w:p w:rsidR="00986551" w:rsidRDefault="00986551" w:rsidP="00986551">
      <w:pPr>
        <w:ind w:firstLine="576"/>
        <w:rPr>
          <w:lang w:val="pl-PL"/>
        </w:rPr>
      </w:pPr>
      <w:r>
        <w:rPr>
          <w:lang w:val="pl-PL"/>
        </w:rPr>
        <w:t>Po zaimplementowaniu gier testowych przeprowadzono ich analizę pod kątem wydajności, mając na uwadze wyniki otrzymane z testów możliwości urządzeń.</w:t>
      </w:r>
      <w:r w:rsidR="00AC7C44">
        <w:rPr>
          <w:lang w:val="pl-PL"/>
        </w:rPr>
        <w:t xml:space="preserve"> Dla gry dwuwymiarowej w stanie bezczynności bądź normalnej gry wartości były stałe, oscylując w okolicach 60FPS, co przedstawiono na rysunku</w:t>
      </w:r>
      <w:r w:rsidR="008F063E">
        <w:rPr>
          <w:lang w:val="pl-PL"/>
        </w:rPr>
        <w:t xml:space="preserve"> 24</w:t>
      </w:r>
      <w:r w:rsidR="00AC7C44">
        <w:rPr>
          <w:lang w:val="pl-PL"/>
        </w:rPr>
        <w:t>. Różnice pomiędzy urządzeniami można uznać za błąd statystyczny.</w:t>
      </w:r>
    </w:p>
    <w:p w:rsidR="00AC7C44" w:rsidRDefault="00AC7C44" w:rsidP="00986551">
      <w:pPr>
        <w:ind w:firstLine="576"/>
        <w:rPr>
          <w:lang w:val="pl-PL"/>
        </w:rPr>
      </w:pPr>
    </w:p>
    <w:p w:rsidR="00AC7C44" w:rsidRDefault="00AC7C44" w:rsidP="00AC7C44">
      <w:pPr>
        <w:keepNext/>
        <w:ind w:firstLine="576"/>
        <w:jc w:val="center"/>
      </w:pPr>
      <w:r>
        <w:rPr>
          <w:noProof/>
          <w:lang w:val="pl-PL" w:eastAsia="pl-PL" w:bidi="ar-SA"/>
        </w:rPr>
        <w:lastRenderedPageBreak/>
        <w:drawing>
          <wp:inline distT="0" distB="0" distL="0" distR="0" wp14:anchorId="035E1043" wp14:editId="4AA28041">
            <wp:extent cx="4572000" cy="2743200"/>
            <wp:effectExtent l="0" t="0" r="0" b="0"/>
            <wp:docPr id="2" name="Wykres 2"/>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rsidR="00AC7C44" w:rsidRDefault="00AC7C44" w:rsidP="00AC7C44">
      <w:pPr>
        <w:pStyle w:val="Legenda"/>
        <w:jc w:val="center"/>
        <w:rPr>
          <w:lang w:val="pl-PL"/>
        </w:rPr>
      </w:pPr>
      <w:proofErr w:type="spellStart"/>
      <w:proofErr w:type="gramStart"/>
      <w:r>
        <w:t>Rysunek</w:t>
      </w:r>
      <w:proofErr w:type="spellEnd"/>
      <w:r>
        <w:t xml:space="preserve"> </w:t>
      </w:r>
      <w:fldSimple w:instr=" SEQ Rysunek \* ARABIC ">
        <w:r w:rsidR="00C144FF">
          <w:rPr>
            <w:noProof/>
          </w:rPr>
          <w:t>24</w:t>
        </w:r>
      </w:fldSimple>
      <w:r w:rsidR="00481DD1">
        <w:t>.</w:t>
      </w:r>
      <w:proofErr w:type="gramEnd"/>
      <w:r>
        <w:t xml:space="preserve"> </w:t>
      </w:r>
      <w:proofErr w:type="spellStart"/>
      <w:r>
        <w:t>Ilośc</w:t>
      </w:r>
      <w:proofErr w:type="spellEnd"/>
      <w:r>
        <w:t xml:space="preserve"> </w:t>
      </w:r>
      <w:proofErr w:type="spellStart"/>
      <w:r>
        <w:t>klatek</w:t>
      </w:r>
      <w:proofErr w:type="spellEnd"/>
      <w:r>
        <w:t xml:space="preserve"> </w:t>
      </w:r>
      <w:proofErr w:type="spellStart"/>
      <w:proofErr w:type="gramStart"/>
      <w:r>
        <w:t>na</w:t>
      </w:r>
      <w:proofErr w:type="spellEnd"/>
      <w:proofErr w:type="gramEnd"/>
      <w:r>
        <w:t xml:space="preserve"> </w:t>
      </w:r>
      <w:proofErr w:type="spellStart"/>
      <w:r>
        <w:t>sekundę</w:t>
      </w:r>
      <w:proofErr w:type="spellEnd"/>
      <w:r>
        <w:t xml:space="preserve"> w </w:t>
      </w:r>
      <w:proofErr w:type="spellStart"/>
      <w:r>
        <w:t>grze</w:t>
      </w:r>
      <w:proofErr w:type="spellEnd"/>
      <w:r>
        <w:t xml:space="preserve"> </w:t>
      </w:r>
      <w:proofErr w:type="spellStart"/>
      <w:r>
        <w:t>dwuwymiarowej</w:t>
      </w:r>
      <w:proofErr w:type="spellEnd"/>
      <w:r>
        <w:t xml:space="preserve"> w </w:t>
      </w:r>
      <w:proofErr w:type="spellStart"/>
      <w:r>
        <w:t>stanie</w:t>
      </w:r>
      <w:proofErr w:type="spellEnd"/>
      <w:r>
        <w:t xml:space="preserve"> </w:t>
      </w:r>
      <w:proofErr w:type="spellStart"/>
      <w:r>
        <w:t>gry</w:t>
      </w:r>
      <w:proofErr w:type="spellEnd"/>
      <w:r>
        <w:t xml:space="preserve"> </w:t>
      </w:r>
      <w:proofErr w:type="spellStart"/>
      <w:r>
        <w:t>normalnej</w:t>
      </w:r>
      <w:proofErr w:type="spellEnd"/>
    </w:p>
    <w:p w:rsidR="00AC7C44" w:rsidRDefault="00AC7C44" w:rsidP="00AC7C44">
      <w:pPr>
        <w:rPr>
          <w:lang w:val="pl-PL"/>
        </w:rPr>
      </w:pPr>
    </w:p>
    <w:p w:rsidR="00AC7C44" w:rsidRDefault="00AC7C44" w:rsidP="00AC7C44">
      <w:pPr>
        <w:ind w:firstLine="431"/>
        <w:rPr>
          <w:lang w:val="pl-PL"/>
        </w:rPr>
      </w:pPr>
      <w:r>
        <w:rPr>
          <w:lang w:val="pl-PL"/>
        </w:rPr>
        <w:t>Na rysunku</w:t>
      </w:r>
      <w:r w:rsidR="008F063E">
        <w:rPr>
          <w:lang w:val="pl-PL"/>
        </w:rPr>
        <w:t xml:space="preserve"> 25</w:t>
      </w:r>
      <w:r>
        <w:rPr>
          <w:lang w:val="pl-PL"/>
        </w:rPr>
        <w:t xml:space="preserve"> przedstawiono natomiast wyniki w końcowym momencie gry, w stanie rozrzucania przeciwników gdzie aplikacja wymaga największej ilości zasobów gdyż na ekranie znajduje się wiele szybko tworzonych, animowanych obiektów. Jak widać wyniki są gorsze od tych w stanie normalnej gry, ale na żadnym urządzeniu nie przekroczono granicy 30FPS wymaganych do płynnej </w:t>
      </w:r>
      <w:proofErr w:type="gramStart"/>
      <w:r>
        <w:rPr>
          <w:lang w:val="pl-PL"/>
        </w:rPr>
        <w:t>gry.</w:t>
      </w:r>
      <w:proofErr w:type="gramEnd"/>
    </w:p>
    <w:p w:rsidR="00AC7C44" w:rsidRDefault="00AC7C44" w:rsidP="00AC7C44">
      <w:pPr>
        <w:ind w:firstLine="431"/>
        <w:rPr>
          <w:lang w:val="pl-PL"/>
        </w:rPr>
      </w:pPr>
    </w:p>
    <w:p w:rsidR="00AC7C44" w:rsidRDefault="00AC7C44" w:rsidP="00AC7C44">
      <w:pPr>
        <w:keepNext/>
        <w:ind w:firstLine="431"/>
        <w:jc w:val="center"/>
      </w:pPr>
      <w:r>
        <w:rPr>
          <w:noProof/>
          <w:lang w:val="pl-PL" w:eastAsia="pl-PL" w:bidi="ar-SA"/>
        </w:rPr>
        <w:drawing>
          <wp:inline distT="0" distB="0" distL="0" distR="0" wp14:anchorId="571F1401" wp14:editId="5E4F54C3">
            <wp:extent cx="4572000" cy="2743200"/>
            <wp:effectExtent l="0" t="0" r="0" b="0"/>
            <wp:docPr id="27" name="Wykres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rsidR="00AC7C44" w:rsidRPr="00AC7C44" w:rsidRDefault="00AC7C44" w:rsidP="00AC7C44">
      <w:pPr>
        <w:pStyle w:val="Legenda"/>
        <w:jc w:val="center"/>
        <w:rPr>
          <w:ins w:id="45" w:author="Łukasz Rauch" w:date="2014-08-13T14:22:00Z"/>
          <w:lang w:val="pl-PL"/>
        </w:rPr>
      </w:pPr>
      <w:proofErr w:type="spellStart"/>
      <w:proofErr w:type="gramStart"/>
      <w:r>
        <w:t>Rysunek</w:t>
      </w:r>
      <w:proofErr w:type="spellEnd"/>
      <w:r>
        <w:t xml:space="preserve"> </w:t>
      </w:r>
      <w:fldSimple w:instr=" SEQ Rysunek \* ARABIC ">
        <w:r w:rsidR="00C144FF">
          <w:rPr>
            <w:noProof/>
          </w:rPr>
          <w:t>25</w:t>
        </w:r>
      </w:fldSimple>
      <w:r w:rsidR="00481DD1">
        <w:t>.</w:t>
      </w:r>
      <w:proofErr w:type="gramEnd"/>
      <w:r>
        <w:t xml:space="preserve"> </w:t>
      </w:r>
      <w:proofErr w:type="spellStart"/>
      <w:r>
        <w:t>Ilość</w:t>
      </w:r>
      <w:proofErr w:type="spellEnd"/>
      <w:r>
        <w:t xml:space="preserve"> </w:t>
      </w:r>
      <w:proofErr w:type="spellStart"/>
      <w:r>
        <w:t>klatek</w:t>
      </w:r>
      <w:proofErr w:type="spellEnd"/>
      <w:r>
        <w:t xml:space="preserve"> </w:t>
      </w:r>
      <w:proofErr w:type="spellStart"/>
      <w:proofErr w:type="gramStart"/>
      <w:r>
        <w:t>na</w:t>
      </w:r>
      <w:proofErr w:type="spellEnd"/>
      <w:proofErr w:type="gramEnd"/>
      <w:r>
        <w:t xml:space="preserve"> </w:t>
      </w:r>
      <w:proofErr w:type="spellStart"/>
      <w:r>
        <w:t>sekundę</w:t>
      </w:r>
      <w:proofErr w:type="spellEnd"/>
      <w:r>
        <w:t xml:space="preserve"> w </w:t>
      </w:r>
      <w:proofErr w:type="spellStart"/>
      <w:r>
        <w:t>grze</w:t>
      </w:r>
      <w:proofErr w:type="spellEnd"/>
      <w:r>
        <w:t xml:space="preserve"> </w:t>
      </w:r>
      <w:proofErr w:type="spellStart"/>
      <w:r>
        <w:t>dwuwymiarowej</w:t>
      </w:r>
      <w:proofErr w:type="spellEnd"/>
      <w:r>
        <w:t xml:space="preserve"> w </w:t>
      </w:r>
      <w:proofErr w:type="spellStart"/>
      <w:r>
        <w:t>ostatniej</w:t>
      </w:r>
      <w:proofErr w:type="spellEnd"/>
      <w:r>
        <w:t xml:space="preserve"> </w:t>
      </w:r>
      <w:proofErr w:type="spellStart"/>
      <w:r>
        <w:t>fazie</w:t>
      </w:r>
      <w:proofErr w:type="spellEnd"/>
    </w:p>
    <w:p w:rsidR="008F063E" w:rsidRDefault="008F063E" w:rsidP="00AC7C44">
      <w:pPr>
        <w:ind w:firstLine="431"/>
        <w:rPr>
          <w:lang w:val="pl-PL"/>
        </w:rPr>
      </w:pPr>
    </w:p>
    <w:p w:rsidR="00AC7C44" w:rsidRDefault="00AC7C44" w:rsidP="00AC7C44">
      <w:pPr>
        <w:ind w:firstLine="431"/>
        <w:rPr>
          <w:lang w:val="pl-PL"/>
        </w:rPr>
      </w:pPr>
      <w:r>
        <w:rPr>
          <w:lang w:val="pl-PL"/>
        </w:rPr>
        <w:lastRenderedPageBreak/>
        <w:t>Wyniki dla gry trójwymiarowej, które zaprezentowano na rysunku</w:t>
      </w:r>
      <w:r w:rsidR="008F063E">
        <w:rPr>
          <w:lang w:val="pl-PL"/>
        </w:rPr>
        <w:t xml:space="preserve"> 26</w:t>
      </w:r>
      <w:r>
        <w:rPr>
          <w:lang w:val="pl-PL"/>
        </w:rPr>
        <w:t xml:space="preserve">, zbliżone są do granicy 60FPS, jako że gra nie posiada zbyt wielu obiektów na ekranie na raz i jedynymi bardziej wymagającymi obliczeniami są światła i cienie, które jednak w Unity są dobrze zoptymalizowane. </w:t>
      </w:r>
      <w:r w:rsidR="00820796">
        <w:rPr>
          <w:lang w:val="pl-PL"/>
        </w:rPr>
        <w:t>Wszystkie urządzenia doskonale poradziły sobie ze stworzoną grą, pozwalając na płynna i nieprzerwaną grę.</w:t>
      </w:r>
    </w:p>
    <w:p w:rsidR="00820796" w:rsidRDefault="00820796" w:rsidP="00AC7C44">
      <w:pPr>
        <w:ind w:firstLine="431"/>
        <w:rPr>
          <w:lang w:val="pl-PL"/>
        </w:rPr>
      </w:pPr>
    </w:p>
    <w:p w:rsidR="00820796" w:rsidRDefault="00820796" w:rsidP="00820796">
      <w:pPr>
        <w:keepNext/>
        <w:ind w:firstLine="431"/>
        <w:jc w:val="center"/>
      </w:pPr>
      <w:r>
        <w:rPr>
          <w:noProof/>
          <w:lang w:val="pl-PL" w:eastAsia="pl-PL" w:bidi="ar-SA"/>
        </w:rPr>
        <w:drawing>
          <wp:inline distT="0" distB="0" distL="0" distR="0" wp14:anchorId="247393FC" wp14:editId="0100E78B">
            <wp:extent cx="4572000" cy="2743200"/>
            <wp:effectExtent l="0" t="0" r="0" b="0"/>
            <wp:docPr id="28" name="Wykres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rsidR="00820796" w:rsidRDefault="00820796" w:rsidP="00820796">
      <w:pPr>
        <w:pStyle w:val="Legenda"/>
        <w:jc w:val="center"/>
        <w:rPr>
          <w:lang w:val="pl-PL"/>
        </w:rPr>
      </w:pPr>
      <w:proofErr w:type="spellStart"/>
      <w:proofErr w:type="gramStart"/>
      <w:r>
        <w:t>Rysunek</w:t>
      </w:r>
      <w:proofErr w:type="spellEnd"/>
      <w:r>
        <w:t xml:space="preserve"> </w:t>
      </w:r>
      <w:fldSimple w:instr=" SEQ Rysunek \* ARABIC ">
        <w:r w:rsidR="00C144FF">
          <w:rPr>
            <w:noProof/>
          </w:rPr>
          <w:t>26</w:t>
        </w:r>
      </w:fldSimple>
      <w:r w:rsidR="00481DD1">
        <w:t>.</w:t>
      </w:r>
      <w:proofErr w:type="gramEnd"/>
      <w:r>
        <w:t xml:space="preserve"> </w:t>
      </w:r>
      <w:proofErr w:type="spellStart"/>
      <w:r>
        <w:t>Ilość</w:t>
      </w:r>
      <w:proofErr w:type="spellEnd"/>
      <w:r>
        <w:t xml:space="preserve"> </w:t>
      </w:r>
      <w:proofErr w:type="spellStart"/>
      <w:r>
        <w:t>klatek</w:t>
      </w:r>
      <w:proofErr w:type="spellEnd"/>
      <w:r>
        <w:t xml:space="preserve"> </w:t>
      </w:r>
      <w:proofErr w:type="spellStart"/>
      <w:proofErr w:type="gramStart"/>
      <w:r>
        <w:t>na</w:t>
      </w:r>
      <w:proofErr w:type="spellEnd"/>
      <w:proofErr w:type="gramEnd"/>
      <w:r>
        <w:t xml:space="preserve"> </w:t>
      </w:r>
      <w:proofErr w:type="spellStart"/>
      <w:r>
        <w:t>sekundę</w:t>
      </w:r>
      <w:proofErr w:type="spellEnd"/>
      <w:r>
        <w:t xml:space="preserve"> w </w:t>
      </w:r>
      <w:proofErr w:type="spellStart"/>
      <w:r>
        <w:t>grze</w:t>
      </w:r>
      <w:proofErr w:type="spellEnd"/>
      <w:r>
        <w:t xml:space="preserve"> </w:t>
      </w:r>
      <w:proofErr w:type="spellStart"/>
      <w:r>
        <w:t>trójwymiarowej</w:t>
      </w:r>
      <w:proofErr w:type="spellEnd"/>
    </w:p>
    <w:p w:rsidR="00AE7162" w:rsidRDefault="004A27A4" w:rsidP="000944B0">
      <w:pPr>
        <w:pStyle w:val="Nagwek1"/>
        <w:widowControl/>
        <w:suppressAutoHyphens w:val="0"/>
        <w:autoSpaceDN/>
        <w:spacing w:after="200" w:line="276" w:lineRule="auto"/>
        <w:textAlignment w:val="auto"/>
        <w:rPr>
          <w:lang w:val="pl-PL"/>
        </w:rPr>
      </w:pPr>
      <w:bookmarkStart w:id="46" w:name="_Toc396761337"/>
      <w:r w:rsidRPr="00BC2573">
        <w:rPr>
          <w:lang w:val="pl-PL"/>
        </w:rPr>
        <w:lastRenderedPageBreak/>
        <w:t>Podsumowanie i wnioski</w:t>
      </w:r>
      <w:bookmarkEnd w:id="46"/>
    </w:p>
    <w:p w:rsidR="000F7A16" w:rsidRDefault="000F7A16" w:rsidP="000F7A16">
      <w:pPr>
        <w:rPr>
          <w:lang w:val="pl-PL"/>
        </w:rPr>
      </w:pPr>
    </w:p>
    <w:p w:rsidR="00813534" w:rsidRDefault="000F7A16" w:rsidP="000F7A16">
      <w:pPr>
        <w:ind w:firstLine="431"/>
        <w:rPr>
          <w:lang w:val="pl-PL"/>
        </w:rPr>
      </w:pPr>
      <w:r>
        <w:rPr>
          <w:lang w:val="pl-PL"/>
        </w:rPr>
        <w:t>W niniejszej pracy pokazano</w:t>
      </w:r>
      <w:r w:rsidR="009126C3">
        <w:rPr>
          <w:lang w:val="pl-PL"/>
        </w:rPr>
        <w:t>,</w:t>
      </w:r>
      <w:r>
        <w:rPr>
          <w:lang w:val="pl-PL"/>
        </w:rPr>
        <w:t xml:space="preserve"> </w:t>
      </w:r>
      <w:r w:rsidR="009126C3">
        <w:rPr>
          <w:lang w:val="pl-PL"/>
        </w:rPr>
        <w:t xml:space="preserve">iż stworzenie interaktywnej, wieloplatformowej aplikacji do wizualizacji obiektów dwu i trójwymiarowych jest osiągalne. Ukazano </w:t>
      </w:r>
      <w:r>
        <w:rPr>
          <w:rFonts w:hint="eastAsia"/>
          <w:lang w:val="pl-PL"/>
        </w:rPr>
        <w:t>spos</w:t>
      </w:r>
      <w:r>
        <w:rPr>
          <w:lang w:val="pl-PL"/>
        </w:rPr>
        <w:t xml:space="preserve">ób </w:t>
      </w:r>
      <w:r w:rsidR="009B36F3">
        <w:rPr>
          <w:lang w:val="pl-PL"/>
        </w:rPr>
        <w:t xml:space="preserve">konfiguracji środowisk oraz </w:t>
      </w:r>
      <w:r>
        <w:rPr>
          <w:lang w:val="pl-PL"/>
        </w:rPr>
        <w:t xml:space="preserve">stworzenia aplikacji na najpopularniejsze platformy mobilne przy użyciu silnika Unity. Stworzone aplikacje posiadają wspólny kod oraz zasoby i mogą być uruchomione na systemach operacyjnych z rodziny </w:t>
      </w:r>
      <w:proofErr w:type="spellStart"/>
      <w:r>
        <w:rPr>
          <w:lang w:val="pl-PL"/>
        </w:rPr>
        <w:t>iOS</w:t>
      </w:r>
      <w:proofErr w:type="spellEnd"/>
      <w:r>
        <w:rPr>
          <w:lang w:val="pl-PL"/>
        </w:rPr>
        <w:t>, Android</w:t>
      </w:r>
      <w:r w:rsidR="009126C3">
        <w:rPr>
          <w:lang w:val="pl-PL"/>
        </w:rPr>
        <w:t xml:space="preserve"> czy Windows Phone 8 bez modyfikacji. Takie podejście pozwala na znaczne oszczędności czasu programistów, co przekłada się na namacalne oszczędności w zasobach finansowych. Silnik Unity okazał się bardzo dobrym narzędziem zarówno pod względem przenośności kodu, jak i samego projektowania aplikacji, pomimo wielu wad wbudowanego edytora </w:t>
      </w:r>
      <w:proofErr w:type="spellStart"/>
      <w:r w:rsidR="009126C3">
        <w:rPr>
          <w:lang w:val="pl-PL"/>
        </w:rPr>
        <w:t>MonoDevelop</w:t>
      </w:r>
      <w:proofErr w:type="spellEnd"/>
      <w:r w:rsidR="009126C3">
        <w:rPr>
          <w:lang w:val="pl-PL"/>
        </w:rPr>
        <w:t xml:space="preserve">. </w:t>
      </w:r>
      <w:r w:rsidR="00813534">
        <w:rPr>
          <w:lang w:val="pl-PL"/>
        </w:rPr>
        <w:t xml:space="preserve">Projektowanie aplikacji w Unity wymaga trochę innego podejścia niż projektowanie tradycyjnych programów. W celu łatwiejszego testowania aplikacje powinny być modularne, co najlepiej osiąga się poprzez wykorzystanie wbudowanego w silnik systemu scen i obiektów </w:t>
      </w:r>
      <w:proofErr w:type="spellStart"/>
      <w:r w:rsidR="00813534">
        <w:rPr>
          <w:lang w:val="pl-PL"/>
        </w:rPr>
        <w:t>prefab</w:t>
      </w:r>
      <w:proofErr w:type="spellEnd"/>
      <w:r w:rsidR="00813534">
        <w:rPr>
          <w:lang w:val="pl-PL"/>
        </w:rPr>
        <w:t xml:space="preserve">, pozwalających na tworzenie gotowych i skonfigurowanych instancji klas wraz z podpiętymi </w:t>
      </w:r>
      <w:proofErr w:type="spellStart"/>
      <w:r w:rsidR="00813534">
        <w:rPr>
          <w:lang w:val="pl-PL"/>
        </w:rPr>
        <w:t>zachowaniami</w:t>
      </w:r>
      <w:proofErr w:type="spellEnd"/>
      <w:r w:rsidR="00813534">
        <w:rPr>
          <w:lang w:val="pl-PL"/>
        </w:rPr>
        <w:t xml:space="preserve"> i atrybutami.</w:t>
      </w:r>
    </w:p>
    <w:p w:rsidR="000F7A16" w:rsidRDefault="009126C3" w:rsidP="000F7A16">
      <w:pPr>
        <w:ind w:firstLine="431"/>
        <w:rPr>
          <w:lang w:val="pl-PL"/>
        </w:rPr>
      </w:pPr>
      <w:r>
        <w:rPr>
          <w:lang w:val="pl-PL"/>
        </w:rPr>
        <w:t xml:space="preserve">Najbardziej uciążliwymi częściami samego procesu była konfiguracja środowiska, szczególnie dla kompilacji na system </w:t>
      </w:r>
      <w:proofErr w:type="spellStart"/>
      <w:r>
        <w:rPr>
          <w:lang w:val="pl-PL"/>
        </w:rPr>
        <w:t>iOS</w:t>
      </w:r>
      <w:proofErr w:type="spellEnd"/>
      <w:r w:rsidR="0038722B">
        <w:rPr>
          <w:lang w:val="pl-PL"/>
        </w:rPr>
        <w:t xml:space="preserve">, który sprawiał najwięcej problemów z powodu konieczności </w:t>
      </w:r>
      <w:r w:rsidR="00771D2D">
        <w:rPr>
          <w:lang w:val="pl-PL"/>
        </w:rPr>
        <w:t xml:space="preserve">spełnienia warunków licencyjnych. Pomimo, </w:t>
      </w:r>
      <w:r w:rsidR="002C286D">
        <w:rPr>
          <w:lang w:val="pl-PL"/>
        </w:rPr>
        <w:t>iż zaproponowane w pracy rozwiązania pozwalają na kompilację na wszystkie testowane platformy najmniejszym możliwym kosztem w zgodzie z licencjami wszystkich firm, proces ten jest bardzo uciążliwy i czasochłonny, i raczej nie sprawdziłby się w codziennej pracy.</w:t>
      </w:r>
      <w:r w:rsidR="0038722B">
        <w:rPr>
          <w:lang w:val="pl-PL"/>
        </w:rPr>
        <w:t xml:space="preserve"> </w:t>
      </w:r>
      <w:r w:rsidR="002C286D">
        <w:rPr>
          <w:lang w:val="pl-PL"/>
        </w:rPr>
        <w:t xml:space="preserve">W celu uniknięcia podobnych nieprzyjemności w przyszłości należałoby proces produkcji aplikacji przenieść na urządzenie z systemem Mac OS, w celu posiadania możliwości kompilacji na </w:t>
      </w:r>
      <w:proofErr w:type="spellStart"/>
      <w:r w:rsidR="002C286D">
        <w:rPr>
          <w:lang w:val="pl-PL"/>
        </w:rPr>
        <w:t>iOS</w:t>
      </w:r>
      <w:proofErr w:type="spellEnd"/>
      <w:r w:rsidR="002C286D">
        <w:rPr>
          <w:lang w:val="pl-PL"/>
        </w:rPr>
        <w:t xml:space="preserve">, a następnie zainstalować system Windows 8 w maszynie wirtualnej korzystając </w:t>
      </w:r>
      <w:r w:rsidR="002C286D">
        <w:rPr>
          <w:rFonts w:hint="eastAsia"/>
          <w:lang w:val="pl-PL"/>
        </w:rPr>
        <w:t>np</w:t>
      </w:r>
      <w:r w:rsidR="002C286D">
        <w:rPr>
          <w:lang w:val="pl-PL"/>
        </w:rPr>
        <w:t xml:space="preserve">. z </w:t>
      </w:r>
      <w:r w:rsidR="002C286D">
        <w:rPr>
          <w:rFonts w:hint="eastAsia"/>
          <w:lang w:val="pl-PL"/>
        </w:rPr>
        <w:t>wymienionej</w:t>
      </w:r>
      <w:r w:rsidR="002C286D">
        <w:rPr>
          <w:lang w:val="pl-PL"/>
        </w:rPr>
        <w:t xml:space="preserve"> aplikacji </w:t>
      </w:r>
      <w:proofErr w:type="spellStart"/>
      <w:r w:rsidR="002C286D">
        <w:rPr>
          <w:lang w:val="pl-PL"/>
        </w:rPr>
        <w:t>Virtualbox</w:t>
      </w:r>
      <w:proofErr w:type="spellEnd"/>
      <w:r w:rsidR="002C286D">
        <w:rPr>
          <w:lang w:val="pl-PL"/>
        </w:rPr>
        <w:t>, by mieć możliwość kompilowania na urządzenia z systemem Windows 8.</w:t>
      </w:r>
    </w:p>
    <w:p w:rsidR="009126C3" w:rsidRDefault="009126C3" w:rsidP="000F7A16">
      <w:pPr>
        <w:ind w:firstLine="431"/>
        <w:rPr>
          <w:lang w:val="pl-PL"/>
        </w:rPr>
      </w:pPr>
      <w:r>
        <w:rPr>
          <w:lang w:val="pl-PL"/>
        </w:rPr>
        <w:t>Z zaimplementowanych testów wynika, iż pomimo znacznego postępu w dziedzinie urządzeń przenośnych ich wydajność pozostawia jeszcze wiele do życzenia i optymalizacja kodu jest dalej bardzo ważnym zagadnieniem.</w:t>
      </w:r>
      <w:r w:rsidR="002C286D">
        <w:rPr>
          <w:lang w:val="pl-PL"/>
        </w:rPr>
        <w:t xml:space="preserve"> Wyniki </w:t>
      </w:r>
      <w:r w:rsidR="00813534">
        <w:rPr>
          <w:lang w:val="pl-PL"/>
        </w:rPr>
        <w:t>pokazały, iż</w:t>
      </w:r>
      <w:r w:rsidR="00473DB8">
        <w:rPr>
          <w:lang w:val="pl-PL"/>
        </w:rPr>
        <w:t xml:space="preserve"> większość współczesnych urządzeń potrafi poradzić sobie bez większych spadków wydajności </w:t>
      </w:r>
      <w:proofErr w:type="spellStart"/>
      <w:r w:rsidR="00473DB8">
        <w:rPr>
          <w:lang w:val="pl-PL"/>
        </w:rPr>
        <w:t>renderowania</w:t>
      </w:r>
      <w:proofErr w:type="spellEnd"/>
      <w:r w:rsidR="00473DB8">
        <w:rPr>
          <w:lang w:val="pl-PL"/>
        </w:rPr>
        <w:t xml:space="preserve"> przy 50 obiektach na ekranie, a problemy pojawiają się</w:t>
      </w:r>
      <w:r w:rsidR="00813534" w:rsidRPr="00813534">
        <w:rPr>
          <w:lang w:val="pl-PL"/>
        </w:rPr>
        <w:t xml:space="preserve"> </w:t>
      </w:r>
      <w:r w:rsidR="00813534">
        <w:rPr>
          <w:lang w:val="pl-PL"/>
        </w:rPr>
        <w:t>dopiero</w:t>
      </w:r>
      <w:r w:rsidR="00473DB8">
        <w:rPr>
          <w:lang w:val="pl-PL"/>
        </w:rPr>
        <w:t xml:space="preserve"> przy 250 obiektach.</w:t>
      </w:r>
      <w:r w:rsidR="00813534">
        <w:rPr>
          <w:lang w:val="pl-PL"/>
        </w:rPr>
        <w:t xml:space="preserve"> Bardzo widoczne różnice w </w:t>
      </w:r>
      <w:r w:rsidR="00813534">
        <w:rPr>
          <w:lang w:val="pl-PL"/>
        </w:rPr>
        <w:lastRenderedPageBreak/>
        <w:t xml:space="preserve">wydajności aplikacji widać przy wprowadzeniu ruchów obiektów </w:t>
      </w:r>
      <w:r w:rsidR="001C4596">
        <w:rPr>
          <w:lang w:val="pl-PL"/>
        </w:rPr>
        <w:t>–</w:t>
      </w:r>
      <w:r w:rsidR="00813534">
        <w:rPr>
          <w:lang w:val="pl-PL"/>
        </w:rPr>
        <w:t xml:space="preserve"> </w:t>
      </w:r>
      <w:r w:rsidR="001C4596">
        <w:rPr>
          <w:lang w:val="pl-PL"/>
        </w:rPr>
        <w:t xml:space="preserve">aplikacje spowalniały średnio o </w:t>
      </w:r>
      <w:r w:rsidR="001C4596">
        <w:rPr>
          <w:rFonts w:hint="eastAsia"/>
          <w:lang w:val="pl-PL"/>
        </w:rPr>
        <w:t>ok</w:t>
      </w:r>
      <w:r w:rsidR="001C4596">
        <w:rPr>
          <w:lang w:val="pl-PL"/>
        </w:rPr>
        <w:t xml:space="preserve">. 10 klatek na sekundę po wprowadzeniu do testu ruchomych obiektów. Wpływ operacji zmiennoprzecinkowych wykonywanych w każdej klatce obliczeń był bardzo znikomy. Nieoczekiwanym wynikiem był wzrost wydajności na urządzeniach po przejściu wykonywania testów nieruchomych do trybu trójwymiarowego. Wynikać może to z jeszcze młodej, niezoptymalizowanej implementacji modułu dwuwymiarowego w Unity. </w:t>
      </w:r>
      <w:r w:rsidR="00AD5BE4">
        <w:rPr>
          <w:lang w:val="pl-PL"/>
        </w:rPr>
        <w:t xml:space="preserve">Z testu </w:t>
      </w:r>
      <w:r w:rsidR="001C4596">
        <w:rPr>
          <w:lang w:val="pl-PL"/>
        </w:rPr>
        <w:t>możliwości tworzenia/niszczenia obiektów</w:t>
      </w:r>
      <w:r w:rsidR="00AD5BE4">
        <w:rPr>
          <w:lang w:val="pl-PL"/>
        </w:rPr>
        <w:t xml:space="preserve"> wywnioskowano, iż urządzenia tej samej generacji są raczej zbliżone możliwościami w tym aspekcie i że przy obecnych ograniczeniach urządzeń mobilnych nie jest problemem szybkie tworzenie wielu obiektów, jako że po chwili i tak osiągnęlibyśmy maksymalną możliwą ilość obiektów na ekranie bez utraty płynności w aplikacji. W celu polepszenia doznań użytkownika naszych aplikacji możliwym byłoby uruchamianie podobnych testów w trakcie instalacji lub pierwszego uruchomienia aplikacji by sprawdzić możliwości danego urządzenia, a następnie dostosowanie ilości obiektów w grze do wyników analizy.</w:t>
      </w:r>
    </w:p>
    <w:p w:rsidR="00AD5BE4" w:rsidRPr="000F7A16" w:rsidRDefault="00AD5BE4" w:rsidP="000F7A16">
      <w:pPr>
        <w:ind w:firstLine="431"/>
        <w:rPr>
          <w:lang w:val="pl-PL"/>
        </w:rPr>
      </w:pPr>
      <w:r>
        <w:rPr>
          <w:lang w:val="pl-PL"/>
        </w:rPr>
        <w:t xml:space="preserve">Możliwymi rozwinięciami niniejszej pracy mogłoby być przeprowadzenie testów na większej ilości urządzeń i stworzenie swoistej ustandaryzowanej bazy możliwości urządzeń. Istniejące rozwiązania, pomimo iż dają możliwość porównania urządzeń pod względem wydajności raczej nie pozwalają na porównanie możliwości </w:t>
      </w:r>
      <w:r>
        <w:rPr>
          <w:rFonts w:hint="eastAsia"/>
          <w:lang w:val="pl-PL"/>
        </w:rPr>
        <w:t>np</w:t>
      </w:r>
      <w:r>
        <w:rPr>
          <w:lang w:val="pl-PL"/>
        </w:rPr>
        <w:t>. modułu graficzn</w:t>
      </w:r>
      <w:r w:rsidR="00703B9F">
        <w:rPr>
          <w:lang w:val="pl-PL"/>
        </w:rPr>
        <w:t>ego</w:t>
      </w:r>
      <w:r>
        <w:rPr>
          <w:lang w:val="pl-PL"/>
        </w:rPr>
        <w:t xml:space="preserve">, przedstawiając </w:t>
      </w:r>
      <w:r w:rsidR="00703B9F">
        <w:rPr>
          <w:lang w:val="pl-PL"/>
        </w:rPr>
        <w:t>wyniki, jako</w:t>
      </w:r>
      <w:r>
        <w:rPr>
          <w:lang w:val="pl-PL"/>
        </w:rPr>
        <w:t xml:space="preserve"> całościową wydajność urządzenia.</w:t>
      </w:r>
      <w:r w:rsidR="00703B9F">
        <w:rPr>
          <w:lang w:val="pl-PL"/>
        </w:rPr>
        <w:t xml:space="preserve"> Baza z bardziej szczegółowymi wynikami dla każdego z urządzeń mogłaby przedstawiać znaczną wartość dla osób tworzących aplikacje dla </w:t>
      </w:r>
      <w:r w:rsidR="00703B9F">
        <w:rPr>
          <w:rFonts w:hint="eastAsia"/>
          <w:lang w:val="pl-PL"/>
        </w:rPr>
        <w:t>daneg</w:t>
      </w:r>
      <w:r w:rsidR="00703B9F">
        <w:rPr>
          <w:lang w:val="pl-PL"/>
        </w:rPr>
        <w:t>o środowiska. Stworzone testy można też rozwinąć o kolejne. Należałoby sprawdzić maksymalny ruch sieciowy pomiędzy urządzeniem a serwerem, prędkości pamięci podręcznej czy prędkość dostępu do pamięci wewnętrznej i zewnętrznej danego urządzenia.</w:t>
      </w:r>
    </w:p>
    <w:p w:rsidR="004A27A4" w:rsidRDefault="004A27A4" w:rsidP="0052617E">
      <w:pPr>
        <w:pStyle w:val="Nagwek1"/>
        <w:rPr>
          <w:lang w:val="pl-PL"/>
        </w:rPr>
      </w:pPr>
      <w:bookmarkStart w:id="47" w:name="_Toc396761338"/>
      <w:commentRangeStart w:id="48"/>
      <w:r w:rsidRPr="00BC2573">
        <w:rPr>
          <w:lang w:val="pl-PL"/>
        </w:rPr>
        <w:lastRenderedPageBreak/>
        <w:t>Literatura</w:t>
      </w:r>
      <w:commentRangeEnd w:id="48"/>
      <w:r w:rsidR="009C6DA7">
        <w:rPr>
          <w:rStyle w:val="Odwoaniedokomentarza"/>
          <w:rFonts w:ascii="Nimbus Roman No9 L" w:eastAsia="DejaVu Sans" w:hAnsi="Nimbus Roman No9 L" w:cs="Mangal"/>
          <w:b w:val="0"/>
          <w:bCs w:val="0"/>
          <w:color w:val="auto"/>
        </w:rPr>
        <w:commentReference w:id="48"/>
      </w:r>
      <w:bookmarkEnd w:id="47"/>
    </w:p>
    <w:p w:rsidR="00557A12" w:rsidRPr="00557A12" w:rsidRDefault="00557A12" w:rsidP="00557A12">
      <w:pPr>
        <w:rPr>
          <w:lang w:val="pl-PL"/>
        </w:rPr>
      </w:pPr>
    </w:p>
    <w:p w:rsidR="001B7F80" w:rsidRPr="001B7F80" w:rsidRDefault="001B7F80" w:rsidP="001B7F80">
      <w:pPr>
        <w:tabs>
          <w:tab w:val="left" w:pos="567"/>
        </w:tabs>
        <w:ind w:left="567" w:hanging="567"/>
      </w:pPr>
      <w:r>
        <w:t>[</w:t>
      </w:r>
      <w:bookmarkStart w:id="49" w:name="Per13"/>
      <w:r>
        <w:fldChar w:fldCharType="begin"/>
      </w:r>
      <w:r>
        <w:instrText xml:space="preserve"> SEQ bib \* MERGEFORMAT </w:instrText>
      </w:r>
      <w:r>
        <w:fldChar w:fldCharType="separate"/>
      </w:r>
      <w:r w:rsidR="00C144FF">
        <w:rPr>
          <w:noProof/>
        </w:rPr>
        <w:t>1</w:t>
      </w:r>
      <w:r>
        <w:fldChar w:fldCharType="end"/>
      </w:r>
      <w:bookmarkEnd w:id="49"/>
      <w:r>
        <w:t>]</w:t>
      </w:r>
      <w:r>
        <w:tab/>
      </w:r>
      <w:r w:rsidRPr="004923BF">
        <w:t xml:space="preserve">J. </w:t>
      </w:r>
      <w:proofErr w:type="spellStart"/>
      <w:r w:rsidRPr="004923BF">
        <w:t>Perchat</w:t>
      </w:r>
      <w:proofErr w:type="spellEnd"/>
      <w:r w:rsidRPr="004923BF">
        <w:t xml:space="preserve">, M. </w:t>
      </w:r>
      <w:proofErr w:type="spellStart"/>
      <w:r w:rsidRPr="004923BF">
        <w:t>Desertot</w:t>
      </w:r>
      <w:proofErr w:type="spellEnd"/>
      <w:r w:rsidRPr="004923BF">
        <w:t xml:space="preserve">, S. </w:t>
      </w:r>
      <w:proofErr w:type="spellStart"/>
      <w:r w:rsidRPr="004923BF">
        <w:t>Lecomte</w:t>
      </w:r>
      <w:proofErr w:type="spellEnd"/>
      <w:r w:rsidRPr="004923BF">
        <w:t xml:space="preserve">, </w:t>
      </w:r>
      <w:r w:rsidRPr="004923BF">
        <w:rPr>
          <w:i/>
        </w:rPr>
        <w:t>Component based Framework to Create Mobile Cross-platform Applications,</w:t>
      </w:r>
      <w:r w:rsidRPr="004923BF">
        <w:t xml:space="preserve"> [w:] </w:t>
      </w:r>
      <w:proofErr w:type="spellStart"/>
      <w:r w:rsidRPr="004923BF">
        <w:t>Procedia</w:t>
      </w:r>
      <w:proofErr w:type="spellEnd"/>
      <w:r w:rsidRPr="004923BF">
        <w:t xml:space="preserve"> Computer Science</w:t>
      </w:r>
      <w:r w:rsidRPr="004923BF">
        <w:rPr>
          <w:i/>
        </w:rPr>
        <w:t>, Tom 19, 2013, s. 1004</w:t>
      </w:r>
      <w:r w:rsidR="00CF3F1B">
        <w:rPr>
          <w:i/>
        </w:rPr>
        <w:t>.</w:t>
      </w:r>
    </w:p>
    <w:p w:rsidR="001B7F80" w:rsidRPr="001B7F80" w:rsidRDefault="001B7F80" w:rsidP="001B7F80">
      <w:pPr>
        <w:tabs>
          <w:tab w:val="left" w:pos="567"/>
        </w:tabs>
        <w:ind w:left="567" w:hanging="567"/>
      </w:pPr>
      <w:r>
        <w:t>[</w:t>
      </w:r>
      <w:bookmarkStart w:id="50" w:name="Was10"/>
      <w:r>
        <w:fldChar w:fldCharType="begin"/>
      </w:r>
      <w:r>
        <w:instrText xml:space="preserve"> SEQ bib \* MERGEFORMAT </w:instrText>
      </w:r>
      <w:r>
        <w:fldChar w:fldCharType="separate"/>
      </w:r>
      <w:r w:rsidR="00C144FF">
        <w:rPr>
          <w:noProof/>
        </w:rPr>
        <w:t>2</w:t>
      </w:r>
      <w:r>
        <w:fldChar w:fldCharType="end"/>
      </w:r>
      <w:bookmarkEnd w:id="50"/>
      <w:r>
        <w:t>]</w:t>
      </w:r>
      <w:r>
        <w:tab/>
      </w:r>
      <w:r w:rsidRPr="0018692F">
        <w:t xml:space="preserve">I. Wasserman, </w:t>
      </w:r>
      <w:r w:rsidRPr="0018692F">
        <w:rPr>
          <w:i/>
        </w:rPr>
        <w:t>Software engineering issues for mobile application development</w:t>
      </w:r>
      <w:r w:rsidRPr="0018692F">
        <w:t xml:space="preserve">, [w:] Proceedings of the FSE/SDP workshop on Future of software engineering research, </w:t>
      </w:r>
      <w:proofErr w:type="spellStart"/>
      <w:r w:rsidRPr="0018692F">
        <w:t>FoSER</w:t>
      </w:r>
      <w:proofErr w:type="spellEnd"/>
      <w:r w:rsidRPr="0018692F">
        <w:t xml:space="preserve"> ’10, ACM, 2010</w:t>
      </w:r>
      <w:r w:rsidR="00CF3F1B">
        <w:t>.</w:t>
      </w:r>
    </w:p>
    <w:p w:rsidR="001B7F80" w:rsidRDefault="001B7F80" w:rsidP="001B7F80">
      <w:pPr>
        <w:tabs>
          <w:tab w:val="left" w:pos="567"/>
        </w:tabs>
        <w:ind w:left="567" w:hanging="567"/>
      </w:pPr>
      <w:r>
        <w:t>[</w:t>
      </w:r>
      <w:bookmarkStart w:id="51" w:name="Gupta14"/>
      <w:r>
        <w:fldChar w:fldCharType="begin"/>
      </w:r>
      <w:r>
        <w:instrText xml:space="preserve"> SEQ bib \* MERGEFORMAT </w:instrText>
      </w:r>
      <w:r>
        <w:fldChar w:fldCharType="separate"/>
      </w:r>
      <w:r w:rsidR="00C144FF">
        <w:rPr>
          <w:noProof/>
        </w:rPr>
        <w:t>3</w:t>
      </w:r>
      <w:r>
        <w:fldChar w:fldCharType="end"/>
      </w:r>
      <w:bookmarkEnd w:id="51"/>
      <w:r>
        <w:t>]</w:t>
      </w:r>
      <w:r>
        <w:tab/>
      </w:r>
      <w:r w:rsidR="00E74FFF">
        <w:t>A.</w:t>
      </w:r>
      <w:r w:rsidR="008565E9">
        <w:t xml:space="preserve"> </w:t>
      </w:r>
      <w:r w:rsidR="00E74FFF" w:rsidRPr="004923BF">
        <w:t xml:space="preserve">Gupta, R. </w:t>
      </w:r>
      <w:proofErr w:type="spellStart"/>
      <w:r w:rsidR="00E74FFF" w:rsidRPr="004923BF">
        <w:t>Cozza</w:t>
      </w:r>
      <w:proofErr w:type="spellEnd"/>
      <w:r w:rsidR="00E74FFF" w:rsidRPr="004923BF">
        <w:t xml:space="preserve">, CK Lu, </w:t>
      </w:r>
      <w:r w:rsidR="00E74FFF" w:rsidRPr="004923BF">
        <w:rPr>
          <w:i/>
        </w:rPr>
        <w:t>Market Share Analysis: Mobile Phones, Worldwide, 4Q13 and 2013</w:t>
      </w:r>
      <w:r w:rsidR="00E74FFF" w:rsidRPr="004923BF">
        <w:t>,</w:t>
      </w:r>
      <w:r w:rsidR="00E74FFF">
        <w:t xml:space="preserve"> Gartner,</w:t>
      </w:r>
      <w:r w:rsidR="00E74FFF" w:rsidRPr="004923BF">
        <w:t xml:space="preserve"> 2014, s. 6</w:t>
      </w:r>
      <w:r w:rsidR="00CF3F1B">
        <w:t>.</w:t>
      </w:r>
    </w:p>
    <w:p w:rsidR="001B7F80" w:rsidRDefault="001B7F80" w:rsidP="001B7F80">
      <w:pPr>
        <w:tabs>
          <w:tab w:val="left" w:pos="567"/>
        </w:tabs>
        <w:ind w:left="567" w:hanging="567"/>
      </w:pPr>
      <w:r>
        <w:t>[</w:t>
      </w:r>
      <w:bookmarkStart w:id="52" w:name="Armando14"/>
      <w:r>
        <w:fldChar w:fldCharType="begin"/>
      </w:r>
      <w:r>
        <w:instrText xml:space="preserve"> SEQ bib \* MERGEFORMAT </w:instrText>
      </w:r>
      <w:r>
        <w:fldChar w:fldCharType="separate"/>
      </w:r>
      <w:r w:rsidR="00C144FF">
        <w:rPr>
          <w:noProof/>
        </w:rPr>
        <w:t>4</w:t>
      </w:r>
      <w:r>
        <w:fldChar w:fldCharType="end"/>
      </w:r>
      <w:bookmarkEnd w:id="52"/>
      <w:r>
        <w:t>]</w:t>
      </w:r>
      <w:r>
        <w:tab/>
      </w:r>
      <w:r w:rsidR="00281842">
        <w:t xml:space="preserve">A. </w:t>
      </w:r>
      <w:r w:rsidR="00281842" w:rsidRPr="004923BF">
        <w:t xml:space="preserve">Armando, A. Merlo, M. </w:t>
      </w:r>
      <w:proofErr w:type="spellStart"/>
      <w:r w:rsidR="00281842" w:rsidRPr="004923BF">
        <w:t>Migliardi</w:t>
      </w:r>
      <w:proofErr w:type="spellEnd"/>
      <w:r w:rsidR="00281842" w:rsidRPr="004923BF">
        <w:t xml:space="preserve">, L. </w:t>
      </w:r>
      <w:proofErr w:type="spellStart"/>
      <w:r w:rsidR="00281842" w:rsidRPr="004923BF">
        <w:t>Verderame</w:t>
      </w:r>
      <w:proofErr w:type="spellEnd"/>
      <w:r w:rsidR="00281842" w:rsidRPr="004923BF">
        <w:t xml:space="preserve">, </w:t>
      </w:r>
      <w:r w:rsidR="00281842" w:rsidRPr="004923BF">
        <w:rPr>
          <w:i/>
        </w:rPr>
        <w:t>Breaking and fixing the Android Launching Flow,</w:t>
      </w:r>
      <w:r w:rsidR="00281842" w:rsidRPr="004923BF">
        <w:t xml:space="preserve"> [w:] Computers &amp; Security</w:t>
      </w:r>
      <w:r w:rsidR="00281842" w:rsidRPr="004923BF">
        <w:rPr>
          <w:i/>
        </w:rPr>
        <w:t xml:space="preserve">, </w:t>
      </w:r>
      <w:r w:rsidR="00281842" w:rsidRPr="004923BF">
        <w:t>Tom 39</w:t>
      </w:r>
      <w:r w:rsidR="00281842" w:rsidRPr="004923BF">
        <w:rPr>
          <w:i/>
        </w:rPr>
        <w:t xml:space="preserve">, </w:t>
      </w:r>
      <w:r w:rsidR="00281842" w:rsidRPr="004923BF">
        <w:t>2013, s. 104</w:t>
      </w:r>
      <w:r w:rsidR="00CF3F1B">
        <w:t>.</w:t>
      </w:r>
    </w:p>
    <w:p w:rsidR="001B7F80" w:rsidRPr="007D196E" w:rsidRDefault="001B7F80" w:rsidP="001B7F80">
      <w:pPr>
        <w:tabs>
          <w:tab w:val="left" w:pos="567"/>
        </w:tabs>
        <w:ind w:left="567" w:hanging="567"/>
      </w:pPr>
      <w:r>
        <w:t>[</w:t>
      </w:r>
      <w:bookmarkStart w:id="53" w:name="Creighton10"/>
      <w:r w:rsidR="00C500AB">
        <w:fldChar w:fldCharType="begin"/>
      </w:r>
      <w:r w:rsidR="00C500AB">
        <w:instrText xml:space="preserve"> SEQ bib \* MERGEFORMAT </w:instrText>
      </w:r>
      <w:r w:rsidR="00C500AB">
        <w:fldChar w:fldCharType="separate"/>
      </w:r>
      <w:r w:rsidR="00C144FF">
        <w:rPr>
          <w:noProof/>
        </w:rPr>
        <w:t>5</w:t>
      </w:r>
      <w:r w:rsidR="00C500AB">
        <w:rPr>
          <w:noProof/>
        </w:rPr>
        <w:fldChar w:fldCharType="end"/>
      </w:r>
      <w:bookmarkEnd w:id="53"/>
      <w:r>
        <w:t>]</w:t>
      </w:r>
      <w:r>
        <w:tab/>
      </w:r>
      <w:r w:rsidR="007D196E">
        <w:t xml:space="preserve">R. H. </w:t>
      </w:r>
      <w:r w:rsidR="007D196E" w:rsidRPr="007D196E">
        <w:t>Creighton</w:t>
      </w:r>
      <w:r w:rsidR="007D196E">
        <w:t xml:space="preserve">, </w:t>
      </w:r>
      <w:r w:rsidR="007D196E" w:rsidRPr="007D196E">
        <w:rPr>
          <w:i/>
        </w:rPr>
        <w:t>Unity 3D Game Development by Example: A Seat-of-Your-Pants Manual for Building Fun, Groovy Little Games Quickly</w:t>
      </w:r>
      <w:r w:rsidR="007D196E">
        <w:rPr>
          <w:i/>
        </w:rPr>
        <w:t>,</w:t>
      </w:r>
      <w:r w:rsidR="000D3D0F">
        <w:rPr>
          <w:i/>
        </w:rPr>
        <w:t xml:space="preserve"> </w:t>
      </w:r>
      <w:proofErr w:type="spellStart"/>
      <w:r w:rsidR="000D3D0F">
        <w:t>Packt</w:t>
      </w:r>
      <w:proofErr w:type="spellEnd"/>
      <w:r w:rsidR="000D3D0F">
        <w:t xml:space="preserve"> Publishing</w:t>
      </w:r>
      <w:r w:rsidR="00525C63">
        <w:t xml:space="preserve"> Ltd</w:t>
      </w:r>
      <w:r w:rsidR="000D3D0F">
        <w:t>,</w:t>
      </w:r>
      <w:r w:rsidR="007D196E">
        <w:rPr>
          <w:i/>
        </w:rPr>
        <w:t xml:space="preserve"> </w:t>
      </w:r>
      <w:r w:rsidR="007D196E">
        <w:t>Birmingham 2010</w:t>
      </w:r>
      <w:r w:rsidR="00DD6645">
        <w:t>, s. 76</w:t>
      </w:r>
      <w:r w:rsidR="00CF3F1B">
        <w:t>.</w:t>
      </w:r>
    </w:p>
    <w:p w:rsidR="00525C63" w:rsidRDefault="001B7F80" w:rsidP="001B7F80">
      <w:pPr>
        <w:tabs>
          <w:tab w:val="left" w:pos="567"/>
        </w:tabs>
        <w:ind w:left="567" w:hanging="567"/>
      </w:pPr>
      <w:r>
        <w:t>[</w:t>
      </w:r>
      <w:bookmarkStart w:id="54" w:name="Scaplehorn12"/>
      <w:r w:rsidR="00C500AB">
        <w:fldChar w:fldCharType="begin"/>
      </w:r>
      <w:r w:rsidR="00C500AB">
        <w:instrText xml:space="preserve"> SEQ bib \* MERGEFORMAT </w:instrText>
      </w:r>
      <w:r w:rsidR="00C500AB">
        <w:fldChar w:fldCharType="separate"/>
      </w:r>
      <w:r w:rsidR="00C144FF">
        <w:rPr>
          <w:noProof/>
        </w:rPr>
        <w:t>6</w:t>
      </w:r>
      <w:r w:rsidR="00C500AB">
        <w:rPr>
          <w:noProof/>
        </w:rPr>
        <w:fldChar w:fldCharType="end"/>
      </w:r>
      <w:bookmarkEnd w:id="54"/>
      <w:r>
        <w:t>]</w:t>
      </w:r>
      <w:r>
        <w:tab/>
      </w:r>
      <w:r w:rsidR="00525C63">
        <w:t xml:space="preserve">S. </w:t>
      </w:r>
      <w:proofErr w:type="spellStart"/>
      <w:r w:rsidR="00525C63" w:rsidRPr="00525C63">
        <w:t>Scaplehorn</w:t>
      </w:r>
      <w:proofErr w:type="spellEnd"/>
      <w:r w:rsidR="00525C63">
        <w:t xml:space="preserve">, </w:t>
      </w:r>
      <w:r w:rsidR="00525C63" w:rsidRPr="00525C63">
        <w:rPr>
          <w:i/>
        </w:rPr>
        <w:t>Marmalade SDK Mobile Game Development Essentials</w:t>
      </w:r>
      <w:r w:rsidR="00525C63">
        <w:rPr>
          <w:i/>
        </w:rPr>
        <w:t>,</w:t>
      </w:r>
      <w:r w:rsidR="00525C63">
        <w:t xml:space="preserve"> </w:t>
      </w:r>
      <w:proofErr w:type="spellStart"/>
      <w:r w:rsidR="00525C63">
        <w:t>Packt</w:t>
      </w:r>
      <w:proofErr w:type="spellEnd"/>
      <w:r w:rsidR="00525C63">
        <w:t xml:space="preserve"> Publishing Ltd, Birmingham 2012</w:t>
      </w:r>
      <w:r w:rsidR="00DD6645">
        <w:t>, s. 37</w:t>
      </w:r>
      <w:r w:rsidR="00CF3F1B">
        <w:t>.</w:t>
      </w:r>
    </w:p>
    <w:p w:rsidR="001B7F80" w:rsidRPr="00DD6645" w:rsidRDefault="001B7F80" w:rsidP="001B7F80">
      <w:pPr>
        <w:tabs>
          <w:tab w:val="left" w:pos="567"/>
        </w:tabs>
        <w:ind w:left="567" w:hanging="567"/>
      </w:pPr>
      <w:r>
        <w:t>[</w:t>
      </w:r>
      <w:bookmarkStart w:id="55" w:name="Kusterer13"/>
      <w:r w:rsidR="00C500AB">
        <w:fldChar w:fldCharType="begin"/>
      </w:r>
      <w:r w:rsidR="00C500AB">
        <w:instrText xml:space="preserve"> SEQ bib \* MERGEFORMAT </w:instrText>
      </w:r>
      <w:r w:rsidR="00C500AB">
        <w:fldChar w:fldCharType="separate"/>
      </w:r>
      <w:r w:rsidR="00C144FF">
        <w:rPr>
          <w:noProof/>
        </w:rPr>
        <w:t>7</w:t>
      </w:r>
      <w:r w:rsidR="00C500AB">
        <w:rPr>
          <w:noProof/>
        </w:rPr>
        <w:fldChar w:fldCharType="end"/>
      </w:r>
      <w:bookmarkEnd w:id="55"/>
      <w:r>
        <w:t>]</w:t>
      </w:r>
      <w:r>
        <w:tab/>
      </w:r>
      <w:r w:rsidR="00DD6645">
        <w:t xml:space="preserve">R. </w:t>
      </w:r>
      <w:proofErr w:type="spellStart"/>
      <w:r w:rsidR="00DD6645" w:rsidRPr="00DD6645">
        <w:t>Kusterer</w:t>
      </w:r>
      <w:proofErr w:type="spellEnd"/>
      <w:r w:rsidR="00DD6645">
        <w:t xml:space="preserve">, </w:t>
      </w:r>
      <w:proofErr w:type="spellStart"/>
      <w:r w:rsidR="00DD6645" w:rsidRPr="00DD6645">
        <w:rPr>
          <w:i/>
        </w:rPr>
        <w:t>jM</w:t>
      </w:r>
      <w:r w:rsidR="00DD6645">
        <w:rPr>
          <w:i/>
        </w:rPr>
        <w:t>onkeyEngine</w:t>
      </w:r>
      <w:proofErr w:type="spellEnd"/>
      <w:r w:rsidR="00DD6645">
        <w:rPr>
          <w:i/>
        </w:rPr>
        <w:t xml:space="preserve"> 3.0 Beginner's Guide</w:t>
      </w:r>
      <w:r w:rsidR="00DD6645">
        <w:t xml:space="preserve">, </w:t>
      </w:r>
      <w:proofErr w:type="spellStart"/>
      <w:r w:rsidR="00DD6645">
        <w:t>Packt</w:t>
      </w:r>
      <w:proofErr w:type="spellEnd"/>
      <w:r w:rsidR="00DD6645">
        <w:t xml:space="preserve"> Publishing Ltd, Birmingham 2013, s. 237</w:t>
      </w:r>
      <w:r w:rsidR="00CF3F1B">
        <w:t>.</w:t>
      </w:r>
    </w:p>
    <w:p w:rsidR="001B7F80" w:rsidRPr="00FA1DEF" w:rsidRDefault="001B7F80" w:rsidP="001B7F80">
      <w:pPr>
        <w:tabs>
          <w:tab w:val="left" w:pos="567"/>
        </w:tabs>
        <w:ind w:left="567" w:hanging="567"/>
      </w:pPr>
      <w:r>
        <w:t>[</w:t>
      </w:r>
      <w:bookmarkStart w:id="56" w:name="Murray12"/>
      <w:r w:rsidR="00C500AB">
        <w:fldChar w:fldCharType="begin"/>
      </w:r>
      <w:r w:rsidR="00C500AB">
        <w:instrText xml:space="preserve"> SEQ bib \* MERGEFORMAT </w:instrText>
      </w:r>
      <w:r w:rsidR="00C500AB">
        <w:fldChar w:fldCharType="separate"/>
      </w:r>
      <w:r w:rsidR="00C144FF">
        <w:rPr>
          <w:noProof/>
        </w:rPr>
        <w:t>8</w:t>
      </w:r>
      <w:r w:rsidR="00C500AB">
        <w:rPr>
          <w:noProof/>
        </w:rPr>
        <w:fldChar w:fldCharType="end"/>
      </w:r>
      <w:bookmarkEnd w:id="56"/>
      <w:r>
        <w:t>]</w:t>
      </w:r>
      <w:r>
        <w:tab/>
      </w:r>
      <w:r w:rsidR="00FA1DEF" w:rsidRPr="00FA1DEF">
        <w:t>J</w:t>
      </w:r>
      <w:r w:rsidR="00FA1DEF">
        <w:t>.</w:t>
      </w:r>
      <w:r w:rsidR="00FA1DEF" w:rsidRPr="00FA1DEF">
        <w:t xml:space="preserve"> W. Murray</w:t>
      </w:r>
      <w:r w:rsidR="00FA1DEF">
        <w:t>,</w:t>
      </w:r>
      <w:r w:rsidR="00FA1DEF" w:rsidRPr="00FA1DEF">
        <w:t xml:space="preserve"> </w:t>
      </w:r>
      <w:r w:rsidR="00FA1DEF" w:rsidRPr="00FA1DEF">
        <w:rPr>
          <w:i/>
        </w:rPr>
        <w:t xml:space="preserve">Game </w:t>
      </w:r>
      <w:r w:rsidR="00FA1DEF">
        <w:rPr>
          <w:i/>
        </w:rPr>
        <w:t xml:space="preserve">Development for </w:t>
      </w:r>
      <w:proofErr w:type="spellStart"/>
      <w:r w:rsidR="00FA1DEF">
        <w:rPr>
          <w:i/>
        </w:rPr>
        <w:t>iOS</w:t>
      </w:r>
      <w:proofErr w:type="spellEnd"/>
      <w:r w:rsidR="00FA1DEF">
        <w:rPr>
          <w:i/>
        </w:rPr>
        <w:t xml:space="preserve"> with Unity3D</w:t>
      </w:r>
      <w:r w:rsidR="00FA1DEF">
        <w:t>, CRC Press, Boca Raton 2012, s. 36</w:t>
      </w:r>
      <w:r w:rsidR="00CF3F1B">
        <w:t>.</w:t>
      </w:r>
    </w:p>
    <w:p w:rsidR="001B7F80" w:rsidRPr="00557A12" w:rsidRDefault="001B7F80" w:rsidP="001B7F80">
      <w:pPr>
        <w:tabs>
          <w:tab w:val="left" w:pos="567"/>
        </w:tabs>
        <w:ind w:left="567" w:hanging="567"/>
      </w:pPr>
      <w:r>
        <w:t>[</w:t>
      </w:r>
      <w:bookmarkStart w:id="57" w:name="Lee12"/>
      <w:r w:rsidR="00C500AB">
        <w:fldChar w:fldCharType="begin"/>
      </w:r>
      <w:r w:rsidR="00C500AB">
        <w:instrText xml:space="preserve"> SEQ bib \* MERGEFORMAT </w:instrText>
      </w:r>
      <w:r w:rsidR="00C500AB">
        <w:fldChar w:fldCharType="separate"/>
      </w:r>
      <w:r w:rsidR="00C144FF">
        <w:rPr>
          <w:noProof/>
        </w:rPr>
        <w:t>9</w:t>
      </w:r>
      <w:r w:rsidR="00C500AB">
        <w:rPr>
          <w:noProof/>
        </w:rPr>
        <w:fldChar w:fldCharType="end"/>
      </w:r>
      <w:bookmarkEnd w:id="57"/>
      <w:r>
        <w:t>]</w:t>
      </w:r>
      <w:r>
        <w:tab/>
      </w:r>
      <w:r w:rsidR="00557A12">
        <w:t>H.</w:t>
      </w:r>
      <w:r w:rsidR="00557A12" w:rsidRPr="00557A12">
        <w:t xml:space="preserve"> Lee, E</w:t>
      </w:r>
      <w:r w:rsidR="00557A12">
        <w:t>.</w:t>
      </w:r>
      <w:r w:rsidR="00557A12" w:rsidRPr="00557A12">
        <w:t xml:space="preserve"> </w:t>
      </w:r>
      <w:proofErr w:type="spellStart"/>
      <w:r w:rsidR="00557A12" w:rsidRPr="00557A12">
        <w:t>Chuvyrov</w:t>
      </w:r>
      <w:proofErr w:type="spellEnd"/>
      <w:r w:rsidR="00557A12">
        <w:t>,</w:t>
      </w:r>
      <w:r w:rsidR="00557A12" w:rsidRPr="00557A12">
        <w:t xml:space="preserve"> </w:t>
      </w:r>
      <w:r w:rsidR="00557A12" w:rsidRPr="00557A12">
        <w:rPr>
          <w:i/>
        </w:rPr>
        <w:t>Beginning Windows Phone App Development</w:t>
      </w:r>
      <w:r w:rsidR="00557A12">
        <w:t xml:space="preserve">, </w:t>
      </w:r>
      <w:proofErr w:type="spellStart"/>
      <w:r w:rsidR="00557A12">
        <w:t>Apress</w:t>
      </w:r>
      <w:proofErr w:type="spellEnd"/>
      <w:r w:rsidR="00557A12">
        <w:t>, New York 2012, s. 15</w:t>
      </w:r>
      <w:r w:rsidR="00CF3F1B">
        <w:t>.</w:t>
      </w:r>
    </w:p>
    <w:sectPr w:rsidR="001B7F80" w:rsidRPr="00557A12" w:rsidSect="007D58DF">
      <w:footerReference w:type="default" r:id="rId44"/>
      <w:pgSz w:w="12240" w:h="15840" w:code="1"/>
      <w:pgMar w:top="1138" w:right="1138" w:bottom="1138" w:left="1138" w:header="720" w:footer="720" w:gutter="562"/>
      <w:cols w:space="720"/>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8" w:author="Łukasz Rauch" w:date="2014-08-13T14:24:00Z" w:initials="ŁR">
    <w:p w:rsidR="006413D4" w:rsidRPr="001D2128" w:rsidRDefault="006413D4">
      <w:pPr>
        <w:pStyle w:val="Tekstkomentarza"/>
        <w:rPr>
          <w:lang w:val="pl-PL"/>
        </w:rPr>
      </w:pPr>
      <w:r>
        <w:rPr>
          <w:rStyle w:val="Odwoaniedokomentarza"/>
        </w:rPr>
        <w:annotationRef/>
      </w:r>
      <w:r w:rsidRPr="001D2128">
        <w:rPr>
          <w:lang w:val="pl-PL"/>
        </w:rPr>
        <w:t xml:space="preserve">Czy to jest raport światowy? </w:t>
      </w:r>
      <w:r>
        <w:rPr>
          <w:lang w:val="pl-PL"/>
        </w:rPr>
        <w:t>Czy można podać źródło tych informacji?</w:t>
      </w:r>
    </w:p>
  </w:comment>
  <w:comment w:id="13" w:author="Łukasz Rauch" w:date="2014-08-13T14:24:00Z" w:initials="ŁR">
    <w:p w:rsidR="006413D4" w:rsidRPr="00D810EA" w:rsidRDefault="006413D4">
      <w:pPr>
        <w:pStyle w:val="Tekstkomentarza"/>
        <w:rPr>
          <w:lang w:val="pl-PL"/>
        </w:rPr>
      </w:pPr>
      <w:r>
        <w:rPr>
          <w:rStyle w:val="Odwoaniedokomentarza"/>
        </w:rPr>
        <w:annotationRef/>
      </w:r>
      <w:r w:rsidRPr="00D810EA">
        <w:rPr>
          <w:lang w:val="pl-PL"/>
        </w:rPr>
        <w:t xml:space="preserve">Strasznie krótkie akapity – czy </w:t>
      </w:r>
      <w:r>
        <w:rPr>
          <w:lang w:val="pl-PL"/>
        </w:rPr>
        <w:t xml:space="preserve">nie dałoby się tego wypunktować albo </w:t>
      </w:r>
      <w:proofErr w:type="spellStart"/>
      <w:r>
        <w:rPr>
          <w:lang w:val="pl-PL"/>
        </w:rPr>
        <w:t>zebrac</w:t>
      </w:r>
      <w:proofErr w:type="spellEnd"/>
      <w:r>
        <w:rPr>
          <w:lang w:val="pl-PL"/>
        </w:rPr>
        <w:t xml:space="preserve"> </w:t>
      </w:r>
      <w:proofErr w:type="spellStart"/>
      <w:r>
        <w:rPr>
          <w:lang w:val="pl-PL"/>
        </w:rPr>
        <w:t>jakos</w:t>
      </w:r>
      <w:proofErr w:type="spellEnd"/>
      <w:r>
        <w:rPr>
          <w:lang w:val="pl-PL"/>
        </w:rPr>
        <w:t xml:space="preserve"> w jeden akapit?</w:t>
      </w:r>
    </w:p>
  </w:comment>
  <w:comment w:id="19" w:author="Łukasz Rauch" w:date="2014-08-13T14:24:00Z" w:initials="ŁR">
    <w:p w:rsidR="006413D4" w:rsidRPr="00D810EA" w:rsidRDefault="006413D4">
      <w:pPr>
        <w:pStyle w:val="Tekstkomentarza"/>
        <w:rPr>
          <w:lang w:val="pl-PL"/>
        </w:rPr>
      </w:pPr>
      <w:r>
        <w:rPr>
          <w:rStyle w:val="Odwoaniedokomentarza"/>
        </w:rPr>
        <w:annotationRef/>
      </w:r>
      <w:r w:rsidRPr="00D810EA">
        <w:rPr>
          <w:lang w:val="pl-PL"/>
        </w:rPr>
        <w:t xml:space="preserve">Co to znaczy “spełnić kryterium karty </w:t>
      </w:r>
      <w:proofErr w:type="spellStart"/>
      <w:r w:rsidRPr="00D810EA">
        <w:rPr>
          <w:lang w:val="pl-PL"/>
        </w:rPr>
        <w:t>MasterCard</w:t>
      </w:r>
      <w:proofErr w:type="spellEnd"/>
      <w:r>
        <w:rPr>
          <w:lang w:val="pl-PL"/>
        </w:rPr>
        <w:t>”</w:t>
      </w:r>
      <w:r w:rsidRPr="00D810EA">
        <w:rPr>
          <w:lang w:val="pl-PL"/>
        </w:rPr>
        <w:t>???</w:t>
      </w:r>
      <w:r>
        <w:rPr>
          <w:lang w:val="pl-PL"/>
        </w:rPr>
        <w:t xml:space="preserve"> to chyba nie po polsku</w:t>
      </w:r>
    </w:p>
  </w:comment>
  <w:comment w:id="20" w:author="Łukasz Rauch" w:date="2014-08-13T14:24:00Z" w:initials="ŁR">
    <w:p w:rsidR="006413D4" w:rsidRPr="00021883" w:rsidRDefault="006413D4">
      <w:pPr>
        <w:pStyle w:val="Tekstkomentarza"/>
        <w:rPr>
          <w:lang w:val="pl-PL"/>
        </w:rPr>
      </w:pPr>
      <w:r>
        <w:rPr>
          <w:rStyle w:val="Odwoaniedokomentarza"/>
        </w:rPr>
        <w:annotationRef/>
      </w:r>
      <w:r w:rsidRPr="00021883">
        <w:rPr>
          <w:lang w:val="pl-PL"/>
        </w:rPr>
        <w:t>Akapit jednozdaniowy</w:t>
      </w:r>
    </w:p>
  </w:comment>
  <w:comment w:id="21" w:author="Łukasz Rauch" w:date="2014-08-13T14:24:00Z" w:initials="ŁR">
    <w:p w:rsidR="006413D4" w:rsidRPr="00021883" w:rsidRDefault="006413D4">
      <w:pPr>
        <w:pStyle w:val="Tekstkomentarza"/>
        <w:rPr>
          <w:lang w:val="pl-PL"/>
        </w:rPr>
      </w:pPr>
      <w:r>
        <w:rPr>
          <w:rStyle w:val="Odwoaniedokomentarza"/>
        </w:rPr>
        <w:annotationRef/>
      </w:r>
      <w:r w:rsidRPr="00021883">
        <w:rPr>
          <w:lang w:val="pl-PL"/>
        </w:rPr>
        <w:t>dwuzdaniowy</w:t>
      </w:r>
    </w:p>
  </w:comment>
  <w:comment w:id="22" w:author="Łukasz Rauch" w:date="2014-08-13T14:24:00Z" w:initials="ŁR">
    <w:p w:rsidR="006413D4" w:rsidRPr="00021883" w:rsidRDefault="006413D4">
      <w:pPr>
        <w:pStyle w:val="Tekstkomentarza"/>
        <w:rPr>
          <w:lang w:val="pl-PL"/>
        </w:rPr>
      </w:pPr>
      <w:r>
        <w:rPr>
          <w:rStyle w:val="Odwoaniedokomentarza"/>
        </w:rPr>
        <w:annotationRef/>
      </w:r>
      <w:r w:rsidRPr="00021883">
        <w:rPr>
          <w:lang w:val="pl-PL"/>
        </w:rPr>
        <w:t xml:space="preserve">I następny </w:t>
      </w:r>
      <w:r>
        <w:sym w:font="Wingdings" w:char="F04A"/>
      </w:r>
    </w:p>
  </w:comment>
  <w:comment w:id="24" w:author="Łukasz Rauch" w:date="2014-08-13T14:24:00Z" w:initials="ŁR">
    <w:p w:rsidR="006413D4" w:rsidRPr="00D810EA" w:rsidRDefault="006413D4">
      <w:pPr>
        <w:pStyle w:val="Tekstkomentarza"/>
        <w:rPr>
          <w:lang w:val="pl-PL"/>
        </w:rPr>
      </w:pPr>
      <w:r>
        <w:rPr>
          <w:rStyle w:val="Odwoaniedokomentarza"/>
        </w:rPr>
        <w:annotationRef/>
      </w:r>
      <w:r w:rsidRPr="00D810EA">
        <w:rPr>
          <w:lang w:val="pl-PL"/>
        </w:rPr>
        <w:t xml:space="preserve">Pisałeś </w:t>
      </w:r>
      <w:proofErr w:type="spellStart"/>
      <w:r w:rsidRPr="00D810EA">
        <w:rPr>
          <w:lang w:val="pl-PL"/>
        </w:rPr>
        <w:t>juz</w:t>
      </w:r>
      <w:proofErr w:type="spellEnd"/>
      <w:r w:rsidRPr="00D810EA">
        <w:rPr>
          <w:lang w:val="pl-PL"/>
        </w:rPr>
        <w:t xml:space="preserve"> o tym, powtarzasz się</w:t>
      </w:r>
    </w:p>
  </w:comment>
  <w:comment w:id="25" w:author="Łukasz Rauch" w:date="2014-08-13T14:24:00Z" w:initials="ŁR">
    <w:p w:rsidR="006413D4" w:rsidRPr="00021883" w:rsidRDefault="006413D4">
      <w:pPr>
        <w:pStyle w:val="Tekstkomentarza"/>
        <w:rPr>
          <w:lang w:val="pl-PL"/>
        </w:rPr>
      </w:pPr>
      <w:r>
        <w:rPr>
          <w:rStyle w:val="Odwoaniedokomentarza"/>
        </w:rPr>
        <w:annotationRef/>
      </w:r>
      <w:r w:rsidRPr="00021883">
        <w:rPr>
          <w:lang w:val="pl-PL"/>
        </w:rPr>
        <w:t>styl</w:t>
      </w:r>
    </w:p>
  </w:comment>
  <w:comment w:id="27" w:author="Łukasz Rauch" w:date="2014-08-13T14:24:00Z" w:initials="ŁR">
    <w:p w:rsidR="006413D4" w:rsidRPr="00021883" w:rsidRDefault="006413D4">
      <w:pPr>
        <w:pStyle w:val="Tekstkomentarza"/>
        <w:rPr>
          <w:lang w:val="pl-PL"/>
        </w:rPr>
      </w:pPr>
      <w:r>
        <w:rPr>
          <w:rStyle w:val="Odwoaniedokomentarza"/>
        </w:rPr>
        <w:annotationRef/>
      </w:r>
      <w:proofErr w:type="spellStart"/>
      <w:r w:rsidRPr="00021883">
        <w:rPr>
          <w:lang w:val="pl-PL"/>
        </w:rPr>
        <w:t>przenumerowac</w:t>
      </w:r>
      <w:proofErr w:type="spellEnd"/>
    </w:p>
  </w:comment>
  <w:comment w:id="33" w:author="Łukasz Rauch" w:date="2014-08-13T14:24:00Z" w:initials="ŁR">
    <w:p w:rsidR="006413D4" w:rsidRPr="00EA6CEF" w:rsidRDefault="006413D4">
      <w:pPr>
        <w:pStyle w:val="Tekstkomentarza"/>
        <w:rPr>
          <w:lang w:val="pl-PL"/>
        </w:rPr>
      </w:pPr>
      <w:r>
        <w:rPr>
          <w:rStyle w:val="Odwoaniedokomentarza"/>
        </w:rPr>
        <w:annotationRef/>
      </w:r>
      <w:r w:rsidRPr="00EA6CEF">
        <w:rPr>
          <w:lang w:val="pl-PL"/>
        </w:rPr>
        <w:t xml:space="preserve">powinieneś podawać właściwy </w:t>
      </w:r>
      <w:proofErr w:type="spellStart"/>
      <w:r w:rsidRPr="00EA6CEF">
        <w:rPr>
          <w:lang w:val="pl-PL"/>
        </w:rPr>
        <w:t>url</w:t>
      </w:r>
      <w:proofErr w:type="spellEnd"/>
      <w:r w:rsidRPr="00EA6CEF">
        <w:rPr>
          <w:lang w:val="pl-PL"/>
        </w:rPr>
        <w:t xml:space="preserve"> a nie krótki</w:t>
      </w:r>
    </w:p>
  </w:comment>
  <w:comment w:id="34" w:author="Łukasz Rauch" w:date="2014-08-13T14:24:00Z" w:initials="ŁR">
    <w:p w:rsidR="006413D4" w:rsidRPr="00EA6CEF" w:rsidRDefault="006413D4">
      <w:pPr>
        <w:pStyle w:val="Tekstkomentarza"/>
        <w:rPr>
          <w:lang w:val="pl-PL"/>
        </w:rPr>
      </w:pPr>
      <w:r>
        <w:rPr>
          <w:rStyle w:val="Odwoaniedokomentarza"/>
        </w:rPr>
        <w:annotationRef/>
      </w:r>
      <w:r w:rsidRPr="00EA6CEF">
        <w:rPr>
          <w:lang w:val="pl-PL"/>
        </w:rPr>
        <w:t xml:space="preserve">jakie sceny – piszesz coś wcześniej o </w:t>
      </w:r>
      <w:proofErr w:type="gramStart"/>
      <w:r w:rsidRPr="00EA6CEF">
        <w:rPr>
          <w:lang w:val="pl-PL"/>
        </w:rPr>
        <w:t>nich</w:t>
      </w:r>
      <w:proofErr w:type="gramEnd"/>
    </w:p>
  </w:comment>
  <w:comment w:id="37" w:author="Łukasz Rauch" w:date="2014-08-13T14:24:00Z" w:initials="ŁR">
    <w:p w:rsidR="006413D4" w:rsidRPr="00021883" w:rsidRDefault="006413D4">
      <w:pPr>
        <w:pStyle w:val="Tekstkomentarza"/>
        <w:rPr>
          <w:lang w:val="pl-PL"/>
        </w:rPr>
      </w:pPr>
      <w:r>
        <w:rPr>
          <w:rStyle w:val="Odwoaniedokomentarza"/>
        </w:rPr>
        <w:annotationRef/>
      </w:r>
      <w:r w:rsidRPr="00021883">
        <w:rPr>
          <w:lang w:val="pl-PL"/>
        </w:rPr>
        <w:t>zmienić na rysunek</w:t>
      </w:r>
    </w:p>
  </w:comment>
  <w:comment w:id="41" w:author="Łukasz Rauch" w:date="2014-08-14T07:49:00Z" w:initials="ŁR">
    <w:p w:rsidR="006413D4" w:rsidRPr="009C6DA7" w:rsidRDefault="006413D4">
      <w:pPr>
        <w:pStyle w:val="Tekstkomentarza"/>
        <w:rPr>
          <w:lang w:val="pl-PL"/>
        </w:rPr>
      </w:pPr>
      <w:r>
        <w:rPr>
          <w:rStyle w:val="Odwoaniedokomentarza"/>
        </w:rPr>
        <w:annotationRef/>
      </w:r>
      <w:r w:rsidRPr="009C6DA7">
        <w:rPr>
          <w:lang w:val="pl-PL"/>
        </w:rPr>
        <w:t xml:space="preserve">Czemu </w:t>
      </w:r>
      <w:r>
        <w:rPr>
          <w:lang w:val="pl-PL"/>
        </w:rPr>
        <w:t xml:space="preserve">te klasy są w </w:t>
      </w:r>
      <w:proofErr w:type="spellStart"/>
      <w:r>
        <w:rPr>
          <w:lang w:val="pl-PL"/>
        </w:rPr>
        <w:t>c</w:t>
      </w:r>
      <w:r w:rsidRPr="009C6DA7">
        <w:rPr>
          <w:lang w:val="pl-PL"/>
        </w:rPr>
        <w:t>udzysłowiu</w:t>
      </w:r>
      <w:proofErr w:type="spellEnd"/>
      <w:r w:rsidRPr="009C6DA7">
        <w:rPr>
          <w:lang w:val="pl-PL"/>
        </w:rPr>
        <w:t>????</w:t>
      </w:r>
      <w:r>
        <w:rPr>
          <w:lang w:val="pl-PL"/>
        </w:rPr>
        <w:t xml:space="preserve"> Jeśli nie </w:t>
      </w:r>
      <w:proofErr w:type="spellStart"/>
      <w:r>
        <w:rPr>
          <w:lang w:val="pl-PL"/>
        </w:rPr>
        <w:t>cudzyslow</w:t>
      </w:r>
      <w:proofErr w:type="spellEnd"/>
      <w:r>
        <w:rPr>
          <w:lang w:val="pl-PL"/>
        </w:rPr>
        <w:t xml:space="preserve"> to kursywa</w:t>
      </w:r>
    </w:p>
  </w:comment>
  <w:comment w:id="48" w:author="Łukasz Rauch" w:date="2014-08-13T14:24:00Z" w:initials="ŁR">
    <w:p w:rsidR="006413D4" w:rsidRPr="00021883" w:rsidRDefault="006413D4">
      <w:pPr>
        <w:pStyle w:val="Tekstkomentarza"/>
        <w:rPr>
          <w:lang w:val="pl-PL"/>
        </w:rPr>
      </w:pPr>
      <w:r>
        <w:rPr>
          <w:rStyle w:val="Odwoaniedokomentarza"/>
        </w:rPr>
        <w:annotationRef/>
      </w:r>
      <w:r w:rsidRPr="00021883">
        <w:rPr>
          <w:lang w:val="pl-PL"/>
        </w:rPr>
        <w:t>Czy ta literatura jest gdzieś cytowana?</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62AC2" w:rsidRDefault="00162AC2" w:rsidP="00070CD8">
      <w:r>
        <w:separator/>
      </w:r>
    </w:p>
  </w:endnote>
  <w:endnote w:type="continuationSeparator" w:id="0">
    <w:p w:rsidR="00162AC2" w:rsidRDefault="00162AC2" w:rsidP="00070C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imbus Roman No9 L">
    <w:altName w:val="Times New Roman"/>
    <w:charset w:val="00"/>
    <w:family w:val="roman"/>
    <w:pitch w:val="variable"/>
  </w:font>
  <w:font w:name="FreeSans">
    <w:altName w:val="MS Mincho"/>
    <w:charset w:val="80"/>
    <w:family w:val="auto"/>
    <w:pitch w:val="variable"/>
  </w:font>
  <w:font w:name="Calibri">
    <w:panose1 w:val="020F0502020204030204"/>
    <w:charset w:val="EE"/>
    <w:family w:val="swiss"/>
    <w:pitch w:val="variable"/>
    <w:sig w:usb0="E10002FF" w:usb1="4000ACFF" w:usb2="00000009" w:usb3="00000000" w:csb0="0000019F" w:csb1="00000000"/>
  </w:font>
  <w:font w:name="DejaVu Sans">
    <w:altName w:val="Arial"/>
    <w:panose1 w:val="020B0603030804020204"/>
    <w:charset w:val="EE"/>
    <w:family w:val="swiss"/>
    <w:pitch w:val="variable"/>
    <w:sig w:usb0="E7000EFF" w:usb1="5200FDFF" w:usb2="0A042021" w:usb3="00000000" w:csb0="000001B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Nimbus Sans L">
    <w:altName w:val="Arial Unicode MS"/>
    <w:charset w:val="80"/>
    <w:family w:val="swiss"/>
    <w:pitch w:val="variable"/>
  </w:font>
  <w:font w:name="OpenSymbol">
    <w:panose1 w:val="05010000000000000000"/>
    <w:charset w:val="00"/>
    <w:family w:val="auto"/>
    <w:pitch w:val="variable"/>
    <w:sig w:usb0="800000AF" w:usb1="1001ECEA" w:usb2="00000000" w:usb3="00000000" w:csb0="00000001" w:csb1="00000000"/>
  </w:font>
  <w:font w:name="Mangal">
    <w:panose1 w:val="02040503050203030202"/>
    <w:charset w:val="00"/>
    <w:family w:val="roman"/>
    <w:pitch w:val="variable"/>
    <w:sig w:usb0="00008003" w:usb1="00000000" w:usb2="00000000" w:usb3="00000000" w:csb0="00000001" w:csb1="00000000"/>
  </w:font>
  <w:font w:name="DejaVu Sans Mono">
    <w:panose1 w:val="020B0609030804020204"/>
    <w:charset w:val="EE"/>
    <w:family w:val="modern"/>
    <w:pitch w:val="fixed"/>
    <w:sig w:usb0="E60022FF" w:usb1="D000F1FB" w:usb2="00000028"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0778064"/>
      <w:docPartObj>
        <w:docPartGallery w:val="Page Numbers (Bottom of Page)"/>
        <w:docPartUnique/>
      </w:docPartObj>
    </w:sdtPr>
    <w:sdtEndPr>
      <w:rPr>
        <w:noProof/>
      </w:rPr>
    </w:sdtEndPr>
    <w:sdtContent>
      <w:p w:rsidR="006413D4" w:rsidRDefault="006413D4">
        <w:pPr>
          <w:pStyle w:val="Stopka"/>
          <w:jc w:val="center"/>
        </w:pPr>
        <w:r>
          <w:fldChar w:fldCharType="begin"/>
        </w:r>
        <w:r>
          <w:instrText xml:space="preserve"> PAGE   \* MERGEFORMAT </w:instrText>
        </w:r>
        <w:r>
          <w:fldChar w:fldCharType="separate"/>
        </w:r>
        <w:r w:rsidR="006F787D">
          <w:rPr>
            <w:noProof/>
          </w:rPr>
          <w:t>2</w:t>
        </w:r>
        <w:r>
          <w:rPr>
            <w:noProof/>
          </w:rPr>
          <w:fldChar w:fldCharType="end"/>
        </w:r>
      </w:p>
    </w:sdtContent>
  </w:sdt>
  <w:p w:rsidR="006413D4" w:rsidRDefault="006413D4"/>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62AC2" w:rsidRDefault="00162AC2" w:rsidP="00070CD8">
      <w:r>
        <w:separator/>
      </w:r>
    </w:p>
  </w:footnote>
  <w:footnote w:type="continuationSeparator" w:id="0">
    <w:p w:rsidR="00162AC2" w:rsidRDefault="00162AC2" w:rsidP="00070CD8">
      <w:r>
        <w:continuationSeparator/>
      </w:r>
    </w:p>
  </w:footnote>
  <w:footnote w:id="1">
    <w:p w:rsidR="006413D4" w:rsidRPr="006D15B3" w:rsidRDefault="006413D4" w:rsidP="007571EB">
      <w:pPr>
        <w:pStyle w:val="Tekstprzypisudolnego"/>
      </w:pPr>
      <w:r>
        <w:rPr>
          <w:rStyle w:val="Odwoanieprzypisudolnego"/>
        </w:rPr>
        <w:footnoteRef/>
      </w:r>
      <w:r>
        <w:t xml:space="preserve"> </w:t>
      </w:r>
      <w:r w:rsidRPr="006D15B3">
        <w:rPr>
          <w:i/>
        </w:rPr>
        <w:t>Learn Unity</w:t>
      </w:r>
      <w:r>
        <w:t xml:space="preserve">, Unity Technologies, </w:t>
      </w:r>
      <w:r w:rsidRPr="006D15B3">
        <w:t>http://unity3d.com/learn/documentation</w:t>
      </w:r>
      <w:r>
        <w:t xml:space="preserve">, </w:t>
      </w:r>
      <w:proofErr w:type="spellStart"/>
      <w:r>
        <w:t>dostęp</w:t>
      </w:r>
      <w:proofErr w:type="spellEnd"/>
      <w:r>
        <w:t xml:space="preserve"> 28.07.2014</w:t>
      </w:r>
    </w:p>
  </w:footnote>
  <w:footnote w:id="2">
    <w:p w:rsidR="006413D4" w:rsidRPr="006D15B3" w:rsidRDefault="006413D4" w:rsidP="007571EB">
      <w:pPr>
        <w:pStyle w:val="Tekstprzypisudolnego"/>
      </w:pPr>
      <w:r>
        <w:rPr>
          <w:rStyle w:val="Odwoanieprzypisudolnego"/>
        </w:rPr>
        <w:footnoteRef/>
      </w:r>
      <w:r>
        <w:t xml:space="preserve"> J. </w:t>
      </w:r>
      <w:proofErr w:type="spellStart"/>
      <w:r>
        <w:t>Brodkin</w:t>
      </w:r>
      <w:proofErr w:type="spellEnd"/>
      <w:r>
        <w:t xml:space="preserve">, </w:t>
      </w:r>
      <w:r w:rsidRPr="006D15B3">
        <w:rPr>
          <w:i/>
        </w:rPr>
        <w:t>How Unity3D Became a Game-Development Beast</w:t>
      </w:r>
      <w:r>
        <w:rPr>
          <w:i/>
        </w:rPr>
        <w:t>,</w:t>
      </w:r>
      <w:r>
        <w:t xml:space="preserve"> Dice,</w:t>
      </w:r>
      <w:r>
        <w:rPr>
          <w:i/>
        </w:rPr>
        <w:t xml:space="preserve"> </w:t>
      </w:r>
      <w:r w:rsidRPr="00686216">
        <w:t xml:space="preserve"> </w:t>
      </w:r>
      <w:r w:rsidRPr="00316AFA">
        <w:t>http://news.dice.com/2013/06/03/how-unity3d-become-a-game-development-beast/</w:t>
      </w:r>
      <w:r>
        <w:rPr>
          <w:i/>
        </w:rPr>
        <w:t xml:space="preserve">, </w:t>
      </w:r>
      <w:proofErr w:type="spellStart"/>
      <w:r w:rsidRPr="006413D4">
        <w:t>dostęp</w:t>
      </w:r>
      <w:proofErr w:type="spellEnd"/>
      <w:r w:rsidRPr="006413D4">
        <w:t xml:space="preserve"> 28.07.2014</w:t>
      </w:r>
    </w:p>
  </w:footnote>
  <w:footnote w:id="3">
    <w:p w:rsidR="006413D4" w:rsidRPr="00F323F0" w:rsidRDefault="006413D4" w:rsidP="007571EB">
      <w:pPr>
        <w:pStyle w:val="Tekstprzypisudolnego"/>
      </w:pPr>
      <w:r>
        <w:rPr>
          <w:rStyle w:val="Odwoanieprzypisudolnego"/>
        </w:rPr>
        <w:footnoteRef/>
      </w:r>
      <w:r w:rsidRPr="00F323F0">
        <w:t xml:space="preserve"> </w:t>
      </w:r>
      <w:r w:rsidRPr="00F323F0">
        <w:rPr>
          <w:i/>
        </w:rPr>
        <w:t>Graphics for beginners</w:t>
      </w:r>
      <w:r>
        <w:t>, Unity Technologies,</w:t>
      </w:r>
      <w:r w:rsidRPr="00F323F0">
        <w:t xml:space="preserve"> </w:t>
      </w:r>
      <w:r w:rsidRPr="009137DD">
        <w:t>http://unity3d.com/learn/tutorials/modules/beginner/graphics</w:t>
      </w:r>
      <w:r>
        <w:t xml:space="preserve">, </w:t>
      </w:r>
      <w:proofErr w:type="spellStart"/>
      <w:r>
        <w:t>dostęp</w:t>
      </w:r>
      <w:proofErr w:type="spellEnd"/>
      <w:r>
        <w:t xml:space="preserve"> 28.07.2014</w:t>
      </w:r>
    </w:p>
  </w:footnote>
  <w:footnote w:id="4">
    <w:p w:rsidR="006413D4" w:rsidRPr="00060241" w:rsidRDefault="006413D4" w:rsidP="007571EB">
      <w:pPr>
        <w:pStyle w:val="Tekstprzypisudolnego"/>
      </w:pPr>
      <w:r>
        <w:rPr>
          <w:rStyle w:val="Odwoanieprzypisudolnego"/>
        </w:rPr>
        <w:footnoteRef/>
      </w:r>
      <w:r>
        <w:t xml:space="preserve"> </w:t>
      </w:r>
      <w:r w:rsidRPr="00060241">
        <w:rPr>
          <w:i/>
        </w:rPr>
        <w:t>Effortlessly unleash your game on the world’s hottest platforms</w:t>
      </w:r>
      <w:r>
        <w:t xml:space="preserve">, Unity Technologies, </w:t>
      </w:r>
      <w:r w:rsidRPr="00060241">
        <w:t>http://unity3d.com/unity/multiplatform</w:t>
      </w:r>
      <w:r>
        <w:t xml:space="preserve">, </w:t>
      </w:r>
      <w:proofErr w:type="spellStart"/>
      <w:r>
        <w:t>dostęp</w:t>
      </w:r>
      <w:proofErr w:type="spellEnd"/>
      <w:r>
        <w:t xml:space="preserve"> 28.07.2014</w:t>
      </w:r>
    </w:p>
  </w:footnote>
  <w:footnote w:id="5">
    <w:p w:rsidR="006413D4" w:rsidRPr="004421A0" w:rsidRDefault="006413D4" w:rsidP="007571EB">
      <w:pPr>
        <w:pStyle w:val="Tekstprzypisudolnego"/>
        <w:rPr>
          <w:lang w:val="pl-PL"/>
        </w:rPr>
      </w:pPr>
      <w:r>
        <w:rPr>
          <w:rStyle w:val="Odwoanieprzypisudolnego"/>
        </w:rPr>
        <w:footnoteRef/>
      </w:r>
      <w:r w:rsidRPr="004421A0">
        <w:rPr>
          <w:lang w:val="pl-PL"/>
        </w:rPr>
        <w:t xml:space="preserve"> Str</w:t>
      </w:r>
      <w:r>
        <w:rPr>
          <w:lang w:val="pl-PL"/>
        </w:rPr>
        <w:t>ona internetowa:</w:t>
      </w:r>
      <w:r w:rsidRPr="004421A0">
        <w:rPr>
          <w:lang w:val="pl-PL"/>
        </w:rPr>
        <w:t xml:space="preserve"> http</w:t>
      </w:r>
      <w:proofErr w:type="gramStart"/>
      <w:r w:rsidRPr="004421A0">
        <w:rPr>
          <w:lang w:val="pl-PL"/>
        </w:rPr>
        <w:t>://uploads</w:t>
      </w:r>
      <w:proofErr w:type="gramEnd"/>
      <w:r w:rsidRPr="004421A0">
        <w:rPr>
          <w:lang w:val="pl-PL"/>
        </w:rPr>
        <w:t>.gamedev5.net/gallery/album_371/gallery_25962_371_41468.png</w:t>
      </w:r>
      <w:r>
        <w:rPr>
          <w:lang w:val="pl-PL"/>
        </w:rPr>
        <w:t>, dostęp 29.07.2014.</w:t>
      </w:r>
    </w:p>
  </w:footnote>
  <w:footnote w:id="6">
    <w:p w:rsidR="006413D4" w:rsidRPr="001A358F" w:rsidRDefault="006413D4" w:rsidP="007571EB">
      <w:pPr>
        <w:pStyle w:val="Tekstprzypisudolnego"/>
      </w:pPr>
      <w:r>
        <w:rPr>
          <w:rStyle w:val="Odwoanieprzypisudolnego"/>
        </w:rPr>
        <w:footnoteRef/>
      </w:r>
      <w:r>
        <w:t xml:space="preserve"> </w:t>
      </w:r>
      <w:r w:rsidRPr="001A358F">
        <w:rPr>
          <w:i/>
        </w:rPr>
        <w:t>We let you focus on making your game successful</w:t>
      </w:r>
      <w:r>
        <w:t xml:space="preserve">, </w:t>
      </w:r>
      <w:proofErr w:type="spellStart"/>
      <w:r>
        <w:t>Marmelade</w:t>
      </w:r>
      <w:proofErr w:type="spellEnd"/>
      <w:r>
        <w:t xml:space="preserve"> Technologies Ltd.</w:t>
      </w:r>
      <w:proofErr w:type="gramStart"/>
      <w:r>
        <w:t xml:space="preserve">,  </w:t>
      </w:r>
      <w:r w:rsidRPr="007A63CE">
        <w:t>https</w:t>
      </w:r>
      <w:proofErr w:type="gramEnd"/>
      <w:r w:rsidRPr="007A63CE">
        <w:t>://www.madewithmarmalade.com/products/we-let-you-focus-on-making-your-game-successful</w:t>
      </w:r>
      <w:r>
        <w:t xml:space="preserve">, </w:t>
      </w:r>
      <w:proofErr w:type="spellStart"/>
      <w:r>
        <w:t>dostęp</w:t>
      </w:r>
      <w:proofErr w:type="spellEnd"/>
      <w:r>
        <w:t xml:space="preserve"> 28.07.2014.</w:t>
      </w:r>
    </w:p>
  </w:footnote>
  <w:footnote w:id="7">
    <w:p w:rsidR="006413D4" w:rsidRPr="007A63CE" w:rsidRDefault="006413D4" w:rsidP="007571EB">
      <w:pPr>
        <w:pStyle w:val="Tekstprzypisudolnego"/>
      </w:pPr>
      <w:r>
        <w:rPr>
          <w:rStyle w:val="Odwoanieprzypisudolnego"/>
        </w:rPr>
        <w:footnoteRef/>
      </w:r>
      <w:r>
        <w:t xml:space="preserve"> </w:t>
      </w:r>
      <w:r w:rsidRPr="007A63CE">
        <w:rPr>
          <w:i/>
        </w:rPr>
        <w:t>Supported Platforms</w:t>
      </w:r>
      <w:r>
        <w:t xml:space="preserve">, </w:t>
      </w:r>
      <w:proofErr w:type="spellStart"/>
      <w:r>
        <w:t>Marmelade</w:t>
      </w:r>
      <w:proofErr w:type="spellEnd"/>
      <w:r>
        <w:t xml:space="preserve"> Technologies Ltd., </w:t>
      </w:r>
      <w:r w:rsidRPr="007A63CE">
        <w:t>https://www.madewithmarmalade.com/marmalade/supported-platforms</w:t>
      </w:r>
      <w:r>
        <w:t xml:space="preserve">, </w:t>
      </w:r>
      <w:proofErr w:type="spellStart"/>
      <w:r>
        <w:t>dostęp</w:t>
      </w:r>
      <w:proofErr w:type="spellEnd"/>
      <w:r>
        <w:t xml:space="preserve"> 29.07.2014.</w:t>
      </w:r>
    </w:p>
  </w:footnote>
  <w:footnote w:id="8">
    <w:p w:rsidR="006413D4" w:rsidRPr="00A42101" w:rsidRDefault="006413D4" w:rsidP="007571EB">
      <w:pPr>
        <w:pStyle w:val="Tekstprzypisudolnego"/>
      </w:pPr>
      <w:r>
        <w:rPr>
          <w:rStyle w:val="Odwoanieprzypisudolnego"/>
        </w:rPr>
        <w:footnoteRef/>
      </w:r>
      <w:r>
        <w:t xml:space="preserve"> </w:t>
      </w:r>
      <w:r w:rsidRPr="00A42101">
        <w:rPr>
          <w:i/>
        </w:rPr>
        <w:t xml:space="preserve">How </w:t>
      </w:r>
      <w:proofErr w:type="spellStart"/>
      <w:r w:rsidRPr="00A42101">
        <w:rPr>
          <w:i/>
        </w:rPr>
        <w:t>Marmelade</w:t>
      </w:r>
      <w:proofErr w:type="spellEnd"/>
      <w:r w:rsidRPr="00A42101">
        <w:rPr>
          <w:i/>
        </w:rPr>
        <w:t xml:space="preserve"> works</w:t>
      </w:r>
      <w:r>
        <w:t xml:space="preserve">, </w:t>
      </w:r>
      <w:proofErr w:type="spellStart"/>
      <w:r>
        <w:t>Marmelade</w:t>
      </w:r>
      <w:proofErr w:type="spellEnd"/>
      <w:r>
        <w:t xml:space="preserve"> Technologies Ltd., </w:t>
      </w:r>
      <w:r w:rsidRPr="00A42101">
        <w:t>https://www.madewithmarmalade.com/marmalade/how-marmalade-works</w:t>
      </w:r>
      <w:r>
        <w:t xml:space="preserve">, </w:t>
      </w:r>
      <w:proofErr w:type="spellStart"/>
      <w:r>
        <w:t>dostęp</w:t>
      </w:r>
      <w:proofErr w:type="spellEnd"/>
      <w:r>
        <w:t xml:space="preserve"> 29.07.2014.</w:t>
      </w:r>
    </w:p>
  </w:footnote>
  <w:footnote w:id="9">
    <w:p w:rsidR="006413D4" w:rsidRPr="007509D0" w:rsidRDefault="006413D4" w:rsidP="007571EB">
      <w:pPr>
        <w:pStyle w:val="Tekstprzypisudolnego"/>
        <w:rPr>
          <w:lang w:val="pl-PL"/>
        </w:rPr>
      </w:pPr>
      <w:r>
        <w:rPr>
          <w:rStyle w:val="Odwoanieprzypisudolnego"/>
        </w:rPr>
        <w:footnoteRef/>
      </w:r>
      <w:r w:rsidRPr="007509D0">
        <w:rPr>
          <w:lang w:val="pl-PL"/>
        </w:rPr>
        <w:t xml:space="preserve"> Strona </w:t>
      </w:r>
      <w:r>
        <w:rPr>
          <w:lang w:val="pl-PL"/>
        </w:rPr>
        <w:t xml:space="preserve">internetowa: </w:t>
      </w:r>
      <w:r w:rsidRPr="007509D0">
        <w:rPr>
          <w:lang w:val="pl-PL"/>
        </w:rPr>
        <w:t>http</w:t>
      </w:r>
      <w:proofErr w:type="gramStart"/>
      <w:r w:rsidRPr="007509D0">
        <w:rPr>
          <w:lang w:val="pl-PL"/>
        </w:rPr>
        <w:t>://twolofbees</w:t>
      </w:r>
      <w:proofErr w:type="gramEnd"/>
      <w:r w:rsidRPr="007509D0">
        <w:rPr>
          <w:lang w:val="pl-PL"/>
        </w:rPr>
        <w:t>.com/uploads/temp/dance/jmonkey_test1.jpg</w:t>
      </w:r>
      <w:r>
        <w:rPr>
          <w:lang w:val="pl-PL"/>
        </w:rPr>
        <w:t>, dostęp 29.07.2014.</w:t>
      </w:r>
    </w:p>
  </w:footnote>
  <w:footnote w:id="10">
    <w:p w:rsidR="006413D4" w:rsidRPr="004421A0" w:rsidRDefault="006413D4" w:rsidP="007571EB">
      <w:pPr>
        <w:pStyle w:val="Tekstprzypisudolnego"/>
      </w:pPr>
      <w:r>
        <w:rPr>
          <w:rStyle w:val="Odwoanieprzypisudolnego"/>
        </w:rPr>
        <w:footnoteRef/>
      </w:r>
      <w:r w:rsidRPr="004421A0">
        <w:t xml:space="preserve"> </w:t>
      </w:r>
      <w:r w:rsidRPr="004421A0">
        <w:rPr>
          <w:i/>
        </w:rPr>
        <w:t>Winter 2007 Demo Day At Georgia Tech</w:t>
      </w:r>
      <w:r w:rsidRPr="004421A0">
        <w:t>,</w:t>
      </w:r>
      <w:r>
        <w:t xml:space="preserve"> </w:t>
      </w:r>
      <w:proofErr w:type="spellStart"/>
      <w:r>
        <w:t>GayGamer</w:t>
      </w:r>
      <w:proofErr w:type="spellEnd"/>
      <w:proofErr w:type="gramStart"/>
      <w:r>
        <w:t xml:space="preserve">,  </w:t>
      </w:r>
      <w:r w:rsidRPr="004421A0">
        <w:t>http</w:t>
      </w:r>
      <w:proofErr w:type="gramEnd"/>
      <w:r w:rsidRPr="004421A0">
        <w:t>://gaygamer.net/2007/12/winter_2007_demo_day_at_georgi.html</w:t>
      </w:r>
      <w:r>
        <w:t xml:space="preserve">, </w:t>
      </w:r>
      <w:proofErr w:type="spellStart"/>
      <w:r>
        <w:t>dostęp</w:t>
      </w:r>
      <w:proofErr w:type="spellEnd"/>
      <w:r>
        <w:t xml:space="preserve"> 28.07.2014.</w:t>
      </w:r>
    </w:p>
  </w:footnote>
  <w:footnote w:id="11">
    <w:p w:rsidR="006413D4" w:rsidRPr="004B22A7" w:rsidRDefault="006413D4" w:rsidP="007571EB">
      <w:pPr>
        <w:pStyle w:val="Tekstprzypisudolnego"/>
        <w:rPr>
          <w:lang w:val="pl-PL"/>
        </w:rPr>
      </w:pPr>
      <w:r>
        <w:rPr>
          <w:rStyle w:val="Odwoanieprzypisudolnego"/>
        </w:rPr>
        <w:footnoteRef/>
      </w:r>
      <w:r w:rsidRPr="004B22A7">
        <w:rPr>
          <w:lang w:val="pl-PL"/>
        </w:rPr>
        <w:t xml:space="preserve"> </w:t>
      </w:r>
      <w:proofErr w:type="spellStart"/>
      <w:r w:rsidRPr="004B22A7">
        <w:rPr>
          <w:i/>
          <w:lang w:val="pl-PL"/>
        </w:rPr>
        <w:t>jMonkey</w:t>
      </w:r>
      <w:proofErr w:type="spellEnd"/>
      <w:r w:rsidRPr="004B22A7">
        <w:rPr>
          <w:i/>
          <w:lang w:val="pl-PL"/>
        </w:rPr>
        <w:t xml:space="preserve"> Hub</w:t>
      </w:r>
      <w:r w:rsidRPr="004B22A7">
        <w:rPr>
          <w:lang w:val="pl-PL"/>
        </w:rPr>
        <w:t>, http</w:t>
      </w:r>
      <w:proofErr w:type="gramStart"/>
      <w:r w:rsidRPr="004B22A7">
        <w:rPr>
          <w:lang w:val="pl-PL"/>
        </w:rPr>
        <w:t>://hub</w:t>
      </w:r>
      <w:proofErr w:type="gramEnd"/>
      <w:r w:rsidRPr="004B22A7">
        <w:rPr>
          <w:lang w:val="pl-PL"/>
        </w:rPr>
        <w:t>.jmonkeyengine.org/wiki/doku.php/, dostę</w:t>
      </w:r>
      <w:r>
        <w:rPr>
          <w:lang w:val="pl-PL"/>
        </w:rPr>
        <w:t>p 29.07.2014.</w:t>
      </w:r>
    </w:p>
  </w:footnote>
  <w:footnote w:id="12">
    <w:p w:rsidR="006413D4" w:rsidRPr="00E9723F" w:rsidRDefault="006413D4" w:rsidP="007571EB">
      <w:pPr>
        <w:pStyle w:val="Tekstprzypisudolnego"/>
      </w:pPr>
      <w:r>
        <w:rPr>
          <w:rStyle w:val="Odwoanieprzypisudolnego"/>
        </w:rPr>
        <w:footnoteRef/>
      </w:r>
      <w:r>
        <w:t xml:space="preserve"> </w:t>
      </w:r>
      <w:r w:rsidRPr="00E9723F">
        <w:rPr>
          <w:i/>
        </w:rPr>
        <w:t>Bullet Physics</w:t>
      </w:r>
      <w:r w:rsidRPr="00E9723F">
        <w:t>, http://bulletphysics.org,</w:t>
      </w:r>
      <w:r>
        <w:t xml:space="preserve"> </w:t>
      </w:r>
      <w:proofErr w:type="spellStart"/>
      <w:r>
        <w:t>dostęp</w:t>
      </w:r>
      <w:proofErr w:type="spellEnd"/>
      <w:r>
        <w:t xml:space="preserve"> 29.07.2014.</w:t>
      </w:r>
    </w:p>
  </w:footnote>
  <w:footnote w:id="13">
    <w:p w:rsidR="006413D4" w:rsidRPr="0091690A" w:rsidRDefault="006413D4">
      <w:pPr>
        <w:pStyle w:val="Tekstprzypisudolnego"/>
      </w:pPr>
      <w:r>
        <w:rPr>
          <w:rStyle w:val="Odwoanieprzypisudolnego"/>
        </w:rPr>
        <w:footnoteRef/>
      </w:r>
      <w:r>
        <w:t xml:space="preserve"> D.</w:t>
      </w:r>
      <w:r w:rsidRPr="00AD551B">
        <w:t xml:space="preserve"> </w:t>
      </w:r>
      <w:proofErr w:type="spellStart"/>
      <w:r w:rsidRPr="00AD551B">
        <w:t>D'Orazio</w:t>
      </w:r>
      <w:proofErr w:type="spellEnd"/>
      <w:r>
        <w:t xml:space="preserve">, </w:t>
      </w:r>
      <w:r w:rsidRPr="00AD551B">
        <w:rPr>
          <w:i/>
        </w:rPr>
        <w:t>Google reveals Android Wear, an operating system for smartwatches</w:t>
      </w:r>
      <w:r>
        <w:rPr>
          <w:i/>
        </w:rPr>
        <w:t>,</w:t>
      </w:r>
      <w:r w:rsidRPr="00E7433F">
        <w:t xml:space="preserve"> [w:]</w:t>
      </w:r>
      <w:r w:rsidRPr="0091690A">
        <w:t xml:space="preserve"> The Verge.</w:t>
      </w:r>
      <w:r>
        <w:t xml:space="preserve"> </w:t>
      </w:r>
      <w:r w:rsidRPr="00AD1717">
        <w:t>http://www.theverge.com/2014/3/18/5522226/google-reveals-android-wear-an-operating-system-designed-for/in/5286837</w:t>
      </w:r>
      <w:r>
        <w:t>,</w:t>
      </w:r>
      <w:r w:rsidRPr="0091690A">
        <w:t xml:space="preserve"> </w:t>
      </w:r>
      <w:proofErr w:type="spellStart"/>
      <w:r>
        <w:t>dostęp</w:t>
      </w:r>
      <w:proofErr w:type="spellEnd"/>
      <w:r>
        <w:t xml:space="preserve"> 12.07.2014.</w:t>
      </w:r>
    </w:p>
  </w:footnote>
  <w:footnote w:id="14">
    <w:p w:rsidR="006413D4" w:rsidRPr="00FE5AA8" w:rsidRDefault="006413D4">
      <w:pPr>
        <w:pStyle w:val="Tekstprzypisudolnego"/>
      </w:pPr>
      <w:r>
        <w:rPr>
          <w:rStyle w:val="Odwoanieprzypisudolnego"/>
        </w:rPr>
        <w:footnoteRef/>
      </w:r>
      <w:r>
        <w:t xml:space="preserve"> P.</w:t>
      </w:r>
      <w:r w:rsidRPr="00FE5AA8">
        <w:t xml:space="preserve"> Elmer-DeWitt</w:t>
      </w:r>
      <w:r>
        <w:t xml:space="preserve">, </w:t>
      </w:r>
      <w:r w:rsidRPr="00FE5AA8">
        <w:rPr>
          <w:i/>
        </w:rPr>
        <w:t>Don't mistake Apple's market share for its installed base</w:t>
      </w:r>
      <w:r>
        <w:rPr>
          <w:i/>
        </w:rPr>
        <w:t>,</w:t>
      </w:r>
      <w:r w:rsidRPr="00E7433F">
        <w:t xml:space="preserve"> [w:]</w:t>
      </w:r>
      <w:r>
        <w:rPr>
          <w:i/>
        </w:rPr>
        <w:t xml:space="preserve"> </w:t>
      </w:r>
      <w:r w:rsidRPr="00E7433F">
        <w:t>Fortun</w:t>
      </w:r>
      <w:r>
        <w:t xml:space="preserve">e, </w:t>
      </w:r>
      <w:r w:rsidRPr="00AD1717">
        <w:t>http://fortune.com/2014/01/10/dont-mistake-apples-market-share-for-its-installed-base/</w:t>
      </w:r>
      <w:r>
        <w:t>,</w:t>
      </w:r>
      <w:r w:rsidRPr="00AD1717">
        <w:t xml:space="preserve"> </w:t>
      </w:r>
      <w:proofErr w:type="spellStart"/>
      <w:r>
        <w:t>d</w:t>
      </w:r>
      <w:r w:rsidRPr="00E7433F">
        <w:t>ostęp</w:t>
      </w:r>
      <w:proofErr w:type="spellEnd"/>
      <w:r w:rsidRPr="00E7433F">
        <w:t xml:space="preserve"> 12.07.2014</w:t>
      </w:r>
    </w:p>
  </w:footnote>
  <w:footnote w:id="15">
    <w:p w:rsidR="006413D4" w:rsidRPr="00BE7040" w:rsidRDefault="006413D4">
      <w:pPr>
        <w:pStyle w:val="Tekstprzypisudolnego"/>
      </w:pPr>
      <w:r>
        <w:rPr>
          <w:rStyle w:val="Odwoanieprzypisudolnego"/>
        </w:rPr>
        <w:footnoteRef/>
      </w:r>
      <w:r>
        <w:t xml:space="preserve"> H. Victor, </w:t>
      </w:r>
      <w:r w:rsidRPr="00BE7040">
        <w:rPr>
          <w:i/>
        </w:rPr>
        <w:t>Android's Google Play beats App Store with over 1 million apps, now officially largest</w:t>
      </w:r>
      <w:r>
        <w:rPr>
          <w:i/>
        </w:rPr>
        <w:t>,</w:t>
      </w:r>
      <w:r>
        <w:t xml:space="preserve"> [w:] PhoneArena.com, </w:t>
      </w:r>
      <w:r w:rsidRPr="00C009DC">
        <w:t>http://www.phonearena.com/news/Androids-Google-Play-beats-App-Store-with-over-1-million-apps-now-officially-largest_id45680</w:t>
      </w:r>
      <w:r>
        <w:t xml:space="preserve">, </w:t>
      </w:r>
      <w:proofErr w:type="spellStart"/>
      <w:r>
        <w:t>dostęp</w:t>
      </w:r>
      <w:proofErr w:type="spellEnd"/>
      <w:r>
        <w:t xml:space="preserve"> 12.07.2014.</w:t>
      </w:r>
    </w:p>
  </w:footnote>
  <w:footnote w:id="16">
    <w:p w:rsidR="006413D4" w:rsidRPr="00BF6646" w:rsidRDefault="006413D4">
      <w:pPr>
        <w:pStyle w:val="Tekstprzypisudolnego"/>
      </w:pPr>
      <w:r>
        <w:rPr>
          <w:rStyle w:val="Odwoanieprzypisudolnego"/>
        </w:rPr>
        <w:footnoteRef/>
      </w:r>
      <w:r>
        <w:t xml:space="preserve"> </w:t>
      </w:r>
      <w:r w:rsidRPr="00BF6646">
        <w:t>J</w:t>
      </w:r>
      <w:r>
        <w:t>.</w:t>
      </w:r>
      <w:r w:rsidRPr="00BF6646">
        <w:t xml:space="preserve"> Kahn</w:t>
      </w:r>
      <w:r>
        <w:t xml:space="preserve">, </w:t>
      </w:r>
      <w:r w:rsidRPr="00BF6646">
        <w:rPr>
          <w:i/>
        </w:rPr>
        <w:t>Google shows off new version of Android, announce</w:t>
      </w:r>
      <w:r>
        <w:rPr>
          <w:i/>
        </w:rPr>
        <w:t>s 1 billion active monthly users,</w:t>
      </w:r>
      <w:r>
        <w:t xml:space="preserve"> [w:] </w:t>
      </w:r>
      <w:proofErr w:type="spellStart"/>
      <w:r>
        <w:t>Techspot</w:t>
      </w:r>
      <w:proofErr w:type="spellEnd"/>
      <w:r>
        <w:t xml:space="preserve">, </w:t>
      </w:r>
      <w:r w:rsidRPr="00D947E0">
        <w:t>http://www.techspot.com/news/57228-google-shows-off-new-version-of-android-announces-1-billion-active-monthly-users.html</w:t>
      </w:r>
      <w:r>
        <w:t xml:space="preserve">, </w:t>
      </w:r>
      <w:proofErr w:type="spellStart"/>
      <w:r>
        <w:t>dostęp</w:t>
      </w:r>
      <w:proofErr w:type="spellEnd"/>
      <w:r>
        <w:t xml:space="preserve"> 12.07.2014.</w:t>
      </w:r>
    </w:p>
  </w:footnote>
  <w:footnote w:id="17">
    <w:p w:rsidR="006413D4" w:rsidRPr="002B5C9B" w:rsidRDefault="006413D4">
      <w:pPr>
        <w:pStyle w:val="Tekstprzypisudolnego"/>
      </w:pPr>
      <w:r>
        <w:rPr>
          <w:rStyle w:val="Odwoanieprzypisudolnego"/>
        </w:rPr>
        <w:footnoteRef/>
      </w:r>
      <w:r>
        <w:t xml:space="preserve"> </w:t>
      </w:r>
      <w:r w:rsidRPr="002B5C9B">
        <w:rPr>
          <w:i/>
        </w:rPr>
        <w:t xml:space="preserve">Industry Leaders Announce </w:t>
      </w:r>
      <w:r>
        <w:rPr>
          <w:i/>
        </w:rPr>
        <w:t xml:space="preserve">Open Platform for Mobile Device, </w:t>
      </w:r>
      <w:r w:rsidRPr="002B5C9B">
        <w:t>Open Handset Allianc</w:t>
      </w:r>
      <w:r>
        <w:t>e,</w:t>
      </w:r>
      <w:r w:rsidRPr="002B5C9B">
        <w:t xml:space="preserve"> </w:t>
      </w:r>
      <w:r w:rsidRPr="002D3F06">
        <w:t>http://www.openhandsetalliance.com/press_110507.html</w:t>
      </w:r>
      <w:r>
        <w:t xml:space="preserve">, </w:t>
      </w:r>
      <w:proofErr w:type="spellStart"/>
      <w:r>
        <w:t>dostęp</w:t>
      </w:r>
      <w:proofErr w:type="spellEnd"/>
      <w:r>
        <w:t xml:space="preserve"> 12.07.2014.</w:t>
      </w:r>
    </w:p>
  </w:footnote>
  <w:footnote w:id="18">
    <w:p w:rsidR="006413D4" w:rsidRPr="00A4302C" w:rsidRDefault="006413D4">
      <w:pPr>
        <w:pStyle w:val="Tekstprzypisudolnego"/>
      </w:pPr>
      <w:r>
        <w:rPr>
          <w:rStyle w:val="Odwoanieprzypisudolnego"/>
        </w:rPr>
        <w:footnoteRef/>
      </w:r>
      <w:r>
        <w:t xml:space="preserve"> </w:t>
      </w:r>
      <w:proofErr w:type="spellStart"/>
      <w:r w:rsidRPr="00A4302C">
        <w:rPr>
          <w:i/>
        </w:rPr>
        <w:t>Codelines</w:t>
      </w:r>
      <w:proofErr w:type="spellEnd"/>
      <w:r w:rsidRPr="00A4302C">
        <w:rPr>
          <w:i/>
        </w:rPr>
        <w:t>, Branches, and Releases</w:t>
      </w:r>
      <w:r>
        <w:t xml:space="preserve">, Android.com, </w:t>
      </w:r>
      <w:r w:rsidRPr="00A4302C">
        <w:t>http://source.android.com/source/code-lines.html</w:t>
      </w:r>
      <w:r>
        <w:t xml:space="preserve">, </w:t>
      </w:r>
      <w:proofErr w:type="spellStart"/>
      <w:r>
        <w:t>dostęp</w:t>
      </w:r>
      <w:proofErr w:type="spellEnd"/>
      <w:r>
        <w:t xml:space="preserve"> 12.07.2014</w:t>
      </w:r>
    </w:p>
  </w:footnote>
  <w:footnote w:id="19">
    <w:p w:rsidR="006413D4" w:rsidRPr="00302817" w:rsidRDefault="006413D4">
      <w:pPr>
        <w:pStyle w:val="Tekstprzypisudolnego"/>
      </w:pPr>
      <w:r>
        <w:rPr>
          <w:rStyle w:val="Odwoanieprzypisudolnego"/>
        </w:rPr>
        <w:footnoteRef/>
      </w:r>
      <w:r>
        <w:t xml:space="preserve"> </w:t>
      </w:r>
      <w:r w:rsidRPr="004E4202">
        <w:t>A</w:t>
      </w:r>
      <w:r>
        <w:t>.</w:t>
      </w:r>
      <w:r w:rsidRPr="004E4202">
        <w:t xml:space="preserve"> Cunningham</w:t>
      </w:r>
      <w:r>
        <w:t xml:space="preserve">, </w:t>
      </w:r>
      <w:r w:rsidRPr="004E4202">
        <w:rPr>
          <w:i/>
        </w:rPr>
        <w:t>What happened</w:t>
      </w:r>
      <w:r>
        <w:rPr>
          <w:i/>
        </w:rPr>
        <w:t xml:space="preserve"> to the Android Update Alliance, </w:t>
      </w:r>
      <w:r>
        <w:t xml:space="preserve">[w:] </w:t>
      </w:r>
      <w:proofErr w:type="spellStart"/>
      <w:r>
        <w:t>ArsTechnica</w:t>
      </w:r>
      <w:proofErr w:type="spellEnd"/>
      <w:r>
        <w:t xml:space="preserve">, </w:t>
      </w:r>
      <w:r w:rsidRPr="00E12EF7">
        <w:t>http://arstechnica.com/gadgets/2012/06/what-happened-to-the-android-update-alliance/</w:t>
      </w:r>
      <w:r>
        <w:t xml:space="preserve">, </w:t>
      </w:r>
      <w:proofErr w:type="spellStart"/>
      <w:r>
        <w:t>dostęp</w:t>
      </w:r>
      <w:proofErr w:type="spellEnd"/>
      <w:r>
        <w:t xml:space="preserve"> 12.07.2014.</w:t>
      </w:r>
    </w:p>
  </w:footnote>
  <w:footnote w:id="20">
    <w:p w:rsidR="006413D4" w:rsidRPr="00AD74AA" w:rsidRDefault="006413D4">
      <w:pPr>
        <w:pStyle w:val="Tekstprzypisudolnego"/>
      </w:pPr>
      <w:r>
        <w:rPr>
          <w:rStyle w:val="Odwoanieprzypisudolnego"/>
        </w:rPr>
        <w:footnoteRef/>
      </w:r>
      <w:r>
        <w:t xml:space="preserve"> R. </w:t>
      </w:r>
      <w:proofErr w:type="spellStart"/>
      <w:r>
        <w:t>Amadeo</w:t>
      </w:r>
      <w:proofErr w:type="spellEnd"/>
      <w:r>
        <w:t xml:space="preserve">, </w:t>
      </w:r>
      <w:r w:rsidRPr="00AD74AA">
        <w:rPr>
          <w:i/>
        </w:rPr>
        <w:t>Balky carriers and slow OEMs step asi</w:t>
      </w:r>
      <w:r>
        <w:rPr>
          <w:i/>
        </w:rPr>
        <w:t xml:space="preserve">de: Google is defragging Android, </w:t>
      </w:r>
      <w:r w:rsidRPr="00A85CE5">
        <w:t xml:space="preserve">[w:] </w:t>
      </w:r>
      <w:proofErr w:type="spellStart"/>
      <w:r w:rsidRPr="00A85CE5">
        <w:t>ArsTechnica</w:t>
      </w:r>
      <w:proofErr w:type="spellEnd"/>
      <w:r>
        <w:t xml:space="preserve">, </w:t>
      </w:r>
      <w:r w:rsidRPr="006A28A6">
        <w:t>http://arstechnica.com/gadgets/2013/09/balky-carriers-and-slow-oems-step-aside-google-is-defragging-android/</w:t>
      </w:r>
      <w:r>
        <w:t xml:space="preserve">, </w:t>
      </w:r>
      <w:proofErr w:type="spellStart"/>
      <w:r>
        <w:t>dostęp</w:t>
      </w:r>
      <w:proofErr w:type="spellEnd"/>
      <w:r>
        <w:t xml:space="preserve"> 12.07.2014.</w:t>
      </w:r>
    </w:p>
  </w:footnote>
  <w:footnote w:id="21">
    <w:p w:rsidR="006413D4" w:rsidRPr="003B0B9B" w:rsidRDefault="006413D4">
      <w:pPr>
        <w:pStyle w:val="Tekstprzypisudolnego"/>
      </w:pPr>
      <w:r>
        <w:rPr>
          <w:rStyle w:val="Odwoanieprzypisudolnego"/>
        </w:rPr>
        <w:footnoteRef/>
      </w:r>
      <w:r>
        <w:t xml:space="preserve"> </w:t>
      </w:r>
      <w:proofErr w:type="gramStart"/>
      <w:r w:rsidRPr="003B0B9B">
        <w:rPr>
          <w:i/>
        </w:rPr>
        <w:t>Android Anatomy and Physiology</w:t>
      </w:r>
      <w:r>
        <w:rPr>
          <w:i/>
        </w:rPr>
        <w:t xml:space="preserve">, </w:t>
      </w:r>
      <w:r>
        <w:t xml:space="preserve">Google I/O, </w:t>
      </w:r>
      <w:r w:rsidRPr="003B0B9B">
        <w:t>http://androidteam.googlecode.com/files/Anatomy-Physiology-of-an-Android.pdf</w:t>
      </w:r>
      <w:r>
        <w:t xml:space="preserve">, </w:t>
      </w:r>
      <w:proofErr w:type="spellStart"/>
      <w:r>
        <w:t>dostęp</w:t>
      </w:r>
      <w:proofErr w:type="spellEnd"/>
      <w:r>
        <w:t xml:space="preserve"> 16.07.2014.</w:t>
      </w:r>
      <w:proofErr w:type="gramEnd"/>
    </w:p>
  </w:footnote>
  <w:footnote w:id="22">
    <w:p w:rsidR="006413D4" w:rsidRPr="00687D5D" w:rsidRDefault="006413D4">
      <w:pPr>
        <w:pStyle w:val="Tekstprzypisudolnego"/>
      </w:pPr>
      <w:r>
        <w:rPr>
          <w:rStyle w:val="Odwoanieprzypisudolnego"/>
        </w:rPr>
        <w:footnoteRef/>
      </w:r>
      <w:r>
        <w:t xml:space="preserve"> S.</w:t>
      </w:r>
      <w:r w:rsidRPr="00687D5D">
        <w:t xml:space="preserve"> </w:t>
      </w:r>
      <w:proofErr w:type="spellStart"/>
      <w:r w:rsidRPr="00687D5D">
        <w:t>Delap</w:t>
      </w:r>
      <w:proofErr w:type="spellEnd"/>
      <w:r>
        <w:t xml:space="preserve">, </w:t>
      </w:r>
      <w:r w:rsidRPr="00687D5D">
        <w:rPr>
          <w:i/>
        </w:rPr>
        <w:t>Google's Android SDK Bypasses Java ME in Favor</w:t>
      </w:r>
      <w:r>
        <w:rPr>
          <w:i/>
        </w:rPr>
        <w:t xml:space="preserve"> of Java Lite and Apache Harmony,</w:t>
      </w:r>
      <w:r w:rsidRPr="00BD1DBD">
        <w:t xml:space="preserve"> [w:]</w:t>
      </w:r>
      <w:r>
        <w:t xml:space="preserve"> </w:t>
      </w:r>
      <w:proofErr w:type="spellStart"/>
      <w:r>
        <w:t>InfoQ</w:t>
      </w:r>
      <w:proofErr w:type="spellEnd"/>
      <w:r>
        <w:t xml:space="preserve">, </w:t>
      </w:r>
      <w:r w:rsidRPr="00687D5D">
        <w:t>http://www.infoq.com/news/2007/11/android-java</w:t>
      </w:r>
      <w:r>
        <w:t xml:space="preserve">, </w:t>
      </w:r>
      <w:proofErr w:type="spellStart"/>
      <w:r>
        <w:t>dostęp</w:t>
      </w:r>
      <w:proofErr w:type="spellEnd"/>
      <w:r>
        <w:t xml:space="preserve"> 16.07.2014.</w:t>
      </w:r>
    </w:p>
  </w:footnote>
  <w:footnote w:id="23">
    <w:p w:rsidR="006413D4" w:rsidRPr="00576D0D" w:rsidRDefault="006413D4">
      <w:pPr>
        <w:pStyle w:val="Tekstprzypisudolnego"/>
      </w:pPr>
      <w:r>
        <w:rPr>
          <w:rStyle w:val="Odwoanieprzypisudolnego"/>
        </w:rPr>
        <w:footnoteRef/>
      </w:r>
      <w:r>
        <w:t xml:space="preserve"> E.</w:t>
      </w:r>
      <w:r w:rsidRPr="00576D0D">
        <w:t xml:space="preserve"> </w:t>
      </w:r>
      <w:proofErr w:type="spellStart"/>
      <w:r w:rsidRPr="00576D0D">
        <w:t>Burnette</w:t>
      </w:r>
      <w:proofErr w:type="spellEnd"/>
      <w:r>
        <w:t xml:space="preserve">, </w:t>
      </w:r>
      <w:r w:rsidRPr="00576D0D">
        <w:rPr>
          <w:i/>
        </w:rPr>
        <w:t>Patrick Brady dissects Android</w:t>
      </w:r>
      <w:r>
        <w:rPr>
          <w:i/>
        </w:rPr>
        <w:t>,</w:t>
      </w:r>
      <w:r w:rsidRPr="00BD1DBD">
        <w:t xml:space="preserve"> [w:] </w:t>
      </w:r>
      <w:r>
        <w:t xml:space="preserve">ZDNet, </w:t>
      </w:r>
      <w:r w:rsidRPr="00576D0D">
        <w:t>http://www.zdnet.com/blog/burnette/patrick-brady-dissects-android/584</w:t>
      </w:r>
      <w:r>
        <w:t xml:space="preserve">, </w:t>
      </w:r>
      <w:proofErr w:type="spellStart"/>
      <w:r>
        <w:t>dostęp</w:t>
      </w:r>
      <w:proofErr w:type="spellEnd"/>
      <w:r>
        <w:t xml:space="preserve"> 16.07.2014.</w:t>
      </w:r>
    </w:p>
  </w:footnote>
  <w:footnote w:id="24">
    <w:p w:rsidR="006413D4" w:rsidRPr="00FC02EE" w:rsidRDefault="006413D4">
      <w:pPr>
        <w:pStyle w:val="Tekstprzypisudolnego"/>
        <w:rPr>
          <w:lang w:val="pl-PL"/>
        </w:rPr>
      </w:pPr>
      <w:r>
        <w:rPr>
          <w:rStyle w:val="Odwoanieprzypisudolnego"/>
        </w:rPr>
        <w:footnoteRef/>
      </w:r>
      <w:r w:rsidRPr="00FC02EE">
        <w:rPr>
          <w:lang w:val="pl-PL"/>
        </w:rPr>
        <w:t xml:space="preserve"> </w:t>
      </w:r>
      <w:r>
        <w:rPr>
          <w:lang w:val="pl-PL"/>
        </w:rPr>
        <w:t xml:space="preserve">Strona internetowa: </w:t>
      </w:r>
      <w:r w:rsidRPr="00FC02EE">
        <w:rPr>
          <w:lang w:val="pl-PL"/>
        </w:rPr>
        <w:t>http</w:t>
      </w:r>
      <w:proofErr w:type="gramStart"/>
      <w:r w:rsidRPr="00FC02EE">
        <w:rPr>
          <w:lang w:val="pl-PL"/>
        </w:rPr>
        <w:t>://developer</w:t>
      </w:r>
      <w:proofErr w:type="gramEnd"/>
      <w:r w:rsidRPr="00FC02EE">
        <w:rPr>
          <w:lang w:val="pl-PL"/>
        </w:rPr>
        <w:t>.android.com/sdk/index.html</w:t>
      </w:r>
      <w:r>
        <w:rPr>
          <w:lang w:val="pl-PL"/>
        </w:rPr>
        <w:t>, dostęp 18.07.2014.</w:t>
      </w:r>
    </w:p>
  </w:footnote>
  <w:footnote w:id="25">
    <w:p w:rsidR="006413D4" w:rsidRPr="004D173E" w:rsidRDefault="006413D4">
      <w:pPr>
        <w:pStyle w:val="Tekstprzypisudolnego"/>
      </w:pPr>
      <w:r>
        <w:rPr>
          <w:rStyle w:val="Odwoanieprzypisudolnego"/>
        </w:rPr>
        <w:footnoteRef/>
      </w:r>
      <w:r>
        <w:t xml:space="preserve"> S. Perez, </w:t>
      </w:r>
      <w:r w:rsidRPr="004D173E">
        <w:rPr>
          <w:i/>
        </w:rPr>
        <w:t xml:space="preserve">iTunes App Store Now Has 1.2 Million Apps, Has Seen 75 Billion Downloads </w:t>
      </w:r>
      <w:proofErr w:type="gramStart"/>
      <w:r w:rsidRPr="004D173E">
        <w:rPr>
          <w:i/>
        </w:rPr>
        <w:t>To</w:t>
      </w:r>
      <w:proofErr w:type="gramEnd"/>
      <w:r w:rsidRPr="004D173E">
        <w:rPr>
          <w:i/>
        </w:rPr>
        <w:t xml:space="preserve"> Date</w:t>
      </w:r>
      <w:r>
        <w:rPr>
          <w:i/>
        </w:rPr>
        <w:t xml:space="preserve">, </w:t>
      </w:r>
      <w:r>
        <w:t>[w:]</w:t>
      </w:r>
      <w:r>
        <w:rPr>
          <w:i/>
        </w:rPr>
        <w:t xml:space="preserve"> </w:t>
      </w:r>
      <w:proofErr w:type="spellStart"/>
      <w:r w:rsidRPr="001F782D">
        <w:t>TechCrunch</w:t>
      </w:r>
      <w:proofErr w:type="spellEnd"/>
      <w:r w:rsidRPr="001F782D">
        <w:t xml:space="preserve">, http://techcrunch.com/2014/06/02/itunes-app-store-now-has-1-2-million-apps-has-seen-75-billion-downloads-to-date/, </w:t>
      </w:r>
      <w:proofErr w:type="spellStart"/>
      <w:r w:rsidRPr="001F782D">
        <w:t>dostęp</w:t>
      </w:r>
      <w:proofErr w:type="spellEnd"/>
      <w:r w:rsidRPr="001F782D">
        <w:t xml:space="preserve"> 18.07.2014</w:t>
      </w:r>
      <w:r>
        <w:t>.</w:t>
      </w:r>
    </w:p>
  </w:footnote>
  <w:footnote w:id="26">
    <w:p w:rsidR="006413D4" w:rsidRPr="008B62CB" w:rsidRDefault="006413D4">
      <w:pPr>
        <w:pStyle w:val="Tekstprzypisudolnego"/>
      </w:pPr>
      <w:r>
        <w:rPr>
          <w:rStyle w:val="Odwoanieprzypisudolnego"/>
        </w:rPr>
        <w:footnoteRef/>
      </w:r>
      <w:r>
        <w:t xml:space="preserve"> H.</w:t>
      </w:r>
      <w:r w:rsidRPr="008B62CB">
        <w:t xml:space="preserve"> Kelly</w:t>
      </w:r>
      <w:r>
        <w:t xml:space="preserve">, </w:t>
      </w:r>
      <w:r w:rsidRPr="008B62CB">
        <w:rPr>
          <w:i/>
        </w:rPr>
        <w:t>Apple releases iOS 7 update for iPads and iPhones</w:t>
      </w:r>
      <w:r>
        <w:rPr>
          <w:i/>
        </w:rPr>
        <w:t xml:space="preserve">, </w:t>
      </w:r>
      <w:r>
        <w:t xml:space="preserve">CNN, </w:t>
      </w:r>
      <w:r w:rsidRPr="008B62CB">
        <w:t>http://edition.cnn.com/2014/03/10/tech/mobile/ios-7-update/</w:t>
      </w:r>
      <w:r>
        <w:t xml:space="preserve">, </w:t>
      </w:r>
      <w:proofErr w:type="spellStart"/>
      <w:r>
        <w:t>dostęp</w:t>
      </w:r>
      <w:proofErr w:type="spellEnd"/>
      <w:r>
        <w:t xml:space="preserve"> 18.07.2014.</w:t>
      </w:r>
    </w:p>
  </w:footnote>
  <w:footnote w:id="27">
    <w:p w:rsidR="006413D4" w:rsidRPr="00B40B6D" w:rsidRDefault="006413D4">
      <w:pPr>
        <w:pStyle w:val="Tekstprzypisudolnego"/>
      </w:pPr>
      <w:r>
        <w:rPr>
          <w:rStyle w:val="Odwoanieprzypisudolnego"/>
        </w:rPr>
        <w:footnoteRef/>
      </w:r>
      <w:r>
        <w:t xml:space="preserve"> A. Leather, </w:t>
      </w:r>
      <w:r w:rsidRPr="00B06002">
        <w:rPr>
          <w:i/>
        </w:rPr>
        <w:t xml:space="preserve">How </w:t>
      </w:r>
      <w:proofErr w:type="gramStart"/>
      <w:r w:rsidRPr="00B06002">
        <w:rPr>
          <w:i/>
        </w:rPr>
        <w:t>To</w:t>
      </w:r>
      <w:proofErr w:type="gramEnd"/>
      <w:r w:rsidRPr="00B06002">
        <w:rPr>
          <w:i/>
        </w:rPr>
        <w:t xml:space="preserve"> Jailbreak Your iOS 7 iPhone Or </w:t>
      </w:r>
      <w:proofErr w:type="spellStart"/>
      <w:r w:rsidRPr="00B06002">
        <w:rPr>
          <w:i/>
        </w:rPr>
        <w:t>iPad</w:t>
      </w:r>
      <w:proofErr w:type="spellEnd"/>
      <w:r>
        <w:rPr>
          <w:i/>
        </w:rPr>
        <w:t xml:space="preserve">, </w:t>
      </w:r>
      <w:r>
        <w:t>[w:]</w:t>
      </w:r>
      <w:r>
        <w:rPr>
          <w:i/>
        </w:rPr>
        <w:t xml:space="preserve"> </w:t>
      </w:r>
      <w:r>
        <w:t xml:space="preserve">Forbes, </w:t>
      </w:r>
      <w:r w:rsidRPr="001F782D">
        <w:t>http://www.forbes.com/sites/antonyleather/2013/12/27/how-to-jailbreak-your-ios-7-iphone-or-ipad/</w:t>
      </w:r>
      <w:r>
        <w:t xml:space="preserve">, </w:t>
      </w:r>
      <w:proofErr w:type="spellStart"/>
      <w:r>
        <w:t>dostęp</w:t>
      </w:r>
      <w:proofErr w:type="spellEnd"/>
      <w:r>
        <w:t xml:space="preserve"> 19.07.2014.</w:t>
      </w:r>
    </w:p>
  </w:footnote>
  <w:footnote w:id="28">
    <w:p w:rsidR="006413D4" w:rsidRPr="001457B8" w:rsidRDefault="006413D4">
      <w:pPr>
        <w:pStyle w:val="Tekstprzypisudolnego"/>
      </w:pPr>
      <w:r>
        <w:rPr>
          <w:rStyle w:val="Odwoanieprzypisudolnego"/>
        </w:rPr>
        <w:footnoteRef/>
      </w:r>
      <w:r>
        <w:t xml:space="preserve"> </w:t>
      </w:r>
      <w:r w:rsidRPr="001457B8">
        <w:rPr>
          <w:i/>
        </w:rPr>
        <w:t xml:space="preserve">OpenGL ES Programming Guide for </w:t>
      </w:r>
      <w:proofErr w:type="spellStart"/>
      <w:r w:rsidRPr="001457B8">
        <w:rPr>
          <w:i/>
        </w:rPr>
        <w:t>iOS</w:t>
      </w:r>
      <w:proofErr w:type="spellEnd"/>
      <w:r>
        <w:t xml:space="preserve">, </w:t>
      </w:r>
      <w:r w:rsidRPr="006E30A1">
        <w:t>https://developer.apple.com/library/ios/documentation/3ddrawing/conceptual/opengles_programmingguide/introduction/introduction.html</w:t>
      </w:r>
      <w:r>
        <w:t xml:space="preserve">, </w:t>
      </w:r>
      <w:proofErr w:type="spellStart"/>
      <w:r>
        <w:t>dostęp</w:t>
      </w:r>
      <w:proofErr w:type="spellEnd"/>
      <w:r>
        <w:t xml:space="preserve"> 20.07.2014.</w:t>
      </w:r>
    </w:p>
  </w:footnote>
  <w:footnote w:id="29">
    <w:p w:rsidR="006413D4" w:rsidRPr="0049265C" w:rsidRDefault="006413D4">
      <w:pPr>
        <w:pStyle w:val="Tekstprzypisudolnego"/>
      </w:pPr>
      <w:r>
        <w:rPr>
          <w:rStyle w:val="Odwoanieprzypisudolnego"/>
        </w:rPr>
        <w:footnoteRef/>
      </w:r>
      <w:r w:rsidRPr="0049265C">
        <w:t xml:space="preserve"> </w:t>
      </w:r>
      <w:r w:rsidRPr="0049265C">
        <w:rPr>
          <w:i/>
        </w:rPr>
        <w:t>Which Developer Program is for you</w:t>
      </w:r>
      <w:proofErr w:type="gramStart"/>
      <w:r w:rsidRPr="0049265C">
        <w:rPr>
          <w:i/>
        </w:rPr>
        <w:t>?,</w:t>
      </w:r>
      <w:proofErr w:type="gramEnd"/>
      <w:r>
        <w:t xml:space="preserve"> Apple Inc., </w:t>
      </w:r>
      <w:r w:rsidRPr="0049265C">
        <w:t xml:space="preserve">https://developer.apple.com/programs/which-program/, </w:t>
      </w:r>
      <w:proofErr w:type="spellStart"/>
      <w:r w:rsidRPr="0049265C">
        <w:t>dostęp</w:t>
      </w:r>
      <w:proofErr w:type="spellEnd"/>
      <w:r w:rsidRPr="0049265C">
        <w:t xml:space="preserve"> 21.07.2014</w:t>
      </w:r>
      <w:r>
        <w:t>.</w:t>
      </w:r>
    </w:p>
  </w:footnote>
  <w:footnote w:id="30">
    <w:p w:rsidR="006413D4" w:rsidRPr="00850289" w:rsidRDefault="006413D4">
      <w:pPr>
        <w:pStyle w:val="Tekstprzypisudolnego"/>
      </w:pPr>
      <w:r>
        <w:rPr>
          <w:rStyle w:val="Odwoanieprzypisudolnego"/>
        </w:rPr>
        <w:footnoteRef/>
      </w:r>
      <w:r>
        <w:t xml:space="preserve"> </w:t>
      </w:r>
      <w:proofErr w:type="gramStart"/>
      <w:r w:rsidRPr="00850289">
        <w:rPr>
          <w:i/>
        </w:rPr>
        <w:t>iOS</w:t>
      </w:r>
      <w:proofErr w:type="gramEnd"/>
      <w:r w:rsidRPr="00850289">
        <w:rPr>
          <w:i/>
        </w:rPr>
        <w:t xml:space="preserve"> Developer Program</w:t>
      </w:r>
      <w:r>
        <w:t xml:space="preserve">, Apple Inc., </w:t>
      </w:r>
      <w:r w:rsidRPr="00850289">
        <w:t>https://developer.apple.com/programs/ios/distribute.html</w:t>
      </w:r>
      <w:r>
        <w:t xml:space="preserve">, </w:t>
      </w:r>
      <w:proofErr w:type="spellStart"/>
      <w:r>
        <w:t>dostęp</w:t>
      </w:r>
      <w:proofErr w:type="spellEnd"/>
      <w:r>
        <w:t xml:space="preserve"> 21.07.2014.</w:t>
      </w:r>
    </w:p>
  </w:footnote>
  <w:footnote w:id="31">
    <w:p w:rsidR="006413D4" w:rsidRPr="009C25E1" w:rsidRDefault="006413D4">
      <w:pPr>
        <w:pStyle w:val="Tekstprzypisudolnego"/>
      </w:pPr>
      <w:r>
        <w:rPr>
          <w:rStyle w:val="Odwoanieprzypisudolnego"/>
        </w:rPr>
        <w:footnoteRef/>
      </w:r>
      <w:r>
        <w:t xml:space="preserve"> </w:t>
      </w:r>
      <w:r w:rsidRPr="009C25E1">
        <w:rPr>
          <w:i/>
        </w:rPr>
        <w:t>SOFTWARE LICENSE AGREEMENT FOR OS X</w:t>
      </w:r>
      <w:r>
        <w:t>, Apple Inc.</w:t>
      </w:r>
      <w:proofErr w:type="gramStart"/>
      <w:r>
        <w:t xml:space="preserve">,  </w:t>
      </w:r>
      <w:r w:rsidRPr="009C25E1">
        <w:t>http</w:t>
      </w:r>
      <w:proofErr w:type="gramEnd"/>
      <w:r w:rsidRPr="009C25E1">
        <w:t>://images.apple.com/legal/sla/docs/OSXServer30.pdf</w:t>
      </w:r>
      <w:r>
        <w:t xml:space="preserve">, </w:t>
      </w:r>
      <w:proofErr w:type="spellStart"/>
      <w:r>
        <w:t>dostęp</w:t>
      </w:r>
      <w:proofErr w:type="spellEnd"/>
      <w:r>
        <w:t xml:space="preserve"> 23.07.2014.</w:t>
      </w:r>
    </w:p>
  </w:footnote>
  <w:footnote w:id="32">
    <w:p w:rsidR="006413D4" w:rsidRPr="00B33736" w:rsidRDefault="006413D4">
      <w:pPr>
        <w:pStyle w:val="Tekstprzypisudolnego"/>
        <w:rPr>
          <w:lang w:val="pl-PL"/>
        </w:rPr>
      </w:pPr>
      <w:r>
        <w:rPr>
          <w:rStyle w:val="Odwoanieprzypisudolnego"/>
        </w:rPr>
        <w:footnoteRef/>
      </w:r>
      <w:r w:rsidRPr="00B33736">
        <w:rPr>
          <w:lang w:val="pl-PL"/>
        </w:rPr>
        <w:t xml:space="preserve"> </w:t>
      </w:r>
      <w:r>
        <w:rPr>
          <w:lang w:val="pl-PL"/>
        </w:rPr>
        <w:t xml:space="preserve">Strona internetowa: </w:t>
      </w:r>
      <w:r w:rsidRPr="002F7437">
        <w:rPr>
          <w:lang w:val="pl-PL"/>
        </w:rPr>
        <w:t>http</w:t>
      </w:r>
      <w:proofErr w:type="gramStart"/>
      <w:r w:rsidRPr="002F7437">
        <w:rPr>
          <w:lang w:val="pl-PL"/>
        </w:rPr>
        <w:t>://www</w:t>
      </w:r>
      <w:proofErr w:type="gramEnd"/>
      <w:r w:rsidRPr="002F7437">
        <w:rPr>
          <w:lang w:val="pl-PL"/>
        </w:rPr>
        <w:t>.pmbaty.com/iosbuildenv/</w:t>
      </w:r>
      <w:r>
        <w:rPr>
          <w:lang w:val="pl-PL"/>
        </w:rPr>
        <w:t>, dostęp 24.07.2014.</w:t>
      </w:r>
    </w:p>
  </w:footnote>
  <w:footnote w:id="33">
    <w:p w:rsidR="006413D4" w:rsidRPr="00263D6E" w:rsidRDefault="006413D4">
      <w:pPr>
        <w:pStyle w:val="Tekstprzypisudolnego"/>
      </w:pPr>
      <w:r>
        <w:rPr>
          <w:rStyle w:val="Odwoanieprzypisudolnego"/>
        </w:rPr>
        <w:footnoteRef/>
      </w:r>
      <w:r>
        <w:t xml:space="preserve"> </w:t>
      </w:r>
      <w:r w:rsidRPr="00263D6E">
        <w:rPr>
          <w:i/>
        </w:rPr>
        <w:t>Default passwords,</w:t>
      </w:r>
      <w:r w:rsidRPr="00263D6E">
        <w:t xml:space="preserve"> </w:t>
      </w:r>
      <w:proofErr w:type="spellStart"/>
      <w:r w:rsidRPr="00263D6E">
        <w:t>Cydia</w:t>
      </w:r>
      <w:proofErr w:type="spellEnd"/>
      <w:r w:rsidRPr="00263D6E">
        <w:t>, http://cydia.saurik.com/password.html</w:t>
      </w:r>
      <w:r>
        <w:t xml:space="preserve">, </w:t>
      </w:r>
      <w:proofErr w:type="spellStart"/>
      <w:r>
        <w:t>dostęp</w:t>
      </w:r>
      <w:proofErr w:type="spellEnd"/>
      <w:r>
        <w:t xml:space="preserve"> 23.07.2014.</w:t>
      </w:r>
    </w:p>
  </w:footnote>
  <w:footnote w:id="34">
    <w:p w:rsidR="006413D4" w:rsidRPr="0098646C" w:rsidRDefault="006413D4">
      <w:pPr>
        <w:pStyle w:val="Tekstprzypisudolnego"/>
      </w:pPr>
      <w:r>
        <w:rPr>
          <w:rStyle w:val="Odwoanieprzypisudolnego"/>
        </w:rPr>
        <w:footnoteRef/>
      </w:r>
      <w:r>
        <w:t xml:space="preserve"> </w:t>
      </w:r>
      <w:r w:rsidRPr="0098646C">
        <w:rPr>
          <w:i/>
        </w:rPr>
        <w:t xml:space="preserve">How to Auto Install a DEB File Using </w:t>
      </w:r>
      <w:proofErr w:type="spellStart"/>
      <w:r w:rsidRPr="0098646C">
        <w:rPr>
          <w:i/>
        </w:rPr>
        <w:t>Cydia</w:t>
      </w:r>
      <w:proofErr w:type="spellEnd"/>
      <w:r>
        <w:t xml:space="preserve">, </w:t>
      </w:r>
      <w:r w:rsidR="00FA456F">
        <w:t xml:space="preserve">[w:] </w:t>
      </w:r>
      <w:proofErr w:type="spellStart"/>
      <w:r>
        <w:t>iClarified</w:t>
      </w:r>
      <w:proofErr w:type="spellEnd"/>
      <w:r>
        <w:t xml:space="preserve">, </w:t>
      </w:r>
      <w:r w:rsidRPr="0098646C">
        <w:t>http://www.iclarified.com/entry/?enid=5730</w:t>
      </w:r>
      <w:r>
        <w:t xml:space="preserve">, </w:t>
      </w:r>
      <w:proofErr w:type="spellStart"/>
      <w:r>
        <w:t>dostęp</w:t>
      </w:r>
      <w:proofErr w:type="spellEnd"/>
      <w:r>
        <w:t xml:space="preserve"> 24.07.2014.</w:t>
      </w:r>
    </w:p>
  </w:footnote>
  <w:footnote w:id="35">
    <w:p w:rsidR="006413D4" w:rsidRPr="00D36E2A" w:rsidRDefault="006413D4">
      <w:pPr>
        <w:pStyle w:val="Tekstprzypisudolnego"/>
      </w:pPr>
      <w:r>
        <w:rPr>
          <w:rStyle w:val="Odwoanieprzypisudolnego"/>
        </w:rPr>
        <w:footnoteRef/>
      </w:r>
      <w:r>
        <w:t xml:space="preserve"> </w:t>
      </w:r>
      <w:r w:rsidRPr="00D36E2A">
        <w:rPr>
          <w:i/>
        </w:rPr>
        <w:t>Microsoft Unveils Windows Phone 8</w:t>
      </w:r>
      <w:r>
        <w:t xml:space="preserve">, Microsoft, </w:t>
      </w:r>
      <w:r w:rsidRPr="00E73541">
        <w:t>http://www.microsoft.com/en-us/news/press/2012/oct12/10-29windowsphone8pr.aspx</w:t>
      </w:r>
      <w:r>
        <w:t xml:space="preserve">, </w:t>
      </w:r>
      <w:proofErr w:type="spellStart"/>
      <w:r>
        <w:t>dostęp</w:t>
      </w:r>
      <w:proofErr w:type="spellEnd"/>
      <w:r>
        <w:t xml:space="preserve"> 26.07.2014.</w:t>
      </w:r>
    </w:p>
  </w:footnote>
  <w:footnote w:id="36">
    <w:p w:rsidR="006413D4" w:rsidRPr="00B34B06" w:rsidRDefault="006413D4">
      <w:pPr>
        <w:pStyle w:val="Tekstprzypisudolnego"/>
      </w:pPr>
      <w:r>
        <w:rPr>
          <w:rStyle w:val="Odwoanieprzypisudolnego"/>
        </w:rPr>
        <w:footnoteRef/>
      </w:r>
      <w:r>
        <w:t xml:space="preserve"> T. Warren, </w:t>
      </w:r>
      <w:r w:rsidRPr="00B34B06">
        <w:rPr>
          <w:i/>
        </w:rPr>
        <w:t>Windows Phone 8 in detail: new Start Screen, multi-core support, VoIP integration, and NFC</w:t>
      </w:r>
      <w:r>
        <w:t xml:space="preserve">, </w:t>
      </w:r>
      <w:r w:rsidR="00FA456F">
        <w:t xml:space="preserve">[w:] </w:t>
      </w:r>
      <w:r>
        <w:t xml:space="preserve">The Verge, </w:t>
      </w:r>
      <w:r w:rsidRPr="00E73541">
        <w:t>http://www.theverge.com/2012/6/20/3096667/windows-phone-8-screenshots-features-nfc-start-screen-dual-core</w:t>
      </w:r>
      <w:r>
        <w:t xml:space="preserve">, </w:t>
      </w:r>
      <w:proofErr w:type="spellStart"/>
      <w:r>
        <w:t>dostęp</w:t>
      </w:r>
      <w:proofErr w:type="spellEnd"/>
      <w:r>
        <w:t xml:space="preserve"> 26.07.2014.</w:t>
      </w:r>
    </w:p>
  </w:footnote>
  <w:footnote w:id="37">
    <w:p w:rsidR="006413D4" w:rsidRPr="00EA58AF" w:rsidRDefault="006413D4">
      <w:pPr>
        <w:pStyle w:val="Tekstprzypisudolnego"/>
      </w:pPr>
      <w:r>
        <w:rPr>
          <w:rStyle w:val="Odwoanieprzypisudolnego"/>
        </w:rPr>
        <w:footnoteRef/>
      </w:r>
      <w:r>
        <w:t xml:space="preserve"> R.</w:t>
      </w:r>
      <w:r w:rsidRPr="00EA58AF">
        <w:t xml:space="preserve"> Hoover</w:t>
      </w:r>
      <w:r>
        <w:t xml:space="preserve">, </w:t>
      </w:r>
      <w:r w:rsidRPr="00EA58AF">
        <w:rPr>
          <w:i/>
        </w:rPr>
        <w:t>Making Windows Phone an even better choice for business</w:t>
      </w:r>
      <w:r>
        <w:rPr>
          <w:i/>
        </w:rPr>
        <w:t>,</w:t>
      </w:r>
      <w:r>
        <w:t xml:space="preserve"> </w:t>
      </w:r>
      <w:r w:rsidRPr="00E73541">
        <w:t>http://blogs.windows.com/bloggingwindows/2013/07/10/making-windows-phone-an-even-better-choice-for-business/</w:t>
      </w:r>
      <w:r>
        <w:t xml:space="preserve">, </w:t>
      </w:r>
      <w:proofErr w:type="spellStart"/>
      <w:r>
        <w:t>dostęp</w:t>
      </w:r>
      <w:proofErr w:type="spellEnd"/>
      <w:r>
        <w:t xml:space="preserve"> 26.07.2014.</w:t>
      </w:r>
    </w:p>
  </w:footnote>
  <w:footnote w:id="38">
    <w:p w:rsidR="006413D4" w:rsidRPr="008362BB" w:rsidRDefault="006413D4">
      <w:pPr>
        <w:pStyle w:val="Tekstprzypisudolnego"/>
      </w:pPr>
      <w:r>
        <w:rPr>
          <w:rStyle w:val="Odwoanieprzypisudolnego"/>
        </w:rPr>
        <w:footnoteRef/>
      </w:r>
      <w:r>
        <w:t xml:space="preserve"> </w:t>
      </w:r>
      <w:r w:rsidRPr="008362BB">
        <w:t xml:space="preserve">F. Larry, </w:t>
      </w:r>
      <w:r w:rsidRPr="008362BB">
        <w:rPr>
          <w:i/>
        </w:rPr>
        <w:t>What does Windows Phone 8 share your core Windows 8</w:t>
      </w:r>
      <w:proofErr w:type="gramStart"/>
      <w:r w:rsidRPr="008362BB">
        <w:rPr>
          <w:i/>
        </w:rPr>
        <w:t>?</w:t>
      </w:r>
      <w:r>
        <w:rPr>
          <w:i/>
        </w:rPr>
        <w:t>,</w:t>
      </w:r>
      <w:proofErr w:type="gramEnd"/>
      <w:r>
        <w:t xml:space="preserve"> [w:] </w:t>
      </w:r>
      <w:proofErr w:type="spellStart"/>
      <w:r>
        <w:t>TechNewspedia</w:t>
      </w:r>
      <w:proofErr w:type="spellEnd"/>
      <w:r>
        <w:t xml:space="preserve">, </w:t>
      </w:r>
      <w:r w:rsidRPr="00E73541">
        <w:t>http://technewspedia.com/what-does-windows-phone-8-share-your-core-windows-8/</w:t>
      </w:r>
      <w:r>
        <w:t xml:space="preserve">, </w:t>
      </w:r>
      <w:proofErr w:type="spellStart"/>
      <w:r>
        <w:t>dostęp</w:t>
      </w:r>
      <w:proofErr w:type="spellEnd"/>
      <w:r>
        <w:t xml:space="preserve"> 26.07.2014.</w:t>
      </w:r>
    </w:p>
  </w:footnote>
  <w:footnote w:id="39">
    <w:p w:rsidR="006413D4" w:rsidRPr="007179B6" w:rsidRDefault="006413D4">
      <w:pPr>
        <w:pStyle w:val="Tekstprzypisudolnego"/>
        <w:rPr>
          <w:lang w:val="pl-PL"/>
        </w:rPr>
      </w:pPr>
      <w:r>
        <w:rPr>
          <w:rStyle w:val="Odwoanieprzypisudolnego"/>
        </w:rPr>
        <w:footnoteRef/>
      </w:r>
      <w:r w:rsidRPr="007179B6">
        <w:rPr>
          <w:lang w:val="pl-PL"/>
        </w:rPr>
        <w:t xml:space="preserve"> </w:t>
      </w:r>
      <w:r>
        <w:rPr>
          <w:lang w:val="pl-PL"/>
        </w:rPr>
        <w:t xml:space="preserve">Strona internetowa: </w:t>
      </w:r>
      <w:r w:rsidRPr="007179B6">
        <w:rPr>
          <w:lang w:val="pl-PL"/>
        </w:rPr>
        <w:t>http</w:t>
      </w:r>
      <w:proofErr w:type="gramStart"/>
      <w:r w:rsidRPr="007179B6">
        <w:rPr>
          <w:lang w:val="pl-PL"/>
        </w:rPr>
        <w:t>://www</w:t>
      </w:r>
      <w:proofErr w:type="gramEnd"/>
      <w:r w:rsidRPr="007179B6">
        <w:rPr>
          <w:lang w:val="pl-PL"/>
        </w:rPr>
        <w:t>.microsoft.com/en-us/evalcenter/evaluate-windows-8-1-enterprise</w:t>
      </w:r>
      <w:r>
        <w:rPr>
          <w:lang w:val="pl-PL"/>
        </w:rPr>
        <w:t>, dostęp 27.07.2014.</w:t>
      </w:r>
    </w:p>
  </w:footnote>
  <w:footnote w:id="40">
    <w:p w:rsidR="006413D4" w:rsidRPr="000B2FE1" w:rsidRDefault="006413D4">
      <w:pPr>
        <w:pStyle w:val="Tekstprzypisudolnego"/>
        <w:rPr>
          <w:lang w:val="pl-PL"/>
        </w:rPr>
      </w:pPr>
      <w:r>
        <w:rPr>
          <w:rStyle w:val="Odwoanieprzypisudolnego"/>
        </w:rPr>
        <w:footnoteRef/>
      </w:r>
      <w:r w:rsidRPr="000B2FE1">
        <w:rPr>
          <w:lang w:val="pl-PL"/>
        </w:rPr>
        <w:t xml:space="preserve"> </w:t>
      </w:r>
      <w:r>
        <w:rPr>
          <w:lang w:val="pl-PL"/>
        </w:rPr>
        <w:t xml:space="preserve">Strona internetowa: </w:t>
      </w:r>
      <w:r w:rsidRPr="000B2FE1">
        <w:rPr>
          <w:lang w:val="pl-PL"/>
        </w:rPr>
        <w:t>https</w:t>
      </w:r>
      <w:proofErr w:type="gramStart"/>
      <w:r w:rsidRPr="000B2FE1">
        <w:rPr>
          <w:lang w:val="pl-PL"/>
        </w:rPr>
        <w:t>://www</w:t>
      </w:r>
      <w:proofErr w:type="gramEnd"/>
      <w:r w:rsidRPr="000B2FE1">
        <w:rPr>
          <w:lang w:val="pl-PL"/>
        </w:rPr>
        <w:t>.virtualbox.org/wiki/Downloads</w:t>
      </w:r>
      <w:r>
        <w:rPr>
          <w:lang w:val="pl-PL"/>
        </w:rPr>
        <w:t>, dostęp 27.07.2014.</w:t>
      </w:r>
    </w:p>
  </w:footnote>
  <w:footnote w:id="41">
    <w:p w:rsidR="006413D4" w:rsidRPr="00D94537" w:rsidRDefault="006413D4">
      <w:pPr>
        <w:pStyle w:val="Tekstprzypisudolnego"/>
      </w:pPr>
      <w:r>
        <w:rPr>
          <w:rStyle w:val="Odwoanieprzypisudolnego"/>
        </w:rPr>
        <w:footnoteRef/>
      </w:r>
      <w:r>
        <w:t xml:space="preserve"> J.</w:t>
      </w:r>
      <w:r w:rsidRPr="00D94537">
        <w:t xml:space="preserve"> </w:t>
      </w:r>
      <w:proofErr w:type="spellStart"/>
      <w:r w:rsidRPr="00D94537">
        <w:t>McGuirk</w:t>
      </w:r>
      <w:proofErr w:type="spellEnd"/>
      <w:r>
        <w:t xml:space="preserve">, </w:t>
      </w:r>
      <w:r w:rsidRPr="00D94537">
        <w:rPr>
          <w:i/>
        </w:rPr>
        <w:t>2D Gaming Mobile Performance</w:t>
      </w:r>
      <w:r>
        <w:t xml:space="preserve">, </w:t>
      </w:r>
      <w:proofErr w:type="spellStart"/>
      <w:r>
        <w:t>JuiceBox</w:t>
      </w:r>
      <w:proofErr w:type="spellEnd"/>
      <w:r>
        <w:t xml:space="preserve"> Games, </w:t>
      </w:r>
      <w:r w:rsidRPr="009E29D1">
        <w:t>http://blog.juiceboxmobile.com/2013/03/06/2d-gaming-mobile-performance-starling-air-vs-unity-3d/</w:t>
      </w:r>
      <w:r>
        <w:t xml:space="preserve">, </w:t>
      </w:r>
      <w:proofErr w:type="spellStart"/>
      <w:r>
        <w:t>dostęp</w:t>
      </w:r>
      <w:proofErr w:type="spellEnd"/>
      <w:r>
        <w:t xml:space="preserve"> 17.07.2014.</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6B27A0"/>
    <w:multiLevelType w:val="hybridMultilevel"/>
    <w:tmpl w:val="5D62F6D4"/>
    <w:lvl w:ilvl="0" w:tplc="30AA41CA">
      <w:start w:val="1"/>
      <w:numFmt w:val="lowerLetter"/>
      <w:lvlText w:val="%1)"/>
      <w:lvlJc w:val="left"/>
      <w:pPr>
        <w:ind w:left="720" w:hanging="660"/>
      </w:pPr>
      <w:rPr>
        <w:rFonts w:hint="default"/>
      </w:rPr>
    </w:lvl>
    <w:lvl w:ilvl="1" w:tplc="04090019">
      <w:start w:val="1"/>
      <w:numFmt w:val="lowerLetter"/>
      <w:lvlText w:val="%2."/>
      <w:lvlJc w:val="left"/>
      <w:pPr>
        <w:ind w:left="1140" w:hanging="360"/>
      </w:pPr>
    </w:lvl>
    <w:lvl w:ilvl="2" w:tplc="0409001B">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
    <w:nsid w:val="026D3FF7"/>
    <w:multiLevelType w:val="hybridMultilevel"/>
    <w:tmpl w:val="2D4059A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nsid w:val="0BDC1DC3"/>
    <w:multiLevelType w:val="hybridMultilevel"/>
    <w:tmpl w:val="11A0805A"/>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3">
    <w:nsid w:val="11D55892"/>
    <w:multiLevelType w:val="hybridMultilevel"/>
    <w:tmpl w:val="3DEE29D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nsid w:val="144D7D05"/>
    <w:multiLevelType w:val="hybridMultilevel"/>
    <w:tmpl w:val="12C6880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nsid w:val="15B62C59"/>
    <w:multiLevelType w:val="hybridMultilevel"/>
    <w:tmpl w:val="1B5A9D9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nsid w:val="19CE1FB7"/>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1A01572F"/>
    <w:multiLevelType w:val="hybridMultilevel"/>
    <w:tmpl w:val="D2B03F1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nsid w:val="200E7B13"/>
    <w:multiLevelType w:val="hybridMultilevel"/>
    <w:tmpl w:val="B6707B8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nsid w:val="22903220"/>
    <w:multiLevelType w:val="hybridMultilevel"/>
    <w:tmpl w:val="58308EF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nsid w:val="26EE29BB"/>
    <w:multiLevelType w:val="hybridMultilevel"/>
    <w:tmpl w:val="033EBDC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8226D25"/>
    <w:multiLevelType w:val="hybridMultilevel"/>
    <w:tmpl w:val="C4C68194"/>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12">
    <w:nsid w:val="2E6E7E6C"/>
    <w:multiLevelType w:val="multilevel"/>
    <w:tmpl w:val="0415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nsid w:val="32005F68"/>
    <w:multiLevelType w:val="multilevel"/>
    <w:tmpl w:val="04090025"/>
    <w:lvl w:ilvl="0">
      <w:start w:val="1"/>
      <w:numFmt w:val="decimal"/>
      <w:pStyle w:val="Nagwek1"/>
      <w:lvlText w:val="%1"/>
      <w:lvlJc w:val="left"/>
      <w:pPr>
        <w:ind w:left="432" w:hanging="432"/>
      </w:pPr>
    </w:lvl>
    <w:lvl w:ilvl="1">
      <w:start w:val="1"/>
      <w:numFmt w:val="decimal"/>
      <w:pStyle w:val="Nagwek2"/>
      <w:lvlText w:val="%1.%2"/>
      <w:lvlJc w:val="left"/>
      <w:pPr>
        <w:ind w:left="576" w:hanging="576"/>
      </w:pPr>
    </w:lvl>
    <w:lvl w:ilvl="2">
      <w:start w:val="1"/>
      <w:numFmt w:val="decimal"/>
      <w:pStyle w:val="Nagwek3"/>
      <w:lvlText w:val="%1.%2.%3"/>
      <w:lvlJc w:val="left"/>
      <w:pPr>
        <w:ind w:left="720" w:hanging="720"/>
      </w:pPr>
    </w:lvl>
    <w:lvl w:ilvl="3">
      <w:start w:val="1"/>
      <w:numFmt w:val="decimal"/>
      <w:pStyle w:val="Nagwek4"/>
      <w:lvlText w:val="%1.%2.%3.%4"/>
      <w:lvlJc w:val="left"/>
      <w:pPr>
        <w:ind w:left="864" w:hanging="864"/>
      </w:p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abstractNum w:abstractNumId="14">
    <w:nsid w:val="32E81D67"/>
    <w:multiLevelType w:val="hybridMultilevel"/>
    <w:tmpl w:val="649AC922"/>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5">
    <w:nsid w:val="3348014F"/>
    <w:multiLevelType w:val="hybridMultilevel"/>
    <w:tmpl w:val="BDCCCC14"/>
    <w:lvl w:ilvl="0" w:tplc="0415000F">
      <w:start w:val="1"/>
      <w:numFmt w:val="decimal"/>
      <w:lvlText w:val="%1."/>
      <w:lvlJc w:val="left"/>
      <w:pPr>
        <w:ind w:left="1296" w:hanging="360"/>
      </w:pPr>
    </w:lvl>
    <w:lvl w:ilvl="1" w:tplc="04150019" w:tentative="1">
      <w:start w:val="1"/>
      <w:numFmt w:val="lowerLetter"/>
      <w:lvlText w:val="%2."/>
      <w:lvlJc w:val="left"/>
      <w:pPr>
        <w:ind w:left="2016" w:hanging="360"/>
      </w:pPr>
    </w:lvl>
    <w:lvl w:ilvl="2" w:tplc="0415001B" w:tentative="1">
      <w:start w:val="1"/>
      <w:numFmt w:val="lowerRoman"/>
      <w:lvlText w:val="%3."/>
      <w:lvlJc w:val="right"/>
      <w:pPr>
        <w:ind w:left="2736" w:hanging="180"/>
      </w:pPr>
    </w:lvl>
    <w:lvl w:ilvl="3" w:tplc="0415000F" w:tentative="1">
      <w:start w:val="1"/>
      <w:numFmt w:val="decimal"/>
      <w:lvlText w:val="%4."/>
      <w:lvlJc w:val="left"/>
      <w:pPr>
        <w:ind w:left="3456" w:hanging="360"/>
      </w:pPr>
    </w:lvl>
    <w:lvl w:ilvl="4" w:tplc="04150019" w:tentative="1">
      <w:start w:val="1"/>
      <w:numFmt w:val="lowerLetter"/>
      <w:lvlText w:val="%5."/>
      <w:lvlJc w:val="left"/>
      <w:pPr>
        <w:ind w:left="4176" w:hanging="360"/>
      </w:pPr>
    </w:lvl>
    <w:lvl w:ilvl="5" w:tplc="0415001B" w:tentative="1">
      <w:start w:val="1"/>
      <w:numFmt w:val="lowerRoman"/>
      <w:lvlText w:val="%6."/>
      <w:lvlJc w:val="right"/>
      <w:pPr>
        <w:ind w:left="4896" w:hanging="180"/>
      </w:pPr>
    </w:lvl>
    <w:lvl w:ilvl="6" w:tplc="0415000F" w:tentative="1">
      <w:start w:val="1"/>
      <w:numFmt w:val="decimal"/>
      <w:lvlText w:val="%7."/>
      <w:lvlJc w:val="left"/>
      <w:pPr>
        <w:ind w:left="5616" w:hanging="360"/>
      </w:pPr>
    </w:lvl>
    <w:lvl w:ilvl="7" w:tplc="04150019" w:tentative="1">
      <w:start w:val="1"/>
      <w:numFmt w:val="lowerLetter"/>
      <w:lvlText w:val="%8."/>
      <w:lvlJc w:val="left"/>
      <w:pPr>
        <w:ind w:left="6336" w:hanging="360"/>
      </w:pPr>
    </w:lvl>
    <w:lvl w:ilvl="8" w:tplc="0415001B" w:tentative="1">
      <w:start w:val="1"/>
      <w:numFmt w:val="lowerRoman"/>
      <w:lvlText w:val="%9."/>
      <w:lvlJc w:val="right"/>
      <w:pPr>
        <w:ind w:left="7056" w:hanging="180"/>
      </w:pPr>
    </w:lvl>
  </w:abstractNum>
  <w:abstractNum w:abstractNumId="16">
    <w:nsid w:val="38A26C76"/>
    <w:multiLevelType w:val="hybridMultilevel"/>
    <w:tmpl w:val="9C48FDD2"/>
    <w:lvl w:ilvl="0" w:tplc="FAD6A438">
      <w:start w:val="1"/>
      <w:numFmt w:val="lowerLetter"/>
      <w:lvlText w:val="%1)"/>
      <w:lvlJc w:val="left"/>
      <w:pPr>
        <w:ind w:left="1778" w:hanging="360"/>
      </w:pPr>
      <w:rPr>
        <w:rFonts w:ascii="Nimbus Roman No9 L" w:hAnsi="Nimbus Roman No9 L" w:cs="FreeSans" w:hint="default"/>
      </w:rPr>
    </w:lvl>
    <w:lvl w:ilvl="1" w:tplc="04150019" w:tentative="1">
      <w:start w:val="1"/>
      <w:numFmt w:val="lowerLetter"/>
      <w:lvlText w:val="%2."/>
      <w:lvlJc w:val="left"/>
      <w:pPr>
        <w:ind w:left="2498" w:hanging="360"/>
      </w:pPr>
    </w:lvl>
    <w:lvl w:ilvl="2" w:tplc="0415001B" w:tentative="1">
      <w:start w:val="1"/>
      <w:numFmt w:val="lowerRoman"/>
      <w:lvlText w:val="%3."/>
      <w:lvlJc w:val="right"/>
      <w:pPr>
        <w:ind w:left="3218" w:hanging="180"/>
      </w:pPr>
    </w:lvl>
    <w:lvl w:ilvl="3" w:tplc="0415000F" w:tentative="1">
      <w:start w:val="1"/>
      <w:numFmt w:val="decimal"/>
      <w:lvlText w:val="%4."/>
      <w:lvlJc w:val="left"/>
      <w:pPr>
        <w:ind w:left="3938" w:hanging="360"/>
      </w:pPr>
    </w:lvl>
    <w:lvl w:ilvl="4" w:tplc="04150019" w:tentative="1">
      <w:start w:val="1"/>
      <w:numFmt w:val="lowerLetter"/>
      <w:lvlText w:val="%5."/>
      <w:lvlJc w:val="left"/>
      <w:pPr>
        <w:ind w:left="4658" w:hanging="360"/>
      </w:pPr>
    </w:lvl>
    <w:lvl w:ilvl="5" w:tplc="0415001B" w:tentative="1">
      <w:start w:val="1"/>
      <w:numFmt w:val="lowerRoman"/>
      <w:lvlText w:val="%6."/>
      <w:lvlJc w:val="right"/>
      <w:pPr>
        <w:ind w:left="5378" w:hanging="180"/>
      </w:pPr>
    </w:lvl>
    <w:lvl w:ilvl="6" w:tplc="0415000F" w:tentative="1">
      <w:start w:val="1"/>
      <w:numFmt w:val="decimal"/>
      <w:lvlText w:val="%7."/>
      <w:lvlJc w:val="left"/>
      <w:pPr>
        <w:ind w:left="6098" w:hanging="360"/>
      </w:pPr>
    </w:lvl>
    <w:lvl w:ilvl="7" w:tplc="04150019" w:tentative="1">
      <w:start w:val="1"/>
      <w:numFmt w:val="lowerLetter"/>
      <w:lvlText w:val="%8."/>
      <w:lvlJc w:val="left"/>
      <w:pPr>
        <w:ind w:left="6818" w:hanging="360"/>
      </w:pPr>
    </w:lvl>
    <w:lvl w:ilvl="8" w:tplc="0415001B" w:tentative="1">
      <w:start w:val="1"/>
      <w:numFmt w:val="lowerRoman"/>
      <w:lvlText w:val="%9."/>
      <w:lvlJc w:val="right"/>
      <w:pPr>
        <w:ind w:left="7538" w:hanging="180"/>
      </w:pPr>
    </w:lvl>
  </w:abstractNum>
  <w:abstractNum w:abstractNumId="17">
    <w:nsid w:val="3910514A"/>
    <w:multiLevelType w:val="multilevel"/>
    <w:tmpl w:val="0415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8">
    <w:nsid w:val="3A686F3D"/>
    <w:multiLevelType w:val="multilevel"/>
    <w:tmpl w:val="6FCC88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3456FE5"/>
    <w:multiLevelType w:val="hybridMultilevel"/>
    <w:tmpl w:val="EF402644"/>
    <w:lvl w:ilvl="0" w:tplc="04150001">
      <w:start w:val="1"/>
      <w:numFmt w:val="bullet"/>
      <w:lvlText w:val=""/>
      <w:lvlJc w:val="left"/>
      <w:pPr>
        <w:ind w:left="1296" w:hanging="360"/>
      </w:pPr>
      <w:rPr>
        <w:rFonts w:ascii="Symbol" w:hAnsi="Symbol" w:hint="default"/>
      </w:rPr>
    </w:lvl>
    <w:lvl w:ilvl="1" w:tplc="04150003" w:tentative="1">
      <w:start w:val="1"/>
      <w:numFmt w:val="bullet"/>
      <w:lvlText w:val="o"/>
      <w:lvlJc w:val="left"/>
      <w:pPr>
        <w:ind w:left="2016" w:hanging="360"/>
      </w:pPr>
      <w:rPr>
        <w:rFonts w:ascii="Courier New" w:hAnsi="Courier New" w:cs="Courier New" w:hint="default"/>
      </w:rPr>
    </w:lvl>
    <w:lvl w:ilvl="2" w:tplc="04150005" w:tentative="1">
      <w:start w:val="1"/>
      <w:numFmt w:val="bullet"/>
      <w:lvlText w:val=""/>
      <w:lvlJc w:val="left"/>
      <w:pPr>
        <w:ind w:left="2736" w:hanging="360"/>
      </w:pPr>
      <w:rPr>
        <w:rFonts w:ascii="Wingdings" w:hAnsi="Wingdings" w:hint="default"/>
      </w:rPr>
    </w:lvl>
    <w:lvl w:ilvl="3" w:tplc="04150001" w:tentative="1">
      <w:start w:val="1"/>
      <w:numFmt w:val="bullet"/>
      <w:lvlText w:val=""/>
      <w:lvlJc w:val="left"/>
      <w:pPr>
        <w:ind w:left="3456" w:hanging="360"/>
      </w:pPr>
      <w:rPr>
        <w:rFonts w:ascii="Symbol" w:hAnsi="Symbol" w:hint="default"/>
      </w:rPr>
    </w:lvl>
    <w:lvl w:ilvl="4" w:tplc="04150003" w:tentative="1">
      <w:start w:val="1"/>
      <w:numFmt w:val="bullet"/>
      <w:lvlText w:val="o"/>
      <w:lvlJc w:val="left"/>
      <w:pPr>
        <w:ind w:left="4176" w:hanging="360"/>
      </w:pPr>
      <w:rPr>
        <w:rFonts w:ascii="Courier New" w:hAnsi="Courier New" w:cs="Courier New" w:hint="default"/>
      </w:rPr>
    </w:lvl>
    <w:lvl w:ilvl="5" w:tplc="04150005" w:tentative="1">
      <w:start w:val="1"/>
      <w:numFmt w:val="bullet"/>
      <w:lvlText w:val=""/>
      <w:lvlJc w:val="left"/>
      <w:pPr>
        <w:ind w:left="4896" w:hanging="360"/>
      </w:pPr>
      <w:rPr>
        <w:rFonts w:ascii="Wingdings" w:hAnsi="Wingdings" w:hint="default"/>
      </w:rPr>
    </w:lvl>
    <w:lvl w:ilvl="6" w:tplc="04150001" w:tentative="1">
      <w:start w:val="1"/>
      <w:numFmt w:val="bullet"/>
      <w:lvlText w:val=""/>
      <w:lvlJc w:val="left"/>
      <w:pPr>
        <w:ind w:left="5616" w:hanging="360"/>
      </w:pPr>
      <w:rPr>
        <w:rFonts w:ascii="Symbol" w:hAnsi="Symbol" w:hint="default"/>
      </w:rPr>
    </w:lvl>
    <w:lvl w:ilvl="7" w:tplc="04150003" w:tentative="1">
      <w:start w:val="1"/>
      <w:numFmt w:val="bullet"/>
      <w:lvlText w:val="o"/>
      <w:lvlJc w:val="left"/>
      <w:pPr>
        <w:ind w:left="6336" w:hanging="360"/>
      </w:pPr>
      <w:rPr>
        <w:rFonts w:ascii="Courier New" w:hAnsi="Courier New" w:cs="Courier New" w:hint="default"/>
      </w:rPr>
    </w:lvl>
    <w:lvl w:ilvl="8" w:tplc="04150005" w:tentative="1">
      <w:start w:val="1"/>
      <w:numFmt w:val="bullet"/>
      <w:lvlText w:val=""/>
      <w:lvlJc w:val="left"/>
      <w:pPr>
        <w:ind w:left="7056" w:hanging="360"/>
      </w:pPr>
      <w:rPr>
        <w:rFonts w:ascii="Wingdings" w:hAnsi="Wingdings" w:hint="default"/>
      </w:rPr>
    </w:lvl>
  </w:abstractNum>
  <w:abstractNum w:abstractNumId="20">
    <w:nsid w:val="47CD4176"/>
    <w:multiLevelType w:val="hybridMultilevel"/>
    <w:tmpl w:val="F15CEB02"/>
    <w:lvl w:ilvl="0" w:tplc="0DF6133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4C5639E3"/>
    <w:multiLevelType w:val="hybridMultilevel"/>
    <w:tmpl w:val="EE363374"/>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22">
    <w:nsid w:val="579F3E4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5AFB1C0B"/>
    <w:multiLevelType w:val="hybridMultilevel"/>
    <w:tmpl w:val="F858058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4">
    <w:nsid w:val="66592FA8"/>
    <w:multiLevelType w:val="hybridMultilevel"/>
    <w:tmpl w:val="066A5686"/>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25">
    <w:nsid w:val="66E94195"/>
    <w:multiLevelType w:val="multilevel"/>
    <w:tmpl w:val="B09CE034"/>
    <w:lvl w:ilvl="0">
      <w:start w:val="1"/>
      <w:numFmt w:val="decimal"/>
      <w:lvlText w:val="(%1.1.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6">
    <w:nsid w:val="6999667E"/>
    <w:multiLevelType w:val="hybridMultilevel"/>
    <w:tmpl w:val="95EABF88"/>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27">
    <w:nsid w:val="719375DB"/>
    <w:multiLevelType w:val="hybridMultilevel"/>
    <w:tmpl w:val="1C8A4DE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2C5314C"/>
    <w:multiLevelType w:val="hybridMultilevel"/>
    <w:tmpl w:val="D2AA6136"/>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29">
    <w:nsid w:val="74F82224"/>
    <w:multiLevelType w:val="hybridMultilevel"/>
    <w:tmpl w:val="CDF012A6"/>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30">
    <w:nsid w:val="77E96CD9"/>
    <w:multiLevelType w:val="hybridMultilevel"/>
    <w:tmpl w:val="B7D01EBE"/>
    <w:lvl w:ilvl="0" w:tplc="0409000F">
      <w:start w:val="1"/>
      <w:numFmt w:val="decimal"/>
      <w:lvlText w:val="%1."/>
      <w:lvlJc w:val="left"/>
      <w:pPr>
        <w:ind w:left="720" w:hanging="360"/>
      </w:pPr>
    </w:lvl>
    <w:lvl w:ilvl="1" w:tplc="E89659C8">
      <w:start w:val="1"/>
      <w:numFmt w:val="upp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9545DEA"/>
    <w:multiLevelType w:val="hybridMultilevel"/>
    <w:tmpl w:val="491C418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2">
    <w:nsid w:val="7B8C0C21"/>
    <w:multiLevelType w:val="hybridMultilevel"/>
    <w:tmpl w:val="1B2226E6"/>
    <w:lvl w:ilvl="0" w:tplc="04150001">
      <w:start w:val="1"/>
      <w:numFmt w:val="bullet"/>
      <w:lvlText w:val=""/>
      <w:lvlJc w:val="left"/>
      <w:pPr>
        <w:ind w:left="1296" w:hanging="360"/>
      </w:pPr>
      <w:rPr>
        <w:rFonts w:ascii="Symbol" w:hAnsi="Symbol" w:hint="default"/>
      </w:rPr>
    </w:lvl>
    <w:lvl w:ilvl="1" w:tplc="04150003" w:tentative="1">
      <w:start w:val="1"/>
      <w:numFmt w:val="bullet"/>
      <w:lvlText w:val="o"/>
      <w:lvlJc w:val="left"/>
      <w:pPr>
        <w:ind w:left="2016" w:hanging="360"/>
      </w:pPr>
      <w:rPr>
        <w:rFonts w:ascii="Courier New" w:hAnsi="Courier New" w:cs="Courier New" w:hint="default"/>
      </w:rPr>
    </w:lvl>
    <w:lvl w:ilvl="2" w:tplc="04150005" w:tentative="1">
      <w:start w:val="1"/>
      <w:numFmt w:val="bullet"/>
      <w:lvlText w:val=""/>
      <w:lvlJc w:val="left"/>
      <w:pPr>
        <w:ind w:left="2736" w:hanging="360"/>
      </w:pPr>
      <w:rPr>
        <w:rFonts w:ascii="Wingdings" w:hAnsi="Wingdings" w:hint="default"/>
      </w:rPr>
    </w:lvl>
    <w:lvl w:ilvl="3" w:tplc="04150001" w:tentative="1">
      <w:start w:val="1"/>
      <w:numFmt w:val="bullet"/>
      <w:lvlText w:val=""/>
      <w:lvlJc w:val="left"/>
      <w:pPr>
        <w:ind w:left="3456" w:hanging="360"/>
      </w:pPr>
      <w:rPr>
        <w:rFonts w:ascii="Symbol" w:hAnsi="Symbol" w:hint="default"/>
      </w:rPr>
    </w:lvl>
    <w:lvl w:ilvl="4" w:tplc="04150003" w:tentative="1">
      <w:start w:val="1"/>
      <w:numFmt w:val="bullet"/>
      <w:lvlText w:val="o"/>
      <w:lvlJc w:val="left"/>
      <w:pPr>
        <w:ind w:left="4176" w:hanging="360"/>
      </w:pPr>
      <w:rPr>
        <w:rFonts w:ascii="Courier New" w:hAnsi="Courier New" w:cs="Courier New" w:hint="default"/>
      </w:rPr>
    </w:lvl>
    <w:lvl w:ilvl="5" w:tplc="04150005" w:tentative="1">
      <w:start w:val="1"/>
      <w:numFmt w:val="bullet"/>
      <w:lvlText w:val=""/>
      <w:lvlJc w:val="left"/>
      <w:pPr>
        <w:ind w:left="4896" w:hanging="360"/>
      </w:pPr>
      <w:rPr>
        <w:rFonts w:ascii="Wingdings" w:hAnsi="Wingdings" w:hint="default"/>
      </w:rPr>
    </w:lvl>
    <w:lvl w:ilvl="6" w:tplc="04150001" w:tentative="1">
      <w:start w:val="1"/>
      <w:numFmt w:val="bullet"/>
      <w:lvlText w:val=""/>
      <w:lvlJc w:val="left"/>
      <w:pPr>
        <w:ind w:left="5616" w:hanging="360"/>
      </w:pPr>
      <w:rPr>
        <w:rFonts w:ascii="Symbol" w:hAnsi="Symbol" w:hint="default"/>
      </w:rPr>
    </w:lvl>
    <w:lvl w:ilvl="7" w:tplc="04150003" w:tentative="1">
      <w:start w:val="1"/>
      <w:numFmt w:val="bullet"/>
      <w:lvlText w:val="o"/>
      <w:lvlJc w:val="left"/>
      <w:pPr>
        <w:ind w:left="6336" w:hanging="360"/>
      </w:pPr>
      <w:rPr>
        <w:rFonts w:ascii="Courier New" w:hAnsi="Courier New" w:cs="Courier New" w:hint="default"/>
      </w:rPr>
    </w:lvl>
    <w:lvl w:ilvl="8" w:tplc="04150005" w:tentative="1">
      <w:start w:val="1"/>
      <w:numFmt w:val="bullet"/>
      <w:lvlText w:val=""/>
      <w:lvlJc w:val="left"/>
      <w:pPr>
        <w:ind w:left="7056" w:hanging="360"/>
      </w:pPr>
      <w:rPr>
        <w:rFonts w:ascii="Wingdings" w:hAnsi="Wingdings" w:hint="default"/>
      </w:rPr>
    </w:lvl>
  </w:abstractNum>
  <w:abstractNum w:abstractNumId="33">
    <w:nsid w:val="7D002D09"/>
    <w:multiLevelType w:val="hybridMultilevel"/>
    <w:tmpl w:val="858494B2"/>
    <w:lvl w:ilvl="0" w:tplc="4AC6E534">
      <w:start w:val="1"/>
      <w:numFmt w:val="decimal"/>
      <w:suff w:val="space"/>
      <w:lvlText w:val="[%1]"/>
      <w:lvlJc w:val="left"/>
      <w:pPr>
        <w:ind w:left="720" w:hanging="360"/>
      </w:pPr>
      <w:rPr>
        <w:rFonts w:hint="default"/>
        <w:lang w:val="pl-PL"/>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18"/>
  </w:num>
  <w:num w:numId="3">
    <w:abstractNumId w:val="16"/>
  </w:num>
  <w:num w:numId="4">
    <w:abstractNumId w:val="25"/>
  </w:num>
  <w:num w:numId="5">
    <w:abstractNumId w:val="22"/>
  </w:num>
  <w:num w:numId="6">
    <w:abstractNumId w:val="33"/>
  </w:num>
  <w:num w:numId="7">
    <w:abstractNumId w:val="13"/>
  </w:num>
  <w:num w:numId="8">
    <w:abstractNumId w:val="13"/>
  </w:num>
  <w:num w:numId="9">
    <w:abstractNumId w:val="0"/>
  </w:num>
  <w:num w:numId="10">
    <w:abstractNumId w:val="20"/>
  </w:num>
  <w:num w:numId="11">
    <w:abstractNumId w:val="23"/>
  </w:num>
  <w:num w:numId="12">
    <w:abstractNumId w:val="13"/>
  </w:num>
  <w:num w:numId="13">
    <w:abstractNumId w:val="14"/>
  </w:num>
  <w:num w:numId="14">
    <w:abstractNumId w:val="5"/>
  </w:num>
  <w:num w:numId="15">
    <w:abstractNumId w:val="4"/>
  </w:num>
  <w:num w:numId="16">
    <w:abstractNumId w:val="15"/>
  </w:num>
  <w:num w:numId="17">
    <w:abstractNumId w:val="1"/>
  </w:num>
  <w:num w:numId="18">
    <w:abstractNumId w:val="3"/>
  </w:num>
  <w:num w:numId="19">
    <w:abstractNumId w:val="32"/>
  </w:num>
  <w:num w:numId="20">
    <w:abstractNumId w:val="8"/>
  </w:num>
  <w:num w:numId="21">
    <w:abstractNumId w:val="31"/>
  </w:num>
  <w:num w:numId="22">
    <w:abstractNumId w:val="7"/>
  </w:num>
  <w:num w:numId="23">
    <w:abstractNumId w:val="9"/>
  </w:num>
  <w:num w:numId="24">
    <w:abstractNumId w:val="13"/>
  </w:num>
  <w:num w:numId="25">
    <w:abstractNumId w:val="21"/>
  </w:num>
  <w:num w:numId="26">
    <w:abstractNumId w:val="24"/>
  </w:num>
  <w:num w:numId="27">
    <w:abstractNumId w:val="26"/>
  </w:num>
  <w:num w:numId="28">
    <w:abstractNumId w:val="28"/>
  </w:num>
  <w:num w:numId="29">
    <w:abstractNumId w:val="19"/>
  </w:num>
  <w:num w:numId="30">
    <w:abstractNumId w:val="6"/>
  </w:num>
  <w:num w:numId="31">
    <w:abstractNumId w:val="12"/>
  </w:num>
  <w:num w:numId="32">
    <w:abstractNumId w:val="17"/>
  </w:num>
  <w:num w:numId="33">
    <w:abstractNumId w:val="2"/>
  </w:num>
  <w:num w:numId="34">
    <w:abstractNumId w:val="30"/>
  </w:num>
  <w:num w:numId="35">
    <w:abstractNumId w:val="27"/>
  </w:num>
  <w:num w:numId="36">
    <w:abstractNumId w:val="10"/>
  </w:num>
  <w:num w:numId="37">
    <w:abstractNumId w:val="29"/>
  </w:num>
  <w:num w:numId="3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mirrorMargin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A02DE8"/>
    <w:rsid w:val="00000112"/>
    <w:rsid w:val="00000406"/>
    <w:rsid w:val="00001CAF"/>
    <w:rsid w:val="000023BD"/>
    <w:rsid w:val="00002A86"/>
    <w:rsid w:val="00004056"/>
    <w:rsid w:val="00004ED0"/>
    <w:rsid w:val="00005486"/>
    <w:rsid w:val="0000665C"/>
    <w:rsid w:val="00006A80"/>
    <w:rsid w:val="000115E6"/>
    <w:rsid w:val="00012166"/>
    <w:rsid w:val="000148DB"/>
    <w:rsid w:val="00014C13"/>
    <w:rsid w:val="00014C6E"/>
    <w:rsid w:val="000151FC"/>
    <w:rsid w:val="00017213"/>
    <w:rsid w:val="00020E48"/>
    <w:rsid w:val="00020F68"/>
    <w:rsid w:val="000210F1"/>
    <w:rsid w:val="00021883"/>
    <w:rsid w:val="0002346A"/>
    <w:rsid w:val="000235B4"/>
    <w:rsid w:val="00024CEB"/>
    <w:rsid w:val="000250B0"/>
    <w:rsid w:val="000251BC"/>
    <w:rsid w:val="000251ED"/>
    <w:rsid w:val="00026143"/>
    <w:rsid w:val="000271AD"/>
    <w:rsid w:val="00027461"/>
    <w:rsid w:val="00030632"/>
    <w:rsid w:val="00032374"/>
    <w:rsid w:val="000328F2"/>
    <w:rsid w:val="00032E20"/>
    <w:rsid w:val="00032EEC"/>
    <w:rsid w:val="000336D8"/>
    <w:rsid w:val="00033902"/>
    <w:rsid w:val="00033DD2"/>
    <w:rsid w:val="00033EBB"/>
    <w:rsid w:val="0003462A"/>
    <w:rsid w:val="000351FA"/>
    <w:rsid w:val="000353F1"/>
    <w:rsid w:val="000356B6"/>
    <w:rsid w:val="00036341"/>
    <w:rsid w:val="000369D2"/>
    <w:rsid w:val="00041B4F"/>
    <w:rsid w:val="00042693"/>
    <w:rsid w:val="000431A4"/>
    <w:rsid w:val="000431BE"/>
    <w:rsid w:val="00044655"/>
    <w:rsid w:val="00044C32"/>
    <w:rsid w:val="000454C8"/>
    <w:rsid w:val="000475B1"/>
    <w:rsid w:val="00047F27"/>
    <w:rsid w:val="00050481"/>
    <w:rsid w:val="000508A9"/>
    <w:rsid w:val="000508B4"/>
    <w:rsid w:val="00052C73"/>
    <w:rsid w:val="00060241"/>
    <w:rsid w:val="00061BCF"/>
    <w:rsid w:val="00062965"/>
    <w:rsid w:val="000629BA"/>
    <w:rsid w:val="00062AB8"/>
    <w:rsid w:val="0006491C"/>
    <w:rsid w:val="00064A02"/>
    <w:rsid w:val="00064C32"/>
    <w:rsid w:val="00065161"/>
    <w:rsid w:val="0006613E"/>
    <w:rsid w:val="000661C7"/>
    <w:rsid w:val="0006749E"/>
    <w:rsid w:val="0006758B"/>
    <w:rsid w:val="0006782F"/>
    <w:rsid w:val="0006798B"/>
    <w:rsid w:val="00067EBC"/>
    <w:rsid w:val="00070CD8"/>
    <w:rsid w:val="000739AF"/>
    <w:rsid w:val="00073DBB"/>
    <w:rsid w:val="00076242"/>
    <w:rsid w:val="000763B3"/>
    <w:rsid w:val="0007656B"/>
    <w:rsid w:val="000770CF"/>
    <w:rsid w:val="0008291D"/>
    <w:rsid w:val="0008329D"/>
    <w:rsid w:val="00083634"/>
    <w:rsid w:val="000843FB"/>
    <w:rsid w:val="0008604B"/>
    <w:rsid w:val="00086A7C"/>
    <w:rsid w:val="0008719A"/>
    <w:rsid w:val="00087FD5"/>
    <w:rsid w:val="00091451"/>
    <w:rsid w:val="00091795"/>
    <w:rsid w:val="000937F4"/>
    <w:rsid w:val="000944B0"/>
    <w:rsid w:val="00096AF7"/>
    <w:rsid w:val="0009797F"/>
    <w:rsid w:val="00097DBA"/>
    <w:rsid w:val="000A1BBA"/>
    <w:rsid w:val="000A2DD5"/>
    <w:rsid w:val="000A3E81"/>
    <w:rsid w:val="000A7590"/>
    <w:rsid w:val="000B20F2"/>
    <w:rsid w:val="000B2FB3"/>
    <w:rsid w:val="000B2FE1"/>
    <w:rsid w:val="000B4929"/>
    <w:rsid w:val="000B5AAF"/>
    <w:rsid w:val="000B7253"/>
    <w:rsid w:val="000C0892"/>
    <w:rsid w:val="000C089B"/>
    <w:rsid w:val="000C0E13"/>
    <w:rsid w:val="000C11B6"/>
    <w:rsid w:val="000C33AA"/>
    <w:rsid w:val="000C550B"/>
    <w:rsid w:val="000C6DE3"/>
    <w:rsid w:val="000C708D"/>
    <w:rsid w:val="000C7291"/>
    <w:rsid w:val="000C7C58"/>
    <w:rsid w:val="000D102E"/>
    <w:rsid w:val="000D10DD"/>
    <w:rsid w:val="000D2DB0"/>
    <w:rsid w:val="000D3D0F"/>
    <w:rsid w:val="000D3F54"/>
    <w:rsid w:val="000D5A62"/>
    <w:rsid w:val="000E0279"/>
    <w:rsid w:val="000E03C7"/>
    <w:rsid w:val="000E0457"/>
    <w:rsid w:val="000E27FB"/>
    <w:rsid w:val="000E2FAB"/>
    <w:rsid w:val="000E3294"/>
    <w:rsid w:val="000E36A8"/>
    <w:rsid w:val="000E39F9"/>
    <w:rsid w:val="000E539F"/>
    <w:rsid w:val="000E66A8"/>
    <w:rsid w:val="000E6A00"/>
    <w:rsid w:val="000E7AF6"/>
    <w:rsid w:val="000F0582"/>
    <w:rsid w:val="000F07C3"/>
    <w:rsid w:val="000F1E54"/>
    <w:rsid w:val="000F208E"/>
    <w:rsid w:val="000F2C10"/>
    <w:rsid w:val="000F4B31"/>
    <w:rsid w:val="000F4CCB"/>
    <w:rsid w:val="000F4EB6"/>
    <w:rsid w:val="000F7606"/>
    <w:rsid w:val="000F7A16"/>
    <w:rsid w:val="001005F9"/>
    <w:rsid w:val="001010DB"/>
    <w:rsid w:val="001016C6"/>
    <w:rsid w:val="001019D7"/>
    <w:rsid w:val="00102069"/>
    <w:rsid w:val="00103192"/>
    <w:rsid w:val="001031D5"/>
    <w:rsid w:val="00103CE5"/>
    <w:rsid w:val="00103E1F"/>
    <w:rsid w:val="001055F3"/>
    <w:rsid w:val="00105B0A"/>
    <w:rsid w:val="00106B7A"/>
    <w:rsid w:val="001130D7"/>
    <w:rsid w:val="00113E01"/>
    <w:rsid w:val="00115F9C"/>
    <w:rsid w:val="001161A6"/>
    <w:rsid w:val="00116301"/>
    <w:rsid w:val="00116971"/>
    <w:rsid w:val="00116AD3"/>
    <w:rsid w:val="00116DC7"/>
    <w:rsid w:val="00117222"/>
    <w:rsid w:val="001201AF"/>
    <w:rsid w:val="001205FC"/>
    <w:rsid w:val="001209A4"/>
    <w:rsid w:val="00122545"/>
    <w:rsid w:val="00123D4E"/>
    <w:rsid w:val="00123F46"/>
    <w:rsid w:val="00125E9C"/>
    <w:rsid w:val="00127C80"/>
    <w:rsid w:val="00130D0D"/>
    <w:rsid w:val="00131097"/>
    <w:rsid w:val="001313E5"/>
    <w:rsid w:val="00132A5B"/>
    <w:rsid w:val="00133E26"/>
    <w:rsid w:val="0014093C"/>
    <w:rsid w:val="00140A8F"/>
    <w:rsid w:val="00141E68"/>
    <w:rsid w:val="00142647"/>
    <w:rsid w:val="00142C23"/>
    <w:rsid w:val="00142DC1"/>
    <w:rsid w:val="001437E3"/>
    <w:rsid w:val="00144381"/>
    <w:rsid w:val="0014558B"/>
    <w:rsid w:val="001457B8"/>
    <w:rsid w:val="00147B7B"/>
    <w:rsid w:val="00150452"/>
    <w:rsid w:val="00150DD8"/>
    <w:rsid w:val="0015177C"/>
    <w:rsid w:val="00151C22"/>
    <w:rsid w:val="00153665"/>
    <w:rsid w:val="001552FB"/>
    <w:rsid w:val="001556C8"/>
    <w:rsid w:val="00156731"/>
    <w:rsid w:val="00160B5B"/>
    <w:rsid w:val="00160DAB"/>
    <w:rsid w:val="001611AA"/>
    <w:rsid w:val="0016185A"/>
    <w:rsid w:val="00161C8D"/>
    <w:rsid w:val="00162AC2"/>
    <w:rsid w:val="00162B17"/>
    <w:rsid w:val="0016470E"/>
    <w:rsid w:val="001653C3"/>
    <w:rsid w:val="001656F2"/>
    <w:rsid w:val="001661F4"/>
    <w:rsid w:val="0016656D"/>
    <w:rsid w:val="00170A7E"/>
    <w:rsid w:val="00171F60"/>
    <w:rsid w:val="00172E74"/>
    <w:rsid w:val="00173793"/>
    <w:rsid w:val="00174DE4"/>
    <w:rsid w:val="00177CE5"/>
    <w:rsid w:val="00177F6F"/>
    <w:rsid w:val="00181F30"/>
    <w:rsid w:val="001839CC"/>
    <w:rsid w:val="00183B01"/>
    <w:rsid w:val="0018442E"/>
    <w:rsid w:val="0018633F"/>
    <w:rsid w:val="00186508"/>
    <w:rsid w:val="0018692F"/>
    <w:rsid w:val="00186C93"/>
    <w:rsid w:val="00187466"/>
    <w:rsid w:val="00190961"/>
    <w:rsid w:val="00190F89"/>
    <w:rsid w:val="00191011"/>
    <w:rsid w:val="0019102D"/>
    <w:rsid w:val="0019243D"/>
    <w:rsid w:val="0019277B"/>
    <w:rsid w:val="001927EC"/>
    <w:rsid w:val="001934C1"/>
    <w:rsid w:val="00195094"/>
    <w:rsid w:val="001979B3"/>
    <w:rsid w:val="001A0F5C"/>
    <w:rsid w:val="001A267A"/>
    <w:rsid w:val="001A355B"/>
    <w:rsid w:val="001A358F"/>
    <w:rsid w:val="001A4AAE"/>
    <w:rsid w:val="001A5A34"/>
    <w:rsid w:val="001A7795"/>
    <w:rsid w:val="001B2CFD"/>
    <w:rsid w:val="001B42C0"/>
    <w:rsid w:val="001B4788"/>
    <w:rsid w:val="001B5414"/>
    <w:rsid w:val="001B54D8"/>
    <w:rsid w:val="001B571B"/>
    <w:rsid w:val="001B6052"/>
    <w:rsid w:val="001B7F80"/>
    <w:rsid w:val="001C1182"/>
    <w:rsid w:val="001C33F7"/>
    <w:rsid w:val="001C38AD"/>
    <w:rsid w:val="001C42F6"/>
    <w:rsid w:val="001C4596"/>
    <w:rsid w:val="001C66E7"/>
    <w:rsid w:val="001C678C"/>
    <w:rsid w:val="001C70CF"/>
    <w:rsid w:val="001C775F"/>
    <w:rsid w:val="001D0812"/>
    <w:rsid w:val="001D1633"/>
    <w:rsid w:val="001D2128"/>
    <w:rsid w:val="001D2BEC"/>
    <w:rsid w:val="001D3191"/>
    <w:rsid w:val="001D3965"/>
    <w:rsid w:val="001D4343"/>
    <w:rsid w:val="001D4364"/>
    <w:rsid w:val="001D4410"/>
    <w:rsid w:val="001D5065"/>
    <w:rsid w:val="001D51FE"/>
    <w:rsid w:val="001E02B1"/>
    <w:rsid w:val="001E03A4"/>
    <w:rsid w:val="001E0A3F"/>
    <w:rsid w:val="001E10A7"/>
    <w:rsid w:val="001E45B8"/>
    <w:rsid w:val="001E4764"/>
    <w:rsid w:val="001E68C4"/>
    <w:rsid w:val="001E7D0B"/>
    <w:rsid w:val="001F1185"/>
    <w:rsid w:val="001F1879"/>
    <w:rsid w:val="001F1DFE"/>
    <w:rsid w:val="001F2DC7"/>
    <w:rsid w:val="001F3B99"/>
    <w:rsid w:val="001F3DC8"/>
    <w:rsid w:val="001F3F37"/>
    <w:rsid w:val="001F4BB6"/>
    <w:rsid w:val="001F4BE4"/>
    <w:rsid w:val="001F51D9"/>
    <w:rsid w:val="001F5629"/>
    <w:rsid w:val="001F5822"/>
    <w:rsid w:val="001F58C4"/>
    <w:rsid w:val="001F6981"/>
    <w:rsid w:val="001F6B57"/>
    <w:rsid w:val="001F782D"/>
    <w:rsid w:val="002005DC"/>
    <w:rsid w:val="00202062"/>
    <w:rsid w:val="00202924"/>
    <w:rsid w:val="00202BF9"/>
    <w:rsid w:val="00206276"/>
    <w:rsid w:val="00206981"/>
    <w:rsid w:val="00206C5A"/>
    <w:rsid w:val="0020736F"/>
    <w:rsid w:val="00207BB5"/>
    <w:rsid w:val="00207EC0"/>
    <w:rsid w:val="00213F5F"/>
    <w:rsid w:val="002145E7"/>
    <w:rsid w:val="00215CEE"/>
    <w:rsid w:val="002163E5"/>
    <w:rsid w:val="00217937"/>
    <w:rsid w:val="00217AE3"/>
    <w:rsid w:val="00217D07"/>
    <w:rsid w:val="00220A33"/>
    <w:rsid w:val="002230D2"/>
    <w:rsid w:val="00223325"/>
    <w:rsid w:val="002306A6"/>
    <w:rsid w:val="00230B2E"/>
    <w:rsid w:val="00230EC1"/>
    <w:rsid w:val="00231030"/>
    <w:rsid w:val="0023169E"/>
    <w:rsid w:val="00232C81"/>
    <w:rsid w:val="00233636"/>
    <w:rsid w:val="00234027"/>
    <w:rsid w:val="002347A2"/>
    <w:rsid w:val="00235141"/>
    <w:rsid w:val="00235984"/>
    <w:rsid w:val="00235A19"/>
    <w:rsid w:val="00235FB3"/>
    <w:rsid w:val="002364F6"/>
    <w:rsid w:val="002368D0"/>
    <w:rsid w:val="00240406"/>
    <w:rsid w:val="0024227D"/>
    <w:rsid w:val="002422A2"/>
    <w:rsid w:val="00242A46"/>
    <w:rsid w:val="00244F20"/>
    <w:rsid w:val="00245B84"/>
    <w:rsid w:val="00246D1F"/>
    <w:rsid w:val="00247E0A"/>
    <w:rsid w:val="002503BB"/>
    <w:rsid w:val="002510C3"/>
    <w:rsid w:val="00251356"/>
    <w:rsid w:val="00251F11"/>
    <w:rsid w:val="002542B2"/>
    <w:rsid w:val="0025597F"/>
    <w:rsid w:val="00260D6A"/>
    <w:rsid w:val="0026238F"/>
    <w:rsid w:val="0026335C"/>
    <w:rsid w:val="00263D6E"/>
    <w:rsid w:val="0026439F"/>
    <w:rsid w:val="002646C9"/>
    <w:rsid w:val="0026504C"/>
    <w:rsid w:val="00265AB4"/>
    <w:rsid w:val="00266325"/>
    <w:rsid w:val="00267378"/>
    <w:rsid w:val="00267C67"/>
    <w:rsid w:val="00267CDF"/>
    <w:rsid w:val="00270422"/>
    <w:rsid w:val="002712B3"/>
    <w:rsid w:val="00271A0E"/>
    <w:rsid w:val="0027394E"/>
    <w:rsid w:val="00273D67"/>
    <w:rsid w:val="002761C6"/>
    <w:rsid w:val="00280005"/>
    <w:rsid w:val="0028170F"/>
    <w:rsid w:val="00281842"/>
    <w:rsid w:val="00282B73"/>
    <w:rsid w:val="002830D0"/>
    <w:rsid w:val="0028372D"/>
    <w:rsid w:val="002840AF"/>
    <w:rsid w:val="0028545E"/>
    <w:rsid w:val="0028692F"/>
    <w:rsid w:val="00287968"/>
    <w:rsid w:val="00290C16"/>
    <w:rsid w:val="00291BE7"/>
    <w:rsid w:val="002922FF"/>
    <w:rsid w:val="00292445"/>
    <w:rsid w:val="00292F25"/>
    <w:rsid w:val="002946EA"/>
    <w:rsid w:val="0029560B"/>
    <w:rsid w:val="00295BF7"/>
    <w:rsid w:val="00295E2D"/>
    <w:rsid w:val="0029636D"/>
    <w:rsid w:val="002A3F23"/>
    <w:rsid w:val="002A4526"/>
    <w:rsid w:val="002A4D96"/>
    <w:rsid w:val="002B1E02"/>
    <w:rsid w:val="002B2034"/>
    <w:rsid w:val="002B3842"/>
    <w:rsid w:val="002B3DD1"/>
    <w:rsid w:val="002B4CC7"/>
    <w:rsid w:val="002B530D"/>
    <w:rsid w:val="002B5337"/>
    <w:rsid w:val="002B5C9B"/>
    <w:rsid w:val="002C100A"/>
    <w:rsid w:val="002C109A"/>
    <w:rsid w:val="002C1A2B"/>
    <w:rsid w:val="002C2353"/>
    <w:rsid w:val="002C286D"/>
    <w:rsid w:val="002C2C0E"/>
    <w:rsid w:val="002C4A9A"/>
    <w:rsid w:val="002C503E"/>
    <w:rsid w:val="002C5795"/>
    <w:rsid w:val="002C58FB"/>
    <w:rsid w:val="002C5A07"/>
    <w:rsid w:val="002C69D5"/>
    <w:rsid w:val="002C6E95"/>
    <w:rsid w:val="002C7951"/>
    <w:rsid w:val="002C7E5D"/>
    <w:rsid w:val="002D03FB"/>
    <w:rsid w:val="002D1342"/>
    <w:rsid w:val="002D2063"/>
    <w:rsid w:val="002D380A"/>
    <w:rsid w:val="002D3F06"/>
    <w:rsid w:val="002D479F"/>
    <w:rsid w:val="002D6430"/>
    <w:rsid w:val="002E1A69"/>
    <w:rsid w:val="002E2775"/>
    <w:rsid w:val="002E2C62"/>
    <w:rsid w:val="002E3A6D"/>
    <w:rsid w:val="002E522B"/>
    <w:rsid w:val="002E5E26"/>
    <w:rsid w:val="002E753A"/>
    <w:rsid w:val="002E79B9"/>
    <w:rsid w:val="002E7F5F"/>
    <w:rsid w:val="002F1EB4"/>
    <w:rsid w:val="002F2412"/>
    <w:rsid w:val="002F2D4F"/>
    <w:rsid w:val="002F3126"/>
    <w:rsid w:val="002F38E8"/>
    <w:rsid w:val="002F5E0D"/>
    <w:rsid w:val="002F6492"/>
    <w:rsid w:val="002F6964"/>
    <w:rsid w:val="002F71B4"/>
    <w:rsid w:val="002F7437"/>
    <w:rsid w:val="00300667"/>
    <w:rsid w:val="003017C9"/>
    <w:rsid w:val="0030212F"/>
    <w:rsid w:val="00302817"/>
    <w:rsid w:val="00303CEB"/>
    <w:rsid w:val="00303F40"/>
    <w:rsid w:val="00304D9E"/>
    <w:rsid w:val="003051EA"/>
    <w:rsid w:val="0030567D"/>
    <w:rsid w:val="00305822"/>
    <w:rsid w:val="00306584"/>
    <w:rsid w:val="00306910"/>
    <w:rsid w:val="00307DF4"/>
    <w:rsid w:val="0031077E"/>
    <w:rsid w:val="003107F4"/>
    <w:rsid w:val="00310B66"/>
    <w:rsid w:val="00311A84"/>
    <w:rsid w:val="00311C65"/>
    <w:rsid w:val="00311CE7"/>
    <w:rsid w:val="003129FD"/>
    <w:rsid w:val="00314D5D"/>
    <w:rsid w:val="00314F17"/>
    <w:rsid w:val="003154FB"/>
    <w:rsid w:val="00315541"/>
    <w:rsid w:val="003156F1"/>
    <w:rsid w:val="00315A77"/>
    <w:rsid w:val="00316AFA"/>
    <w:rsid w:val="003171BC"/>
    <w:rsid w:val="003202A7"/>
    <w:rsid w:val="00320584"/>
    <w:rsid w:val="0032243C"/>
    <w:rsid w:val="0032263E"/>
    <w:rsid w:val="00322FF9"/>
    <w:rsid w:val="00323611"/>
    <w:rsid w:val="00323D79"/>
    <w:rsid w:val="00325CCA"/>
    <w:rsid w:val="003269FB"/>
    <w:rsid w:val="00326CAB"/>
    <w:rsid w:val="00326E01"/>
    <w:rsid w:val="00330088"/>
    <w:rsid w:val="003306E7"/>
    <w:rsid w:val="003340ED"/>
    <w:rsid w:val="0033414F"/>
    <w:rsid w:val="00334945"/>
    <w:rsid w:val="00334FA3"/>
    <w:rsid w:val="00335B04"/>
    <w:rsid w:val="00336639"/>
    <w:rsid w:val="00336A77"/>
    <w:rsid w:val="00336CB7"/>
    <w:rsid w:val="00336CC1"/>
    <w:rsid w:val="00337768"/>
    <w:rsid w:val="00337AFD"/>
    <w:rsid w:val="00337F93"/>
    <w:rsid w:val="0034181E"/>
    <w:rsid w:val="003424C7"/>
    <w:rsid w:val="00342DF2"/>
    <w:rsid w:val="00344231"/>
    <w:rsid w:val="00344ED1"/>
    <w:rsid w:val="00345364"/>
    <w:rsid w:val="00345C26"/>
    <w:rsid w:val="00346643"/>
    <w:rsid w:val="00347AA0"/>
    <w:rsid w:val="00351BD8"/>
    <w:rsid w:val="00352D8C"/>
    <w:rsid w:val="003533C7"/>
    <w:rsid w:val="00353DEF"/>
    <w:rsid w:val="003545D7"/>
    <w:rsid w:val="00354BBD"/>
    <w:rsid w:val="00356252"/>
    <w:rsid w:val="00357569"/>
    <w:rsid w:val="0035756A"/>
    <w:rsid w:val="00362E7A"/>
    <w:rsid w:val="0036310D"/>
    <w:rsid w:val="00363FE3"/>
    <w:rsid w:val="003658A6"/>
    <w:rsid w:val="00365C62"/>
    <w:rsid w:val="0036634C"/>
    <w:rsid w:val="003669A2"/>
    <w:rsid w:val="00367532"/>
    <w:rsid w:val="0036766A"/>
    <w:rsid w:val="00367874"/>
    <w:rsid w:val="00367BB6"/>
    <w:rsid w:val="00372A85"/>
    <w:rsid w:val="00372D39"/>
    <w:rsid w:val="003737A0"/>
    <w:rsid w:val="00373A98"/>
    <w:rsid w:val="00373EAE"/>
    <w:rsid w:val="00373FE7"/>
    <w:rsid w:val="0037539C"/>
    <w:rsid w:val="0037555B"/>
    <w:rsid w:val="003761CA"/>
    <w:rsid w:val="003766DB"/>
    <w:rsid w:val="00376E5B"/>
    <w:rsid w:val="00376EFF"/>
    <w:rsid w:val="0037711F"/>
    <w:rsid w:val="003779FD"/>
    <w:rsid w:val="00380D0A"/>
    <w:rsid w:val="00381D35"/>
    <w:rsid w:val="003848DB"/>
    <w:rsid w:val="0038722B"/>
    <w:rsid w:val="00387AE5"/>
    <w:rsid w:val="00387E0E"/>
    <w:rsid w:val="00391469"/>
    <w:rsid w:val="00392222"/>
    <w:rsid w:val="003940BC"/>
    <w:rsid w:val="0039459C"/>
    <w:rsid w:val="003946CE"/>
    <w:rsid w:val="003949C7"/>
    <w:rsid w:val="00394D20"/>
    <w:rsid w:val="003952FE"/>
    <w:rsid w:val="00395456"/>
    <w:rsid w:val="003958DD"/>
    <w:rsid w:val="00397FC2"/>
    <w:rsid w:val="003A160C"/>
    <w:rsid w:val="003A324F"/>
    <w:rsid w:val="003A3BCC"/>
    <w:rsid w:val="003A3F53"/>
    <w:rsid w:val="003A4F96"/>
    <w:rsid w:val="003A52E4"/>
    <w:rsid w:val="003A7DF4"/>
    <w:rsid w:val="003B011B"/>
    <w:rsid w:val="003B05D3"/>
    <w:rsid w:val="003B0B19"/>
    <w:rsid w:val="003B0B9B"/>
    <w:rsid w:val="003B0D1A"/>
    <w:rsid w:val="003B1252"/>
    <w:rsid w:val="003B19EC"/>
    <w:rsid w:val="003B2485"/>
    <w:rsid w:val="003B2B91"/>
    <w:rsid w:val="003B3B2C"/>
    <w:rsid w:val="003B505B"/>
    <w:rsid w:val="003B750F"/>
    <w:rsid w:val="003C1C2D"/>
    <w:rsid w:val="003C1D4C"/>
    <w:rsid w:val="003C2430"/>
    <w:rsid w:val="003C35B8"/>
    <w:rsid w:val="003C3F0D"/>
    <w:rsid w:val="003C5058"/>
    <w:rsid w:val="003C7038"/>
    <w:rsid w:val="003C7E3D"/>
    <w:rsid w:val="003D1FC6"/>
    <w:rsid w:val="003D28CE"/>
    <w:rsid w:val="003D2977"/>
    <w:rsid w:val="003D372F"/>
    <w:rsid w:val="003D3E01"/>
    <w:rsid w:val="003D518E"/>
    <w:rsid w:val="003D5D49"/>
    <w:rsid w:val="003D61A0"/>
    <w:rsid w:val="003D651A"/>
    <w:rsid w:val="003D7364"/>
    <w:rsid w:val="003D73B1"/>
    <w:rsid w:val="003E026C"/>
    <w:rsid w:val="003E08B3"/>
    <w:rsid w:val="003E0FD7"/>
    <w:rsid w:val="003E1142"/>
    <w:rsid w:val="003E2A20"/>
    <w:rsid w:val="003E3470"/>
    <w:rsid w:val="003E3D7E"/>
    <w:rsid w:val="003E4127"/>
    <w:rsid w:val="003E5139"/>
    <w:rsid w:val="003E520C"/>
    <w:rsid w:val="003E597D"/>
    <w:rsid w:val="003E6807"/>
    <w:rsid w:val="003E6A61"/>
    <w:rsid w:val="003E7885"/>
    <w:rsid w:val="003F1146"/>
    <w:rsid w:val="003F131E"/>
    <w:rsid w:val="003F19E1"/>
    <w:rsid w:val="003F2C5E"/>
    <w:rsid w:val="003F4B0F"/>
    <w:rsid w:val="003F54FC"/>
    <w:rsid w:val="0040020B"/>
    <w:rsid w:val="004002DF"/>
    <w:rsid w:val="004006CD"/>
    <w:rsid w:val="00400ACE"/>
    <w:rsid w:val="00400B76"/>
    <w:rsid w:val="00400C9D"/>
    <w:rsid w:val="0040108A"/>
    <w:rsid w:val="00401736"/>
    <w:rsid w:val="004024FA"/>
    <w:rsid w:val="0040397F"/>
    <w:rsid w:val="00403E71"/>
    <w:rsid w:val="0040425B"/>
    <w:rsid w:val="00404330"/>
    <w:rsid w:val="004045ED"/>
    <w:rsid w:val="00404C37"/>
    <w:rsid w:val="0040562C"/>
    <w:rsid w:val="00405D92"/>
    <w:rsid w:val="00406AE7"/>
    <w:rsid w:val="00407377"/>
    <w:rsid w:val="00407670"/>
    <w:rsid w:val="00410556"/>
    <w:rsid w:val="00411BC4"/>
    <w:rsid w:val="00411C10"/>
    <w:rsid w:val="004133E5"/>
    <w:rsid w:val="004136F3"/>
    <w:rsid w:val="004146B0"/>
    <w:rsid w:val="00414B1E"/>
    <w:rsid w:val="00414E4E"/>
    <w:rsid w:val="004152F5"/>
    <w:rsid w:val="00416171"/>
    <w:rsid w:val="00416656"/>
    <w:rsid w:val="0041703D"/>
    <w:rsid w:val="00417F91"/>
    <w:rsid w:val="00422001"/>
    <w:rsid w:val="0042350D"/>
    <w:rsid w:val="00423785"/>
    <w:rsid w:val="00424DB6"/>
    <w:rsid w:val="0042538A"/>
    <w:rsid w:val="004260CA"/>
    <w:rsid w:val="00426208"/>
    <w:rsid w:val="0042646D"/>
    <w:rsid w:val="00427128"/>
    <w:rsid w:val="00427B9E"/>
    <w:rsid w:val="00430727"/>
    <w:rsid w:val="00431219"/>
    <w:rsid w:val="004319B2"/>
    <w:rsid w:val="00432E3F"/>
    <w:rsid w:val="0043333D"/>
    <w:rsid w:val="004345B5"/>
    <w:rsid w:val="00436CEC"/>
    <w:rsid w:val="004374F4"/>
    <w:rsid w:val="004407CD"/>
    <w:rsid w:val="004409CC"/>
    <w:rsid w:val="00441A77"/>
    <w:rsid w:val="004421A0"/>
    <w:rsid w:val="0044235F"/>
    <w:rsid w:val="004441CA"/>
    <w:rsid w:val="004460F5"/>
    <w:rsid w:val="0044710F"/>
    <w:rsid w:val="0044787F"/>
    <w:rsid w:val="0045115C"/>
    <w:rsid w:val="00451804"/>
    <w:rsid w:val="00452834"/>
    <w:rsid w:val="00452E11"/>
    <w:rsid w:val="00455D9F"/>
    <w:rsid w:val="0045602D"/>
    <w:rsid w:val="004560CA"/>
    <w:rsid w:val="0045638F"/>
    <w:rsid w:val="004567D6"/>
    <w:rsid w:val="004569E9"/>
    <w:rsid w:val="004605A5"/>
    <w:rsid w:val="0046236C"/>
    <w:rsid w:val="00462B43"/>
    <w:rsid w:val="00462BF2"/>
    <w:rsid w:val="00464690"/>
    <w:rsid w:val="004648CD"/>
    <w:rsid w:val="00464975"/>
    <w:rsid w:val="0046536D"/>
    <w:rsid w:val="00465CE2"/>
    <w:rsid w:val="00465E48"/>
    <w:rsid w:val="0046644F"/>
    <w:rsid w:val="00466E21"/>
    <w:rsid w:val="004728B9"/>
    <w:rsid w:val="00472DAE"/>
    <w:rsid w:val="00473DB8"/>
    <w:rsid w:val="00473E98"/>
    <w:rsid w:val="00474F6E"/>
    <w:rsid w:val="004754F3"/>
    <w:rsid w:val="00475EED"/>
    <w:rsid w:val="0047663A"/>
    <w:rsid w:val="00476973"/>
    <w:rsid w:val="00480BF0"/>
    <w:rsid w:val="00481C1D"/>
    <w:rsid w:val="00481DD1"/>
    <w:rsid w:val="004839FC"/>
    <w:rsid w:val="00483AE7"/>
    <w:rsid w:val="00483C8D"/>
    <w:rsid w:val="00483D4B"/>
    <w:rsid w:val="00483E77"/>
    <w:rsid w:val="00484DF9"/>
    <w:rsid w:val="00486270"/>
    <w:rsid w:val="00490F7F"/>
    <w:rsid w:val="00491AE2"/>
    <w:rsid w:val="004923BF"/>
    <w:rsid w:val="0049255C"/>
    <w:rsid w:val="0049265C"/>
    <w:rsid w:val="00492AC3"/>
    <w:rsid w:val="004946BF"/>
    <w:rsid w:val="00494B2F"/>
    <w:rsid w:val="00497132"/>
    <w:rsid w:val="00497D42"/>
    <w:rsid w:val="004A27A4"/>
    <w:rsid w:val="004A27D7"/>
    <w:rsid w:val="004B0C65"/>
    <w:rsid w:val="004B12FE"/>
    <w:rsid w:val="004B22A7"/>
    <w:rsid w:val="004B23F1"/>
    <w:rsid w:val="004B4289"/>
    <w:rsid w:val="004B58ED"/>
    <w:rsid w:val="004B6FDA"/>
    <w:rsid w:val="004B751C"/>
    <w:rsid w:val="004B78D3"/>
    <w:rsid w:val="004C0F47"/>
    <w:rsid w:val="004C30BF"/>
    <w:rsid w:val="004C428E"/>
    <w:rsid w:val="004C450F"/>
    <w:rsid w:val="004C69B5"/>
    <w:rsid w:val="004D1410"/>
    <w:rsid w:val="004D173E"/>
    <w:rsid w:val="004D21A7"/>
    <w:rsid w:val="004D2368"/>
    <w:rsid w:val="004D2979"/>
    <w:rsid w:val="004D2D96"/>
    <w:rsid w:val="004D52C9"/>
    <w:rsid w:val="004D7667"/>
    <w:rsid w:val="004D767B"/>
    <w:rsid w:val="004E01E0"/>
    <w:rsid w:val="004E0875"/>
    <w:rsid w:val="004E14BD"/>
    <w:rsid w:val="004E16C3"/>
    <w:rsid w:val="004E1BD1"/>
    <w:rsid w:val="004E4202"/>
    <w:rsid w:val="004E4AAF"/>
    <w:rsid w:val="004E4D32"/>
    <w:rsid w:val="004E6510"/>
    <w:rsid w:val="004F0059"/>
    <w:rsid w:val="004F015C"/>
    <w:rsid w:val="004F01D5"/>
    <w:rsid w:val="004F0631"/>
    <w:rsid w:val="004F13BC"/>
    <w:rsid w:val="004F34F8"/>
    <w:rsid w:val="004F3FC8"/>
    <w:rsid w:val="004F4434"/>
    <w:rsid w:val="004F4471"/>
    <w:rsid w:val="004F4FEA"/>
    <w:rsid w:val="004F517F"/>
    <w:rsid w:val="004F55BF"/>
    <w:rsid w:val="004F6F53"/>
    <w:rsid w:val="0050466E"/>
    <w:rsid w:val="00505DA2"/>
    <w:rsid w:val="005068A3"/>
    <w:rsid w:val="005136D9"/>
    <w:rsid w:val="00513868"/>
    <w:rsid w:val="00513AE6"/>
    <w:rsid w:val="005145CD"/>
    <w:rsid w:val="00514ADB"/>
    <w:rsid w:val="00515307"/>
    <w:rsid w:val="00515458"/>
    <w:rsid w:val="00516052"/>
    <w:rsid w:val="00516E0D"/>
    <w:rsid w:val="00516F57"/>
    <w:rsid w:val="00517955"/>
    <w:rsid w:val="00517DC1"/>
    <w:rsid w:val="0052001E"/>
    <w:rsid w:val="005208C1"/>
    <w:rsid w:val="00520989"/>
    <w:rsid w:val="00520BD5"/>
    <w:rsid w:val="0052174A"/>
    <w:rsid w:val="00521E7E"/>
    <w:rsid w:val="00522149"/>
    <w:rsid w:val="005223A8"/>
    <w:rsid w:val="005225E8"/>
    <w:rsid w:val="00522913"/>
    <w:rsid w:val="00523FB5"/>
    <w:rsid w:val="00524777"/>
    <w:rsid w:val="00525C63"/>
    <w:rsid w:val="0052617E"/>
    <w:rsid w:val="0052663D"/>
    <w:rsid w:val="00526C19"/>
    <w:rsid w:val="005306B7"/>
    <w:rsid w:val="00531B7C"/>
    <w:rsid w:val="005339BA"/>
    <w:rsid w:val="0053464D"/>
    <w:rsid w:val="005346CD"/>
    <w:rsid w:val="00534A68"/>
    <w:rsid w:val="00536A5A"/>
    <w:rsid w:val="00540B66"/>
    <w:rsid w:val="005410A9"/>
    <w:rsid w:val="00541176"/>
    <w:rsid w:val="005419CD"/>
    <w:rsid w:val="00541CF4"/>
    <w:rsid w:val="005434BF"/>
    <w:rsid w:val="00544199"/>
    <w:rsid w:val="00544E0D"/>
    <w:rsid w:val="00545F24"/>
    <w:rsid w:val="005469CC"/>
    <w:rsid w:val="00546F83"/>
    <w:rsid w:val="005505C0"/>
    <w:rsid w:val="00551313"/>
    <w:rsid w:val="00552ACF"/>
    <w:rsid w:val="005538F0"/>
    <w:rsid w:val="0055434B"/>
    <w:rsid w:val="00554796"/>
    <w:rsid w:val="005551AB"/>
    <w:rsid w:val="00556071"/>
    <w:rsid w:val="00556EA1"/>
    <w:rsid w:val="00557A12"/>
    <w:rsid w:val="00560BF1"/>
    <w:rsid w:val="00560C90"/>
    <w:rsid w:val="0056197A"/>
    <w:rsid w:val="00562090"/>
    <w:rsid w:val="00563FF8"/>
    <w:rsid w:val="00564193"/>
    <w:rsid w:val="005645A7"/>
    <w:rsid w:val="0056546A"/>
    <w:rsid w:val="00566240"/>
    <w:rsid w:val="005676C3"/>
    <w:rsid w:val="0057171A"/>
    <w:rsid w:val="00572576"/>
    <w:rsid w:val="00573184"/>
    <w:rsid w:val="00573FEB"/>
    <w:rsid w:val="0057515E"/>
    <w:rsid w:val="00576D0D"/>
    <w:rsid w:val="00580DDA"/>
    <w:rsid w:val="00582B86"/>
    <w:rsid w:val="005830BC"/>
    <w:rsid w:val="00584245"/>
    <w:rsid w:val="00586448"/>
    <w:rsid w:val="005865E2"/>
    <w:rsid w:val="00590991"/>
    <w:rsid w:val="00590D02"/>
    <w:rsid w:val="00590F27"/>
    <w:rsid w:val="0059106B"/>
    <w:rsid w:val="005914CD"/>
    <w:rsid w:val="00591EF1"/>
    <w:rsid w:val="005937DC"/>
    <w:rsid w:val="00593900"/>
    <w:rsid w:val="00594219"/>
    <w:rsid w:val="00595E4C"/>
    <w:rsid w:val="00596011"/>
    <w:rsid w:val="005A1106"/>
    <w:rsid w:val="005A13D4"/>
    <w:rsid w:val="005A2F06"/>
    <w:rsid w:val="005A35CC"/>
    <w:rsid w:val="005A3D48"/>
    <w:rsid w:val="005A4104"/>
    <w:rsid w:val="005A5DB7"/>
    <w:rsid w:val="005A65C9"/>
    <w:rsid w:val="005A6BCC"/>
    <w:rsid w:val="005A71F8"/>
    <w:rsid w:val="005B14CC"/>
    <w:rsid w:val="005B2D2A"/>
    <w:rsid w:val="005B45CE"/>
    <w:rsid w:val="005B49EA"/>
    <w:rsid w:val="005B52AB"/>
    <w:rsid w:val="005C0906"/>
    <w:rsid w:val="005C09EF"/>
    <w:rsid w:val="005C0A5A"/>
    <w:rsid w:val="005C0CCA"/>
    <w:rsid w:val="005C0D7B"/>
    <w:rsid w:val="005C535A"/>
    <w:rsid w:val="005C5C81"/>
    <w:rsid w:val="005C6973"/>
    <w:rsid w:val="005C6F50"/>
    <w:rsid w:val="005C76D9"/>
    <w:rsid w:val="005D1F2C"/>
    <w:rsid w:val="005D1FB0"/>
    <w:rsid w:val="005D6A2F"/>
    <w:rsid w:val="005D70C2"/>
    <w:rsid w:val="005E210C"/>
    <w:rsid w:val="005E4235"/>
    <w:rsid w:val="005E4499"/>
    <w:rsid w:val="005E4B15"/>
    <w:rsid w:val="005E4CBD"/>
    <w:rsid w:val="005E6308"/>
    <w:rsid w:val="005F122B"/>
    <w:rsid w:val="005F1ADD"/>
    <w:rsid w:val="005F3B2B"/>
    <w:rsid w:val="005F3B7F"/>
    <w:rsid w:val="005F3D37"/>
    <w:rsid w:val="005F526F"/>
    <w:rsid w:val="005F60BD"/>
    <w:rsid w:val="005F6933"/>
    <w:rsid w:val="005F6F1D"/>
    <w:rsid w:val="005F79B4"/>
    <w:rsid w:val="005F7B60"/>
    <w:rsid w:val="00602F55"/>
    <w:rsid w:val="006038B6"/>
    <w:rsid w:val="006044DC"/>
    <w:rsid w:val="00604CD7"/>
    <w:rsid w:val="0060508F"/>
    <w:rsid w:val="00605BF8"/>
    <w:rsid w:val="00605C5A"/>
    <w:rsid w:val="006069FD"/>
    <w:rsid w:val="006106E2"/>
    <w:rsid w:val="00610DC3"/>
    <w:rsid w:val="00611268"/>
    <w:rsid w:val="0061259F"/>
    <w:rsid w:val="00614A2F"/>
    <w:rsid w:val="00615E20"/>
    <w:rsid w:val="00616F5F"/>
    <w:rsid w:val="006200BA"/>
    <w:rsid w:val="006201EF"/>
    <w:rsid w:val="00622787"/>
    <w:rsid w:val="00622D73"/>
    <w:rsid w:val="00622F8E"/>
    <w:rsid w:val="00623FA5"/>
    <w:rsid w:val="00624620"/>
    <w:rsid w:val="00624ADF"/>
    <w:rsid w:val="00625272"/>
    <w:rsid w:val="00625AA1"/>
    <w:rsid w:val="00625ACA"/>
    <w:rsid w:val="0062795A"/>
    <w:rsid w:val="00627D16"/>
    <w:rsid w:val="006321E6"/>
    <w:rsid w:val="0063242C"/>
    <w:rsid w:val="00633015"/>
    <w:rsid w:val="006347B9"/>
    <w:rsid w:val="0063524E"/>
    <w:rsid w:val="0063678F"/>
    <w:rsid w:val="006375DA"/>
    <w:rsid w:val="006403AA"/>
    <w:rsid w:val="006405AF"/>
    <w:rsid w:val="00640C7A"/>
    <w:rsid w:val="00641236"/>
    <w:rsid w:val="006413D4"/>
    <w:rsid w:val="00642068"/>
    <w:rsid w:val="00642A4F"/>
    <w:rsid w:val="00642E16"/>
    <w:rsid w:val="00643631"/>
    <w:rsid w:val="00643A20"/>
    <w:rsid w:val="00646359"/>
    <w:rsid w:val="00647305"/>
    <w:rsid w:val="00647EB5"/>
    <w:rsid w:val="00650FBB"/>
    <w:rsid w:val="0065126B"/>
    <w:rsid w:val="00652581"/>
    <w:rsid w:val="006534A9"/>
    <w:rsid w:val="00653629"/>
    <w:rsid w:val="00654E86"/>
    <w:rsid w:val="00655FCC"/>
    <w:rsid w:val="006570B1"/>
    <w:rsid w:val="00657BE5"/>
    <w:rsid w:val="00661CF4"/>
    <w:rsid w:val="0066277E"/>
    <w:rsid w:val="00663F36"/>
    <w:rsid w:val="00664E26"/>
    <w:rsid w:val="0066527F"/>
    <w:rsid w:val="00665E68"/>
    <w:rsid w:val="006663CF"/>
    <w:rsid w:val="0066673F"/>
    <w:rsid w:val="0067075A"/>
    <w:rsid w:val="00670B7E"/>
    <w:rsid w:val="0067541D"/>
    <w:rsid w:val="006813CA"/>
    <w:rsid w:val="00681818"/>
    <w:rsid w:val="0068405C"/>
    <w:rsid w:val="0068412A"/>
    <w:rsid w:val="0068456D"/>
    <w:rsid w:val="0068598F"/>
    <w:rsid w:val="00686216"/>
    <w:rsid w:val="00687D5D"/>
    <w:rsid w:val="00687DC3"/>
    <w:rsid w:val="00690666"/>
    <w:rsid w:val="00690887"/>
    <w:rsid w:val="00691844"/>
    <w:rsid w:val="00692E39"/>
    <w:rsid w:val="00693B9C"/>
    <w:rsid w:val="00695AEB"/>
    <w:rsid w:val="0069780B"/>
    <w:rsid w:val="006A1E07"/>
    <w:rsid w:val="006A28A6"/>
    <w:rsid w:val="006A3499"/>
    <w:rsid w:val="006A371B"/>
    <w:rsid w:val="006A4467"/>
    <w:rsid w:val="006A473F"/>
    <w:rsid w:val="006A4EFA"/>
    <w:rsid w:val="006A53BB"/>
    <w:rsid w:val="006A6347"/>
    <w:rsid w:val="006B1B8D"/>
    <w:rsid w:val="006B2A6D"/>
    <w:rsid w:val="006B2C40"/>
    <w:rsid w:val="006B2F48"/>
    <w:rsid w:val="006B402C"/>
    <w:rsid w:val="006B4910"/>
    <w:rsid w:val="006B5A7A"/>
    <w:rsid w:val="006B6133"/>
    <w:rsid w:val="006B6E89"/>
    <w:rsid w:val="006B6FCC"/>
    <w:rsid w:val="006B7A71"/>
    <w:rsid w:val="006C0A8E"/>
    <w:rsid w:val="006C0C26"/>
    <w:rsid w:val="006C11F4"/>
    <w:rsid w:val="006C205B"/>
    <w:rsid w:val="006C26E9"/>
    <w:rsid w:val="006C3A44"/>
    <w:rsid w:val="006C4F68"/>
    <w:rsid w:val="006C5045"/>
    <w:rsid w:val="006C524E"/>
    <w:rsid w:val="006C59BA"/>
    <w:rsid w:val="006C7323"/>
    <w:rsid w:val="006C7C66"/>
    <w:rsid w:val="006D08B0"/>
    <w:rsid w:val="006D11E0"/>
    <w:rsid w:val="006D15B3"/>
    <w:rsid w:val="006D2B71"/>
    <w:rsid w:val="006D2E0D"/>
    <w:rsid w:val="006D4A42"/>
    <w:rsid w:val="006D4BE5"/>
    <w:rsid w:val="006D6902"/>
    <w:rsid w:val="006D69D2"/>
    <w:rsid w:val="006D7403"/>
    <w:rsid w:val="006D7CAE"/>
    <w:rsid w:val="006D7DCE"/>
    <w:rsid w:val="006E1A28"/>
    <w:rsid w:val="006E229A"/>
    <w:rsid w:val="006E2B86"/>
    <w:rsid w:val="006E2D59"/>
    <w:rsid w:val="006E30A1"/>
    <w:rsid w:val="006E3DEA"/>
    <w:rsid w:val="006E502B"/>
    <w:rsid w:val="006E572A"/>
    <w:rsid w:val="006E709D"/>
    <w:rsid w:val="006E7BE3"/>
    <w:rsid w:val="006F013F"/>
    <w:rsid w:val="006F0733"/>
    <w:rsid w:val="006F0FAE"/>
    <w:rsid w:val="006F1B63"/>
    <w:rsid w:val="006F349C"/>
    <w:rsid w:val="006F378F"/>
    <w:rsid w:val="006F3F22"/>
    <w:rsid w:val="006F4139"/>
    <w:rsid w:val="006F49F6"/>
    <w:rsid w:val="006F4F3F"/>
    <w:rsid w:val="006F5E7A"/>
    <w:rsid w:val="006F5EF6"/>
    <w:rsid w:val="006F787D"/>
    <w:rsid w:val="006F7B1A"/>
    <w:rsid w:val="007006A0"/>
    <w:rsid w:val="00700BD5"/>
    <w:rsid w:val="00700C0E"/>
    <w:rsid w:val="00700C1F"/>
    <w:rsid w:val="00700CB4"/>
    <w:rsid w:val="00701506"/>
    <w:rsid w:val="00702F74"/>
    <w:rsid w:val="0070384D"/>
    <w:rsid w:val="00703B9F"/>
    <w:rsid w:val="00705BDF"/>
    <w:rsid w:val="007066DD"/>
    <w:rsid w:val="00706920"/>
    <w:rsid w:val="00706DE0"/>
    <w:rsid w:val="00706E00"/>
    <w:rsid w:val="0070755F"/>
    <w:rsid w:val="00707899"/>
    <w:rsid w:val="0071100B"/>
    <w:rsid w:val="00711B33"/>
    <w:rsid w:val="00711D80"/>
    <w:rsid w:val="0071295E"/>
    <w:rsid w:val="00712D7E"/>
    <w:rsid w:val="00713EE7"/>
    <w:rsid w:val="007143A8"/>
    <w:rsid w:val="00716BEC"/>
    <w:rsid w:val="007179B6"/>
    <w:rsid w:val="00720101"/>
    <w:rsid w:val="00720881"/>
    <w:rsid w:val="00722748"/>
    <w:rsid w:val="00722CFC"/>
    <w:rsid w:val="00723933"/>
    <w:rsid w:val="00723B35"/>
    <w:rsid w:val="00723DAA"/>
    <w:rsid w:val="00724C4A"/>
    <w:rsid w:val="007261DE"/>
    <w:rsid w:val="0072631F"/>
    <w:rsid w:val="00726FB7"/>
    <w:rsid w:val="007302DF"/>
    <w:rsid w:val="00731EBE"/>
    <w:rsid w:val="007320D9"/>
    <w:rsid w:val="0073281D"/>
    <w:rsid w:val="00732979"/>
    <w:rsid w:val="007331DA"/>
    <w:rsid w:val="00734812"/>
    <w:rsid w:val="00736437"/>
    <w:rsid w:val="00736B25"/>
    <w:rsid w:val="007370CC"/>
    <w:rsid w:val="00737948"/>
    <w:rsid w:val="00737AEA"/>
    <w:rsid w:val="00737F6E"/>
    <w:rsid w:val="00743B5A"/>
    <w:rsid w:val="0074504F"/>
    <w:rsid w:val="007453D0"/>
    <w:rsid w:val="00747267"/>
    <w:rsid w:val="00747717"/>
    <w:rsid w:val="00750466"/>
    <w:rsid w:val="007509D0"/>
    <w:rsid w:val="00751DDE"/>
    <w:rsid w:val="00751E47"/>
    <w:rsid w:val="007530D7"/>
    <w:rsid w:val="007535F0"/>
    <w:rsid w:val="007536D4"/>
    <w:rsid w:val="00753C46"/>
    <w:rsid w:val="0075444A"/>
    <w:rsid w:val="007560BD"/>
    <w:rsid w:val="0075706A"/>
    <w:rsid w:val="007571EB"/>
    <w:rsid w:val="0075751F"/>
    <w:rsid w:val="00762930"/>
    <w:rsid w:val="00764AD4"/>
    <w:rsid w:val="0077077B"/>
    <w:rsid w:val="00771797"/>
    <w:rsid w:val="00771D2D"/>
    <w:rsid w:val="00771D56"/>
    <w:rsid w:val="00772205"/>
    <w:rsid w:val="007722D9"/>
    <w:rsid w:val="00772A82"/>
    <w:rsid w:val="0077440F"/>
    <w:rsid w:val="00774640"/>
    <w:rsid w:val="00777F42"/>
    <w:rsid w:val="007800A0"/>
    <w:rsid w:val="0078048B"/>
    <w:rsid w:val="0078068E"/>
    <w:rsid w:val="0078115A"/>
    <w:rsid w:val="007834C9"/>
    <w:rsid w:val="00783997"/>
    <w:rsid w:val="007856C9"/>
    <w:rsid w:val="00786426"/>
    <w:rsid w:val="007866D5"/>
    <w:rsid w:val="00786BD7"/>
    <w:rsid w:val="00786DF5"/>
    <w:rsid w:val="00787710"/>
    <w:rsid w:val="0078781B"/>
    <w:rsid w:val="007879C0"/>
    <w:rsid w:val="007906F1"/>
    <w:rsid w:val="00790795"/>
    <w:rsid w:val="00790A86"/>
    <w:rsid w:val="007912F0"/>
    <w:rsid w:val="00791C09"/>
    <w:rsid w:val="007928D4"/>
    <w:rsid w:val="00793686"/>
    <w:rsid w:val="00793EFB"/>
    <w:rsid w:val="00794BE0"/>
    <w:rsid w:val="007A0CC5"/>
    <w:rsid w:val="007A1949"/>
    <w:rsid w:val="007A2E0B"/>
    <w:rsid w:val="007A63CE"/>
    <w:rsid w:val="007B064F"/>
    <w:rsid w:val="007B134B"/>
    <w:rsid w:val="007B2BFA"/>
    <w:rsid w:val="007B3813"/>
    <w:rsid w:val="007B6D5F"/>
    <w:rsid w:val="007B710B"/>
    <w:rsid w:val="007C076B"/>
    <w:rsid w:val="007C15EE"/>
    <w:rsid w:val="007C4A31"/>
    <w:rsid w:val="007C517E"/>
    <w:rsid w:val="007C5BF3"/>
    <w:rsid w:val="007D1349"/>
    <w:rsid w:val="007D18F2"/>
    <w:rsid w:val="007D196E"/>
    <w:rsid w:val="007D2296"/>
    <w:rsid w:val="007D266E"/>
    <w:rsid w:val="007D29BD"/>
    <w:rsid w:val="007D3006"/>
    <w:rsid w:val="007D414A"/>
    <w:rsid w:val="007D41BE"/>
    <w:rsid w:val="007D58DF"/>
    <w:rsid w:val="007D649C"/>
    <w:rsid w:val="007E1923"/>
    <w:rsid w:val="007E4FDC"/>
    <w:rsid w:val="007E59F7"/>
    <w:rsid w:val="007E5E20"/>
    <w:rsid w:val="007E646F"/>
    <w:rsid w:val="007E6C92"/>
    <w:rsid w:val="007E775A"/>
    <w:rsid w:val="007E7CD0"/>
    <w:rsid w:val="007F00FB"/>
    <w:rsid w:val="007F0DDB"/>
    <w:rsid w:val="007F23B0"/>
    <w:rsid w:val="007F2914"/>
    <w:rsid w:val="007F29A4"/>
    <w:rsid w:val="007F2A67"/>
    <w:rsid w:val="007F3217"/>
    <w:rsid w:val="007F3EBD"/>
    <w:rsid w:val="007F46F7"/>
    <w:rsid w:val="007F4A43"/>
    <w:rsid w:val="007F4D99"/>
    <w:rsid w:val="007F4DBB"/>
    <w:rsid w:val="007F5BEF"/>
    <w:rsid w:val="007F6843"/>
    <w:rsid w:val="0080192F"/>
    <w:rsid w:val="0080205C"/>
    <w:rsid w:val="0080276F"/>
    <w:rsid w:val="0080287D"/>
    <w:rsid w:val="00802AAD"/>
    <w:rsid w:val="0080353D"/>
    <w:rsid w:val="0080367F"/>
    <w:rsid w:val="008039AE"/>
    <w:rsid w:val="008062DB"/>
    <w:rsid w:val="00807195"/>
    <w:rsid w:val="00810162"/>
    <w:rsid w:val="008101DA"/>
    <w:rsid w:val="00810A08"/>
    <w:rsid w:val="00810B2F"/>
    <w:rsid w:val="00811962"/>
    <w:rsid w:val="00811A0D"/>
    <w:rsid w:val="008128EC"/>
    <w:rsid w:val="00812BC4"/>
    <w:rsid w:val="00813534"/>
    <w:rsid w:val="0081358D"/>
    <w:rsid w:val="0081393C"/>
    <w:rsid w:val="00813A94"/>
    <w:rsid w:val="0081425F"/>
    <w:rsid w:val="008147B1"/>
    <w:rsid w:val="00814A02"/>
    <w:rsid w:val="00815E7C"/>
    <w:rsid w:val="00820796"/>
    <w:rsid w:val="008213EB"/>
    <w:rsid w:val="00824C1A"/>
    <w:rsid w:val="00825670"/>
    <w:rsid w:val="00825B51"/>
    <w:rsid w:val="00825BC7"/>
    <w:rsid w:val="00825D0A"/>
    <w:rsid w:val="00830BA1"/>
    <w:rsid w:val="00830BC2"/>
    <w:rsid w:val="00831131"/>
    <w:rsid w:val="008314EE"/>
    <w:rsid w:val="00832C74"/>
    <w:rsid w:val="0083368B"/>
    <w:rsid w:val="00834045"/>
    <w:rsid w:val="00834B39"/>
    <w:rsid w:val="00835C03"/>
    <w:rsid w:val="008362BB"/>
    <w:rsid w:val="00841755"/>
    <w:rsid w:val="00841A88"/>
    <w:rsid w:val="00843AA3"/>
    <w:rsid w:val="008456B6"/>
    <w:rsid w:val="00845A22"/>
    <w:rsid w:val="00845F53"/>
    <w:rsid w:val="00846D39"/>
    <w:rsid w:val="00847336"/>
    <w:rsid w:val="00847346"/>
    <w:rsid w:val="00847935"/>
    <w:rsid w:val="00847B81"/>
    <w:rsid w:val="00847D99"/>
    <w:rsid w:val="00850289"/>
    <w:rsid w:val="00850382"/>
    <w:rsid w:val="008504D9"/>
    <w:rsid w:val="00850E85"/>
    <w:rsid w:val="00850F10"/>
    <w:rsid w:val="008512AE"/>
    <w:rsid w:val="00851B82"/>
    <w:rsid w:val="00851FF1"/>
    <w:rsid w:val="00853956"/>
    <w:rsid w:val="00853B1B"/>
    <w:rsid w:val="00853E60"/>
    <w:rsid w:val="00854397"/>
    <w:rsid w:val="008565E9"/>
    <w:rsid w:val="0085677C"/>
    <w:rsid w:val="0085688C"/>
    <w:rsid w:val="0085689D"/>
    <w:rsid w:val="00856D81"/>
    <w:rsid w:val="008575D6"/>
    <w:rsid w:val="00860BD0"/>
    <w:rsid w:val="00861E87"/>
    <w:rsid w:val="00862529"/>
    <w:rsid w:val="00863C11"/>
    <w:rsid w:val="00863CB4"/>
    <w:rsid w:val="008667C7"/>
    <w:rsid w:val="008669C0"/>
    <w:rsid w:val="00867342"/>
    <w:rsid w:val="00870610"/>
    <w:rsid w:val="00872501"/>
    <w:rsid w:val="008727D4"/>
    <w:rsid w:val="008727E9"/>
    <w:rsid w:val="008753BD"/>
    <w:rsid w:val="00876409"/>
    <w:rsid w:val="00877300"/>
    <w:rsid w:val="0087784F"/>
    <w:rsid w:val="00877AAF"/>
    <w:rsid w:val="00877C6F"/>
    <w:rsid w:val="00880298"/>
    <w:rsid w:val="0088107C"/>
    <w:rsid w:val="00881213"/>
    <w:rsid w:val="00884286"/>
    <w:rsid w:val="00885C91"/>
    <w:rsid w:val="008878A8"/>
    <w:rsid w:val="00887D9A"/>
    <w:rsid w:val="008910A7"/>
    <w:rsid w:val="00891105"/>
    <w:rsid w:val="008956DD"/>
    <w:rsid w:val="008958C8"/>
    <w:rsid w:val="00896EF0"/>
    <w:rsid w:val="008A00F9"/>
    <w:rsid w:val="008A1B27"/>
    <w:rsid w:val="008A1DDD"/>
    <w:rsid w:val="008A3FEE"/>
    <w:rsid w:val="008A45F6"/>
    <w:rsid w:val="008A4802"/>
    <w:rsid w:val="008A48B9"/>
    <w:rsid w:val="008B14C8"/>
    <w:rsid w:val="008B2B7E"/>
    <w:rsid w:val="008B4167"/>
    <w:rsid w:val="008B6222"/>
    <w:rsid w:val="008B62CB"/>
    <w:rsid w:val="008B6856"/>
    <w:rsid w:val="008B6DF6"/>
    <w:rsid w:val="008B7274"/>
    <w:rsid w:val="008B798B"/>
    <w:rsid w:val="008C06F7"/>
    <w:rsid w:val="008C21E4"/>
    <w:rsid w:val="008C260A"/>
    <w:rsid w:val="008C37B0"/>
    <w:rsid w:val="008C3CCD"/>
    <w:rsid w:val="008C4501"/>
    <w:rsid w:val="008C46A2"/>
    <w:rsid w:val="008C55E8"/>
    <w:rsid w:val="008C5C12"/>
    <w:rsid w:val="008C7C0E"/>
    <w:rsid w:val="008D05CE"/>
    <w:rsid w:val="008D25E1"/>
    <w:rsid w:val="008D324D"/>
    <w:rsid w:val="008D428F"/>
    <w:rsid w:val="008D51E8"/>
    <w:rsid w:val="008D5835"/>
    <w:rsid w:val="008D5EBA"/>
    <w:rsid w:val="008D636A"/>
    <w:rsid w:val="008E0036"/>
    <w:rsid w:val="008E2783"/>
    <w:rsid w:val="008E3646"/>
    <w:rsid w:val="008E45EB"/>
    <w:rsid w:val="008E53FA"/>
    <w:rsid w:val="008E5E02"/>
    <w:rsid w:val="008E6168"/>
    <w:rsid w:val="008E692A"/>
    <w:rsid w:val="008E792D"/>
    <w:rsid w:val="008F04A3"/>
    <w:rsid w:val="008F063E"/>
    <w:rsid w:val="008F281A"/>
    <w:rsid w:val="008F2ABA"/>
    <w:rsid w:val="008F3DA9"/>
    <w:rsid w:val="008F45A9"/>
    <w:rsid w:val="008F4CCA"/>
    <w:rsid w:val="008F58E4"/>
    <w:rsid w:val="008F6D13"/>
    <w:rsid w:val="008F74A5"/>
    <w:rsid w:val="008F7C01"/>
    <w:rsid w:val="00901CC2"/>
    <w:rsid w:val="00903DAD"/>
    <w:rsid w:val="00905D33"/>
    <w:rsid w:val="009079AE"/>
    <w:rsid w:val="00907F19"/>
    <w:rsid w:val="009100CC"/>
    <w:rsid w:val="009111F4"/>
    <w:rsid w:val="009124F2"/>
    <w:rsid w:val="009126C3"/>
    <w:rsid w:val="009137DD"/>
    <w:rsid w:val="0091690A"/>
    <w:rsid w:val="009202C5"/>
    <w:rsid w:val="00920478"/>
    <w:rsid w:val="009206E2"/>
    <w:rsid w:val="009212DD"/>
    <w:rsid w:val="00921F3D"/>
    <w:rsid w:val="00922375"/>
    <w:rsid w:val="00922C36"/>
    <w:rsid w:val="00922EC8"/>
    <w:rsid w:val="009237DF"/>
    <w:rsid w:val="00924087"/>
    <w:rsid w:val="00924480"/>
    <w:rsid w:val="00924FF7"/>
    <w:rsid w:val="0092611B"/>
    <w:rsid w:val="009261A9"/>
    <w:rsid w:val="00926633"/>
    <w:rsid w:val="0092754B"/>
    <w:rsid w:val="009300A3"/>
    <w:rsid w:val="00930883"/>
    <w:rsid w:val="009308F1"/>
    <w:rsid w:val="009310C8"/>
    <w:rsid w:val="00932841"/>
    <w:rsid w:val="009340B8"/>
    <w:rsid w:val="009362E5"/>
    <w:rsid w:val="009378B0"/>
    <w:rsid w:val="009379E1"/>
    <w:rsid w:val="00937B4A"/>
    <w:rsid w:val="00937D31"/>
    <w:rsid w:val="009404B5"/>
    <w:rsid w:val="00940B68"/>
    <w:rsid w:val="0094138F"/>
    <w:rsid w:val="0094199F"/>
    <w:rsid w:val="009424E1"/>
    <w:rsid w:val="00942BA4"/>
    <w:rsid w:val="00943D39"/>
    <w:rsid w:val="009440E4"/>
    <w:rsid w:val="0094452A"/>
    <w:rsid w:val="00944764"/>
    <w:rsid w:val="00944890"/>
    <w:rsid w:val="00945F5D"/>
    <w:rsid w:val="00945FE8"/>
    <w:rsid w:val="00946444"/>
    <w:rsid w:val="009506D8"/>
    <w:rsid w:val="00951A66"/>
    <w:rsid w:val="00952010"/>
    <w:rsid w:val="009520A9"/>
    <w:rsid w:val="0095311E"/>
    <w:rsid w:val="00956586"/>
    <w:rsid w:val="00956DC5"/>
    <w:rsid w:val="009571C2"/>
    <w:rsid w:val="009572B9"/>
    <w:rsid w:val="00960296"/>
    <w:rsid w:val="00961795"/>
    <w:rsid w:val="00962551"/>
    <w:rsid w:val="00962D39"/>
    <w:rsid w:val="0096423C"/>
    <w:rsid w:val="0096642F"/>
    <w:rsid w:val="00966E61"/>
    <w:rsid w:val="00966EB4"/>
    <w:rsid w:val="00967375"/>
    <w:rsid w:val="00971B18"/>
    <w:rsid w:val="00971F53"/>
    <w:rsid w:val="0097321F"/>
    <w:rsid w:val="0097401B"/>
    <w:rsid w:val="0097515F"/>
    <w:rsid w:val="00975CDC"/>
    <w:rsid w:val="009769F2"/>
    <w:rsid w:val="00977065"/>
    <w:rsid w:val="009772C1"/>
    <w:rsid w:val="009772E8"/>
    <w:rsid w:val="00977521"/>
    <w:rsid w:val="009777CE"/>
    <w:rsid w:val="00977C93"/>
    <w:rsid w:val="009801BE"/>
    <w:rsid w:val="00980FDA"/>
    <w:rsid w:val="00981910"/>
    <w:rsid w:val="00984E0B"/>
    <w:rsid w:val="00985E53"/>
    <w:rsid w:val="00986410"/>
    <w:rsid w:val="0098646C"/>
    <w:rsid w:val="00986551"/>
    <w:rsid w:val="009909C6"/>
    <w:rsid w:val="00990A57"/>
    <w:rsid w:val="00990D23"/>
    <w:rsid w:val="00990D4F"/>
    <w:rsid w:val="00990E13"/>
    <w:rsid w:val="00991248"/>
    <w:rsid w:val="00992184"/>
    <w:rsid w:val="009923E6"/>
    <w:rsid w:val="009929C8"/>
    <w:rsid w:val="00993FD9"/>
    <w:rsid w:val="009942ED"/>
    <w:rsid w:val="00995A59"/>
    <w:rsid w:val="00996EE0"/>
    <w:rsid w:val="00997139"/>
    <w:rsid w:val="009A0558"/>
    <w:rsid w:val="009A0B5A"/>
    <w:rsid w:val="009A176C"/>
    <w:rsid w:val="009A1C2D"/>
    <w:rsid w:val="009A2BC5"/>
    <w:rsid w:val="009A2D07"/>
    <w:rsid w:val="009A3C02"/>
    <w:rsid w:val="009A4595"/>
    <w:rsid w:val="009A6390"/>
    <w:rsid w:val="009A69B6"/>
    <w:rsid w:val="009A7207"/>
    <w:rsid w:val="009A7660"/>
    <w:rsid w:val="009B0BCE"/>
    <w:rsid w:val="009B103F"/>
    <w:rsid w:val="009B158F"/>
    <w:rsid w:val="009B2CA9"/>
    <w:rsid w:val="009B2D98"/>
    <w:rsid w:val="009B36F3"/>
    <w:rsid w:val="009B54B4"/>
    <w:rsid w:val="009B5DC2"/>
    <w:rsid w:val="009C1A25"/>
    <w:rsid w:val="009C25E1"/>
    <w:rsid w:val="009C4E95"/>
    <w:rsid w:val="009C4FC4"/>
    <w:rsid w:val="009C53A8"/>
    <w:rsid w:val="009C649B"/>
    <w:rsid w:val="009C6DA7"/>
    <w:rsid w:val="009C76F8"/>
    <w:rsid w:val="009D1145"/>
    <w:rsid w:val="009D2982"/>
    <w:rsid w:val="009D34F1"/>
    <w:rsid w:val="009D53E2"/>
    <w:rsid w:val="009D57C1"/>
    <w:rsid w:val="009D5966"/>
    <w:rsid w:val="009D64C7"/>
    <w:rsid w:val="009D6894"/>
    <w:rsid w:val="009D7002"/>
    <w:rsid w:val="009D7EFB"/>
    <w:rsid w:val="009E03F1"/>
    <w:rsid w:val="009E1182"/>
    <w:rsid w:val="009E1BD2"/>
    <w:rsid w:val="009E1BFF"/>
    <w:rsid w:val="009E235A"/>
    <w:rsid w:val="009E2424"/>
    <w:rsid w:val="009E29D1"/>
    <w:rsid w:val="009E44BD"/>
    <w:rsid w:val="009E5837"/>
    <w:rsid w:val="009E6636"/>
    <w:rsid w:val="009E6878"/>
    <w:rsid w:val="009E6B6B"/>
    <w:rsid w:val="009E7007"/>
    <w:rsid w:val="009F2334"/>
    <w:rsid w:val="009F289D"/>
    <w:rsid w:val="009F29DE"/>
    <w:rsid w:val="009F3C17"/>
    <w:rsid w:val="009F3DAD"/>
    <w:rsid w:val="009F7757"/>
    <w:rsid w:val="00A00177"/>
    <w:rsid w:val="00A0067E"/>
    <w:rsid w:val="00A00A3F"/>
    <w:rsid w:val="00A00C45"/>
    <w:rsid w:val="00A00C7B"/>
    <w:rsid w:val="00A02DE8"/>
    <w:rsid w:val="00A03927"/>
    <w:rsid w:val="00A06BC4"/>
    <w:rsid w:val="00A109DC"/>
    <w:rsid w:val="00A113F6"/>
    <w:rsid w:val="00A1237A"/>
    <w:rsid w:val="00A12445"/>
    <w:rsid w:val="00A12880"/>
    <w:rsid w:val="00A12CBE"/>
    <w:rsid w:val="00A12FE2"/>
    <w:rsid w:val="00A146FA"/>
    <w:rsid w:val="00A1507C"/>
    <w:rsid w:val="00A17618"/>
    <w:rsid w:val="00A1778A"/>
    <w:rsid w:val="00A20347"/>
    <w:rsid w:val="00A205A9"/>
    <w:rsid w:val="00A20814"/>
    <w:rsid w:val="00A21EDB"/>
    <w:rsid w:val="00A23350"/>
    <w:rsid w:val="00A24605"/>
    <w:rsid w:val="00A24B29"/>
    <w:rsid w:val="00A25AD6"/>
    <w:rsid w:val="00A25AFA"/>
    <w:rsid w:val="00A27BF1"/>
    <w:rsid w:val="00A30B1E"/>
    <w:rsid w:val="00A315B4"/>
    <w:rsid w:val="00A31D71"/>
    <w:rsid w:val="00A328C2"/>
    <w:rsid w:val="00A32B02"/>
    <w:rsid w:val="00A32EA1"/>
    <w:rsid w:val="00A3414D"/>
    <w:rsid w:val="00A34E79"/>
    <w:rsid w:val="00A362B0"/>
    <w:rsid w:val="00A37128"/>
    <w:rsid w:val="00A37C1E"/>
    <w:rsid w:val="00A404C8"/>
    <w:rsid w:val="00A42101"/>
    <w:rsid w:val="00A42AB2"/>
    <w:rsid w:val="00A42EC4"/>
    <w:rsid w:val="00A4302C"/>
    <w:rsid w:val="00A43D5B"/>
    <w:rsid w:val="00A44A8D"/>
    <w:rsid w:val="00A45345"/>
    <w:rsid w:val="00A4590D"/>
    <w:rsid w:val="00A47913"/>
    <w:rsid w:val="00A51C57"/>
    <w:rsid w:val="00A531BE"/>
    <w:rsid w:val="00A53813"/>
    <w:rsid w:val="00A53F9F"/>
    <w:rsid w:val="00A54665"/>
    <w:rsid w:val="00A54A6E"/>
    <w:rsid w:val="00A55E72"/>
    <w:rsid w:val="00A562C0"/>
    <w:rsid w:val="00A56826"/>
    <w:rsid w:val="00A57F68"/>
    <w:rsid w:val="00A60B37"/>
    <w:rsid w:val="00A60BBB"/>
    <w:rsid w:val="00A60C3D"/>
    <w:rsid w:val="00A6104D"/>
    <w:rsid w:val="00A61EC5"/>
    <w:rsid w:val="00A64024"/>
    <w:rsid w:val="00A6443D"/>
    <w:rsid w:val="00A646D8"/>
    <w:rsid w:val="00A65B0D"/>
    <w:rsid w:val="00A65C96"/>
    <w:rsid w:val="00A66BB0"/>
    <w:rsid w:val="00A67B78"/>
    <w:rsid w:val="00A70F95"/>
    <w:rsid w:val="00A71840"/>
    <w:rsid w:val="00A72A8C"/>
    <w:rsid w:val="00A7435F"/>
    <w:rsid w:val="00A74386"/>
    <w:rsid w:val="00A756E7"/>
    <w:rsid w:val="00A75A83"/>
    <w:rsid w:val="00A76270"/>
    <w:rsid w:val="00A77E30"/>
    <w:rsid w:val="00A812E9"/>
    <w:rsid w:val="00A81793"/>
    <w:rsid w:val="00A85B9B"/>
    <w:rsid w:val="00A85CE5"/>
    <w:rsid w:val="00A86D8B"/>
    <w:rsid w:val="00A873B9"/>
    <w:rsid w:val="00A9118A"/>
    <w:rsid w:val="00A9171D"/>
    <w:rsid w:val="00A917EC"/>
    <w:rsid w:val="00A925E8"/>
    <w:rsid w:val="00A935C1"/>
    <w:rsid w:val="00A93FEC"/>
    <w:rsid w:val="00A94101"/>
    <w:rsid w:val="00A94FED"/>
    <w:rsid w:val="00A96272"/>
    <w:rsid w:val="00A96FDF"/>
    <w:rsid w:val="00A97644"/>
    <w:rsid w:val="00A9782C"/>
    <w:rsid w:val="00A97879"/>
    <w:rsid w:val="00AA01F3"/>
    <w:rsid w:val="00AA0449"/>
    <w:rsid w:val="00AA0F7A"/>
    <w:rsid w:val="00AA332C"/>
    <w:rsid w:val="00AA419B"/>
    <w:rsid w:val="00AA5120"/>
    <w:rsid w:val="00AA610B"/>
    <w:rsid w:val="00AA658F"/>
    <w:rsid w:val="00AA708D"/>
    <w:rsid w:val="00AB018D"/>
    <w:rsid w:val="00AB032A"/>
    <w:rsid w:val="00AB14A2"/>
    <w:rsid w:val="00AB1BEE"/>
    <w:rsid w:val="00AB218A"/>
    <w:rsid w:val="00AB32E2"/>
    <w:rsid w:val="00AB43BE"/>
    <w:rsid w:val="00AB4870"/>
    <w:rsid w:val="00AB6D0C"/>
    <w:rsid w:val="00AB7153"/>
    <w:rsid w:val="00AB7D1A"/>
    <w:rsid w:val="00AC08E2"/>
    <w:rsid w:val="00AC3D2A"/>
    <w:rsid w:val="00AC3DE8"/>
    <w:rsid w:val="00AC585A"/>
    <w:rsid w:val="00AC5FD0"/>
    <w:rsid w:val="00AC669F"/>
    <w:rsid w:val="00AC7B8D"/>
    <w:rsid w:val="00AC7C44"/>
    <w:rsid w:val="00AD1398"/>
    <w:rsid w:val="00AD1717"/>
    <w:rsid w:val="00AD3CA1"/>
    <w:rsid w:val="00AD3EF5"/>
    <w:rsid w:val="00AD4A20"/>
    <w:rsid w:val="00AD551B"/>
    <w:rsid w:val="00AD5573"/>
    <w:rsid w:val="00AD5705"/>
    <w:rsid w:val="00AD57F2"/>
    <w:rsid w:val="00AD5BE4"/>
    <w:rsid w:val="00AD66BC"/>
    <w:rsid w:val="00AD74AA"/>
    <w:rsid w:val="00AD7B5E"/>
    <w:rsid w:val="00AE0D79"/>
    <w:rsid w:val="00AE1C18"/>
    <w:rsid w:val="00AE20B2"/>
    <w:rsid w:val="00AE2A32"/>
    <w:rsid w:val="00AE3168"/>
    <w:rsid w:val="00AE5AFA"/>
    <w:rsid w:val="00AE6CCE"/>
    <w:rsid w:val="00AE7162"/>
    <w:rsid w:val="00AF049E"/>
    <w:rsid w:val="00AF08B4"/>
    <w:rsid w:val="00AF1776"/>
    <w:rsid w:val="00AF5E89"/>
    <w:rsid w:val="00AF5F3F"/>
    <w:rsid w:val="00AF6FE3"/>
    <w:rsid w:val="00AF70BC"/>
    <w:rsid w:val="00AF7DD7"/>
    <w:rsid w:val="00B001DA"/>
    <w:rsid w:val="00B00F78"/>
    <w:rsid w:val="00B02C7C"/>
    <w:rsid w:val="00B035A1"/>
    <w:rsid w:val="00B06002"/>
    <w:rsid w:val="00B0677C"/>
    <w:rsid w:val="00B069EC"/>
    <w:rsid w:val="00B077A7"/>
    <w:rsid w:val="00B12238"/>
    <w:rsid w:val="00B12F15"/>
    <w:rsid w:val="00B13180"/>
    <w:rsid w:val="00B15397"/>
    <w:rsid w:val="00B165FD"/>
    <w:rsid w:val="00B16655"/>
    <w:rsid w:val="00B1698F"/>
    <w:rsid w:val="00B20037"/>
    <w:rsid w:val="00B21462"/>
    <w:rsid w:val="00B22868"/>
    <w:rsid w:val="00B22D59"/>
    <w:rsid w:val="00B244C3"/>
    <w:rsid w:val="00B24605"/>
    <w:rsid w:val="00B24F96"/>
    <w:rsid w:val="00B2549F"/>
    <w:rsid w:val="00B265FF"/>
    <w:rsid w:val="00B26F96"/>
    <w:rsid w:val="00B3030B"/>
    <w:rsid w:val="00B30B2D"/>
    <w:rsid w:val="00B33513"/>
    <w:rsid w:val="00B33736"/>
    <w:rsid w:val="00B3460C"/>
    <w:rsid w:val="00B34B06"/>
    <w:rsid w:val="00B367C0"/>
    <w:rsid w:val="00B40ADC"/>
    <w:rsid w:val="00B40B6D"/>
    <w:rsid w:val="00B41840"/>
    <w:rsid w:val="00B41B0E"/>
    <w:rsid w:val="00B43C48"/>
    <w:rsid w:val="00B44A36"/>
    <w:rsid w:val="00B44C34"/>
    <w:rsid w:val="00B44E87"/>
    <w:rsid w:val="00B45597"/>
    <w:rsid w:val="00B472B2"/>
    <w:rsid w:val="00B47461"/>
    <w:rsid w:val="00B51CB4"/>
    <w:rsid w:val="00B525FE"/>
    <w:rsid w:val="00B5271E"/>
    <w:rsid w:val="00B5311E"/>
    <w:rsid w:val="00B5320A"/>
    <w:rsid w:val="00B54C53"/>
    <w:rsid w:val="00B56AEA"/>
    <w:rsid w:val="00B57364"/>
    <w:rsid w:val="00B57CF6"/>
    <w:rsid w:val="00B60552"/>
    <w:rsid w:val="00B64068"/>
    <w:rsid w:val="00B64C26"/>
    <w:rsid w:val="00B6585B"/>
    <w:rsid w:val="00B6642E"/>
    <w:rsid w:val="00B66602"/>
    <w:rsid w:val="00B67B2C"/>
    <w:rsid w:val="00B709AC"/>
    <w:rsid w:val="00B7145D"/>
    <w:rsid w:val="00B73DC5"/>
    <w:rsid w:val="00B74600"/>
    <w:rsid w:val="00B76297"/>
    <w:rsid w:val="00B81656"/>
    <w:rsid w:val="00B821A2"/>
    <w:rsid w:val="00B82E92"/>
    <w:rsid w:val="00B83890"/>
    <w:rsid w:val="00B8419E"/>
    <w:rsid w:val="00B846DB"/>
    <w:rsid w:val="00B8530F"/>
    <w:rsid w:val="00B85411"/>
    <w:rsid w:val="00B866BD"/>
    <w:rsid w:val="00B8687C"/>
    <w:rsid w:val="00B86FDD"/>
    <w:rsid w:val="00B923B2"/>
    <w:rsid w:val="00B929AB"/>
    <w:rsid w:val="00B9382F"/>
    <w:rsid w:val="00B93A58"/>
    <w:rsid w:val="00B95383"/>
    <w:rsid w:val="00B9547E"/>
    <w:rsid w:val="00B95557"/>
    <w:rsid w:val="00B971F7"/>
    <w:rsid w:val="00B9720F"/>
    <w:rsid w:val="00B97654"/>
    <w:rsid w:val="00B976DA"/>
    <w:rsid w:val="00BA049E"/>
    <w:rsid w:val="00BA15D4"/>
    <w:rsid w:val="00BA27F4"/>
    <w:rsid w:val="00BA3446"/>
    <w:rsid w:val="00BA38DA"/>
    <w:rsid w:val="00BA6AAE"/>
    <w:rsid w:val="00BA7CE0"/>
    <w:rsid w:val="00BA7FAA"/>
    <w:rsid w:val="00BB187B"/>
    <w:rsid w:val="00BB20EF"/>
    <w:rsid w:val="00BB24AF"/>
    <w:rsid w:val="00BB2AE5"/>
    <w:rsid w:val="00BB4D12"/>
    <w:rsid w:val="00BB59BE"/>
    <w:rsid w:val="00BB60D1"/>
    <w:rsid w:val="00BB69F6"/>
    <w:rsid w:val="00BC0A52"/>
    <w:rsid w:val="00BC1FE8"/>
    <w:rsid w:val="00BC2573"/>
    <w:rsid w:val="00BC39AE"/>
    <w:rsid w:val="00BC48B5"/>
    <w:rsid w:val="00BC6225"/>
    <w:rsid w:val="00BC7B80"/>
    <w:rsid w:val="00BD014E"/>
    <w:rsid w:val="00BD01FE"/>
    <w:rsid w:val="00BD1A91"/>
    <w:rsid w:val="00BD1AB9"/>
    <w:rsid w:val="00BD1DBD"/>
    <w:rsid w:val="00BD2D69"/>
    <w:rsid w:val="00BD58D0"/>
    <w:rsid w:val="00BD645A"/>
    <w:rsid w:val="00BD79B1"/>
    <w:rsid w:val="00BE0187"/>
    <w:rsid w:val="00BE2A24"/>
    <w:rsid w:val="00BE2CE3"/>
    <w:rsid w:val="00BE3111"/>
    <w:rsid w:val="00BE36E1"/>
    <w:rsid w:val="00BE39BB"/>
    <w:rsid w:val="00BE3B8B"/>
    <w:rsid w:val="00BE40E7"/>
    <w:rsid w:val="00BE4A15"/>
    <w:rsid w:val="00BE4F1C"/>
    <w:rsid w:val="00BE5D4C"/>
    <w:rsid w:val="00BE61A6"/>
    <w:rsid w:val="00BE66E2"/>
    <w:rsid w:val="00BE6B48"/>
    <w:rsid w:val="00BE7040"/>
    <w:rsid w:val="00BF1AD7"/>
    <w:rsid w:val="00BF1E46"/>
    <w:rsid w:val="00BF26BF"/>
    <w:rsid w:val="00BF26DB"/>
    <w:rsid w:val="00BF273C"/>
    <w:rsid w:val="00BF3277"/>
    <w:rsid w:val="00BF34EC"/>
    <w:rsid w:val="00BF6646"/>
    <w:rsid w:val="00C007D7"/>
    <w:rsid w:val="00C008B4"/>
    <w:rsid w:val="00C009DC"/>
    <w:rsid w:val="00C023F0"/>
    <w:rsid w:val="00C04806"/>
    <w:rsid w:val="00C06312"/>
    <w:rsid w:val="00C07636"/>
    <w:rsid w:val="00C07C09"/>
    <w:rsid w:val="00C106DE"/>
    <w:rsid w:val="00C11593"/>
    <w:rsid w:val="00C115CE"/>
    <w:rsid w:val="00C139A3"/>
    <w:rsid w:val="00C13CBF"/>
    <w:rsid w:val="00C13D12"/>
    <w:rsid w:val="00C144FF"/>
    <w:rsid w:val="00C14D33"/>
    <w:rsid w:val="00C14F24"/>
    <w:rsid w:val="00C17A3B"/>
    <w:rsid w:val="00C17D6B"/>
    <w:rsid w:val="00C20F80"/>
    <w:rsid w:val="00C22227"/>
    <w:rsid w:val="00C23754"/>
    <w:rsid w:val="00C241EB"/>
    <w:rsid w:val="00C249B9"/>
    <w:rsid w:val="00C2580E"/>
    <w:rsid w:val="00C26984"/>
    <w:rsid w:val="00C26E93"/>
    <w:rsid w:val="00C27962"/>
    <w:rsid w:val="00C30BE0"/>
    <w:rsid w:val="00C328BB"/>
    <w:rsid w:val="00C33347"/>
    <w:rsid w:val="00C33463"/>
    <w:rsid w:val="00C3472E"/>
    <w:rsid w:val="00C368F3"/>
    <w:rsid w:val="00C37CE6"/>
    <w:rsid w:val="00C37EB0"/>
    <w:rsid w:val="00C40C5F"/>
    <w:rsid w:val="00C44091"/>
    <w:rsid w:val="00C4435E"/>
    <w:rsid w:val="00C44B1C"/>
    <w:rsid w:val="00C455A4"/>
    <w:rsid w:val="00C45682"/>
    <w:rsid w:val="00C45C51"/>
    <w:rsid w:val="00C45CDB"/>
    <w:rsid w:val="00C500AB"/>
    <w:rsid w:val="00C512FF"/>
    <w:rsid w:val="00C51418"/>
    <w:rsid w:val="00C520B5"/>
    <w:rsid w:val="00C525E2"/>
    <w:rsid w:val="00C53C49"/>
    <w:rsid w:val="00C55253"/>
    <w:rsid w:val="00C554C2"/>
    <w:rsid w:val="00C555A5"/>
    <w:rsid w:val="00C55AD1"/>
    <w:rsid w:val="00C56F25"/>
    <w:rsid w:val="00C574A8"/>
    <w:rsid w:val="00C618B4"/>
    <w:rsid w:val="00C61CA2"/>
    <w:rsid w:val="00C62FA8"/>
    <w:rsid w:val="00C63E9B"/>
    <w:rsid w:val="00C6544F"/>
    <w:rsid w:val="00C66EE8"/>
    <w:rsid w:val="00C70EF1"/>
    <w:rsid w:val="00C71EF9"/>
    <w:rsid w:val="00C72109"/>
    <w:rsid w:val="00C730ED"/>
    <w:rsid w:val="00C7626E"/>
    <w:rsid w:val="00C763AD"/>
    <w:rsid w:val="00C76FB6"/>
    <w:rsid w:val="00C77B52"/>
    <w:rsid w:val="00C77C54"/>
    <w:rsid w:val="00C77EC9"/>
    <w:rsid w:val="00C80A68"/>
    <w:rsid w:val="00C80B60"/>
    <w:rsid w:val="00C80E73"/>
    <w:rsid w:val="00C816C1"/>
    <w:rsid w:val="00C829EA"/>
    <w:rsid w:val="00C83C81"/>
    <w:rsid w:val="00C83DA0"/>
    <w:rsid w:val="00C847FF"/>
    <w:rsid w:val="00C855D7"/>
    <w:rsid w:val="00C870FD"/>
    <w:rsid w:val="00C87C51"/>
    <w:rsid w:val="00C92CC6"/>
    <w:rsid w:val="00C93B8A"/>
    <w:rsid w:val="00C96B8F"/>
    <w:rsid w:val="00C9730E"/>
    <w:rsid w:val="00C97E0D"/>
    <w:rsid w:val="00CA0A4C"/>
    <w:rsid w:val="00CA192F"/>
    <w:rsid w:val="00CA1B1D"/>
    <w:rsid w:val="00CA2B25"/>
    <w:rsid w:val="00CA3B80"/>
    <w:rsid w:val="00CA409D"/>
    <w:rsid w:val="00CA4DAC"/>
    <w:rsid w:val="00CA4E9C"/>
    <w:rsid w:val="00CA7597"/>
    <w:rsid w:val="00CA7973"/>
    <w:rsid w:val="00CB0E57"/>
    <w:rsid w:val="00CB2E9A"/>
    <w:rsid w:val="00CC0048"/>
    <w:rsid w:val="00CC188C"/>
    <w:rsid w:val="00CC2B35"/>
    <w:rsid w:val="00CC3A15"/>
    <w:rsid w:val="00CC5BF4"/>
    <w:rsid w:val="00CC60DC"/>
    <w:rsid w:val="00CD0E38"/>
    <w:rsid w:val="00CD293A"/>
    <w:rsid w:val="00CD4859"/>
    <w:rsid w:val="00CD4EA3"/>
    <w:rsid w:val="00CD5F34"/>
    <w:rsid w:val="00CD7902"/>
    <w:rsid w:val="00CE2958"/>
    <w:rsid w:val="00CE2EC7"/>
    <w:rsid w:val="00CE41D3"/>
    <w:rsid w:val="00CE43B3"/>
    <w:rsid w:val="00CE46C5"/>
    <w:rsid w:val="00CE64CB"/>
    <w:rsid w:val="00CF1B91"/>
    <w:rsid w:val="00CF3C4C"/>
    <w:rsid w:val="00CF3F1B"/>
    <w:rsid w:val="00CF4595"/>
    <w:rsid w:val="00CF5B70"/>
    <w:rsid w:val="00CF7389"/>
    <w:rsid w:val="00CF7AFF"/>
    <w:rsid w:val="00D01EC2"/>
    <w:rsid w:val="00D032B5"/>
    <w:rsid w:val="00D03D10"/>
    <w:rsid w:val="00D03FE2"/>
    <w:rsid w:val="00D0595F"/>
    <w:rsid w:val="00D05C09"/>
    <w:rsid w:val="00D05E65"/>
    <w:rsid w:val="00D07312"/>
    <w:rsid w:val="00D11178"/>
    <w:rsid w:val="00D113A6"/>
    <w:rsid w:val="00D13DD8"/>
    <w:rsid w:val="00D1514E"/>
    <w:rsid w:val="00D157BB"/>
    <w:rsid w:val="00D157D4"/>
    <w:rsid w:val="00D16685"/>
    <w:rsid w:val="00D22E28"/>
    <w:rsid w:val="00D24139"/>
    <w:rsid w:val="00D2673C"/>
    <w:rsid w:val="00D26C10"/>
    <w:rsid w:val="00D27769"/>
    <w:rsid w:val="00D3068B"/>
    <w:rsid w:val="00D32901"/>
    <w:rsid w:val="00D3402F"/>
    <w:rsid w:val="00D343F1"/>
    <w:rsid w:val="00D36A4B"/>
    <w:rsid w:val="00D36E2A"/>
    <w:rsid w:val="00D37293"/>
    <w:rsid w:val="00D372CB"/>
    <w:rsid w:val="00D4348F"/>
    <w:rsid w:val="00D445C7"/>
    <w:rsid w:val="00D446A0"/>
    <w:rsid w:val="00D45320"/>
    <w:rsid w:val="00D4645B"/>
    <w:rsid w:val="00D473FC"/>
    <w:rsid w:val="00D47D20"/>
    <w:rsid w:val="00D510A2"/>
    <w:rsid w:val="00D5144F"/>
    <w:rsid w:val="00D5170C"/>
    <w:rsid w:val="00D51F2E"/>
    <w:rsid w:val="00D521B9"/>
    <w:rsid w:val="00D55570"/>
    <w:rsid w:val="00D57A01"/>
    <w:rsid w:val="00D61F96"/>
    <w:rsid w:val="00D63D2D"/>
    <w:rsid w:val="00D64B50"/>
    <w:rsid w:val="00D66CF7"/>
    <w:rsid w:val="00D7034D"/>
    <w:rsid w:val="00D70C5B"/>
    <w:rsid w:val="00D7269D"/>
    <w:rsid w:val="00D7350A"/>
    <w:rsid w:val="00D74F21"/>
    <w:rsid w:val="00D751D7"/>
    <w:rsid w:val="00D75320"/>
    <w:rsid w:val="00D76526"/>
    <w:rsid w:val="00D76E95"/>
    <w:rsid w:val="00D77705"/>
    <w:rsid w:val="00D80107"/>
    <w:rsid w:val="00D80606"/>
    <w:rsid w:val="00D810EA"/>
    <w:rsid w:val="00D81127"/>
    <w:rsid w:val="00D81FA4"/>
    <w:rsid w:val="00D8379A"/>
    <w:rsid w:val="00D8471B"/>
    <w:rsid w:val="00D849A6"/>
    <w:rsid w:val="00D85A82"/>
    <w:rsid w:val="00D85B28"/>
    <w:rsid w:val="00D86054"/>
    <w:rsid w:val="00D901DA"/>
    <w:rsid w:val="00D9056E"/>
    <w:rsid w:val="00D93910"/>
    <w:rsid w:val="00D939B2"/>
    <w:rsid w:val="00D94537"/>
    <w:rsid w:val="00D947E0"/>
    <w:rsid w:val="00D94A4B"/>
    <w:rsid w:val="00D95780"/>
    <w:rsid w:val="00D95B80"/>
    <w:rsid w:val="00D97560"/>
    <w:rsid w:val="00DA0061"/>
    <w:rsid w:val="00DA0918"/>
    <w:rsid w:val="00DA1104"/>
    <w:rsid w:val="00DA1946"/>
    <w:rsid w:val="00DA2039"/>
    <w:rsid w:val="00DA2927"/>
    <w:rsid w:val="00DA2965"/>
    <w:rsid w:val="00DA364B"/>
    <w:rsid w:val="00DA4101"/>
    <w:rsid w:val="00DA55D0"/>
    <w:rsid w:val="00DA649E"/>
    <w:rsid w:val="00DA6968"/>
    <w:rsid w:val="00DA74B9"/>
    <w:rsid w:val="00DB0A6B"/>
    <w:rsid w:val="00DB0A7E"/>
    <w:rsid w:val="00DB23B8"/>
    <w:rsid w:val="00DB3134"/>
    <w:rsid w:val="00DB5B4D"/>
    <w:rsid w:val="00DB7E76"/>
    <w:rsid w:val="00DC0A48"/>
    <w:rsid w:val="00DC316F"/>
    <w:rsid w:val="00DC5606"/>
    <w:rsid w:val="00DC5B02"/>
    <w:rsid w:val="00DC603A"/>
    <w:rsid w:val="00DC6891"/>
    <w:rsid w:val="00DC7DD2"/>
    <w:rsid w:val="00DD22AA"/>
    <w:rsid w:val="00DD2796"/>
    <w:rsid w:val="00DD4BAF"/>
    <w:rsid w:val="00DD53FE"/>
    <w:rsid w:val="00DD5453"/>
    <w:rsid w:val="00DD5840"/>
    <w:rsid w:val="00DD6645"/>
    <w:rsid w:val="00DD7E8A"/>
    <w:rsid w:val="00DE0175"/>
    <w:rsid w:val="00DE1B58"/>
    <w:rsid w:val="00DE3ADA"/>
    <w:rsid w:val="00DE3E1F"/>
    <w:rsid w:val="00DF066D"/>
    <w:rsid w:val="00DF20BF"/>
    <w:rsid w:val="00DF3054"/>
    <w:rsid w:val="00DF624A"/>
    <w:rsid w:val="00DF721E"/>
    <w:rsid w:val="00DF7AD9"/>
    <w:rsid w:val="00E02007"/>
    <w:rsid w:val="00E03F7C"/>
    <w:rsid w:val="00E04A81"/>
    <w:rsid w:val="00E06D43"/>
    <w:rsid w:val="00E07684"/>
    <w:rsid w:val="00E10051"/>
    <w:rsid w:val="00E1020E"/>
    <w:rsid w:val="00E120FF"/>
    <w:rsid w:val="00E1288A"/>
    <w:rsid w:val="00E12AAC"/>
    <w:rsid w:val="00E12E3A"/>
    <w:rsid w:val="00E12EF7"/>
    <w:rsid w:val="00E14AC3"/>
    <w:rsid w:val="00E14E62"/>
    <w:rsid w:val="00E15990"/>
    <w:rsid w:val="00E165AF"/>
    <w:rsid w:val="00E17412"/>
    <w:rsid w:val="00E20458"/>
    <w:rsid w:val="00E20A56"/>
    <w:rsid w:val="00E211F6"/>
    <w:rsid w:val="00E22379"/>
    <w:rsid w:val="00E2292A"/>
    <w:rsid w:val="00E23E5C"/>
    <w:rsid w:val="00E25215"/>
    <w:rsid w:val="00E255C3"/>
    <w:rsid w:val="00E25C4C"/>
    <w:rsid w:val="00E26D0B"/>
    <w:rsid w:val="00E27CC7"/>
    <w:rsid w:val="00E27F95"/>
    <w:rsid w:val="00E301F8"/>
    <w:rsid w:val="00E3033F"/>
    <w:rsid w:val="00E30612"/>
    <w:rsid w:val="00E311C7"/>
    <w:rsid w:val="00E319CB"/>
    <w:rsid w:val="00E322ED"/>
    <w:rsid w:val="00E33879"/>
    <w:rsid w:val="00E33D20"/>
    <w:rsid w:val="00E34541"/>
    <w:rsid w:val="00E34F6B"/>
    <w:rsid w:val="00E354D3"/>
    <w:rsid w:val="00E35DBB"/>
    <w:rsid w:val="00E37629"/>
    <w:rsid w:val="00E376FA"/>
    <w:rsid w:val="00E37823"/>
    <w:rsid w:val="00E378B4"/>
    <w:rsid w:val="00E404F0"/>
    <w:rsid w:val="00E425AF"/>
    <w:rsid w:val="00E43E57"/>
    <w:rsid w:val="00E43E99"/>
    <w:rsid w:val="00E4636D"/>
    <w:rsid w:val="00E467C6"/>
    <w:rsid w:val="00E47362"/>
    <w:rsid w:val="00E5017D"/>
    <w:rsid w:val="00E50F8E"/>
    <w:rsid w:val="00E51036"/>
    <w:rsid w:val="00E53B9F"/>
    <w:rsid w:val="00E54094"/>
    <w:rsid w:val="00E55310"/>
    <w:rsid w:val="00E559E4"/>
    <w:rsid w:val="00E55A75"/>
    <w:rsid w:val="00E603FE"/>
    <w:rsid w:val="00E61D5E"/>
    <w:rsid w:val="00E62FED"/>
    <w:rsid w:val="00E63816"/>
    <w:rsid w:val="00E64916"/>
    <w:rsid w:val="00E65325"/>
    <w:rsid w:val="00E6595E"/>
    <w:rsid w:val="00E66B69"/>
    <w:rsid w:val="00E66D9F"/>
    <w:rsid w:val="00E66F78"/>
    <w:rsid w:val="00E6756C"/>
    <w:rsid w:val="00E71248"/>
    <w:rsid w:val="00E71B49"/>
    <w:rsid w:val="00E71D24"/>
    <w:rsid w:val="00E72285"/>
    <w:rsid w:val="00E72428"/>
    <w:rsid w:val="00E72450"/>
    <w:rsid w:val="00E73541"/>
    <w:rsid w:val="00E7433F"/>
    <w:rsid w:val="00E74FFF"/>
    <w:rsid w:val="00E75A99"/>
    <w:rsid w:val="00E77147"/>
    <w:rsid w:val="00E81198"/>
    <w:rsid w:val="00E83007"/>
    <w:rsid w:val="00E835D4"/>
    <w:rsid w:val="00E838D4"/>
    <w:rsid w:val="00E83941"/>
    <w:rsid w:val="00E8514B"/>
    <w:rsid w:val="00E86089"/>
    <w:rsid w:val="00E90CCF"/>
    <w:rsid w:val="00E920AF"/>
    <w:rsid w:val="00E9378C"/>
    <w:rsid w:val="00E9469F"/>
    <w:rsid w:val="00E96A82"/>
    <w:rsid w:val="00E96D7D"/>
    <w:rsid w:val="00E9723F"/>
    <w:rsid w:val="00EA017B"/>
    <w:rsid w:val="00EA24CD"/>
    <w:rsid w:val="00EA35CB"/>
    <w:rsid w:val="00EA39E7"/>
    <w:rsid w:val="00EA4410"/>
    <w:rsid w:val="00EA490E"/>
    <w:rsid w:val="00EA5272"/>
    <w:rsid w:val="00EA58AF"/>
    <w:rsid w:val="00EA5D5A"/>
    <w:rsid w:val="00EA6CEF"/>
    <w:rsid w:val="00EA7394"/>
    <w:rsid w:val="00EB4DEA"/>
    <w:rsid w:val="00EB5474"/>
    <w:rsid w:val="00EB5CBD"/>
    <w:rsid w:val="00EB6E45"/>
    <w:rsid w:val="00EB770C"/>
    <w:rsid w:val="00EB7FDB"/>
    <w:rsid w:val="00EC06D6"/>
    <w:rsid w:val="00EC09BB"/>
    <w:rsid w:val="00EC17C5"/>
    <w:rsid w:val="00EC28E4"/>
    <w:rsid w:val="00EC36CD"/>
    <w:rsid w:val="00EC5997"/>
    <w:rsid w:val="00EC7814"/>
    <w:rsid w:val="00EC7E4C"/>
    <w:rsid w:val="00ED00E3"/>
    <w:rsid w:val="00ED1CBB"/>
    <w:rsid w:val="00ED26AC"/>
    <w:rsid w:val="00ED39F5"/>
    <w:rsid w:val="00ED414C"/>
    <w:rsid w:val="00ED5006"/>
    <w:rsid w:val="00ED52B3"/>
    <w:rsid w:val="00ED5522"/>
    <w:rsid w:val="00ED5656"/>
    <w:rsid w:val="00ED61AF"/>
    <w:rsid w:val="00ED62F5"/>
    <w:rsid w:val="00EE14A7"/>
    <w:rsid w:val="00EE21B3"/>
    <w:rsid w:val="00EE4641"/>
    <w:rsid w:val="00EE501E"/>
    <w:rsid w:val="00EE570A"/>
    <w:rsid w:val="00EE575D"/>
    <w:rsid w:val="00EE62A5"/>
    <w:rsid w:val="00EE64CD"/>
    <w:rsid w:val="00EF32F2"/>
    <w:rsid w:val="00EF6070"/>
    <w:rsid w:val="00EF6B57"/>
    <w:rsid w:val="00EF7606"/>
    <w:rsid w:val="00F031CC"/>
    <w:rsid w:val="00F038E0"/>
    <w:rsid w:val="00F0434E"/>
    <w:rsid w:val="00F0632C"/>
    <w:rsid w:val="00F12229"/>
    <w:rsid w:val="00F1482F"/>
    <w:rsid w:val="00F17DE9"/>
    <w:rsid w:val="00F205AE"/>
    <w:rsid w:val="00F225FF"/>
    <w:rsid w:val="00F229E5"/>
    <w:rsid w:val="00F25167"/>
    <w:rsid w:val="00F252C8"/>
    <w:rsid w:val="00F252FC"/>
    <w:rsid w:val="00F25555"/>
    <w:rsid w:val="00F259ED"/>
    <w:rsid w:val="00F260BD"/>
    <w:rsid w:val="00F267FB"/>
    <w:rsid w:val="00F27BE2"/>
    <w:rsid w:val="00F27D87"/>
    <w:rsid w:val="00F30714"/>
    <w:rsid w:val="00F30E84"/>
    <w:rsid w:val="00F323F0"/>
    <w:rsid w:val="00F324E8"/>
    <w:rsid w:val="00F32531"/>
    <w:rsid w:val="00F33A1F"/>
    <w:rsid w:val="00F36AAD"/>
    <w:rsid w:val="00F41F4A"/>
    <w:rsid w:val="00F42227"/>
    <w:rsid w:val="00F4330D"/>
    <w:rsid w:val="00F4354C"/>
    <w:rsid w:val="00F4387E"/>
    <w:rsid w:val="00F443B3"/>
    <w:rsid w:val="00F44B5B"/>
    <w:rsid w:val="00F459BB"/>
    <w:rsid w:val="00F45C58"/>
    <w:rsid w:val="00F462AC"/>
    <w:rsid w:val="00F471A3"/>
    <w:rsid w:val="00F47C69"/>
    <w:rsid w:val="00F47D0C"/>
    <w:rsid w:val="00F509C6"/>
    <w:rsid w:val="00F50BAA"/>
    <w:rsid w:val="00F50CFB"/>
    <w:rsid w:val="00F52B50"/>
    <w:rsid w:val="00F52CA8"/>
    <w:rsid w:val="00F54AC0"/>
    <w:rsid w:val="00F54F31"/>
    <w:rsid w:val="00F55FB9"/>
    <w:rsid w:val="00F56C02"/>
    <w:rsid w:val="00F56E8E"/>
    <w:rsid w:val="00F56FD0"/>
    <w:rsid w:val="00F57906"/>
    <w:rsid w:val="00F603DC"/>
    <w:rsid w:val="00F64725"/>
    <w:rsid w:val="00F650BB"/>
    <w:rsid w:val="00F6584F"/>
    <w:rsid w:val="00F66AAF"/>
    <w:rsid w:val="00F679F1"/>
    <w:rsid w:val="00F70C5F"/>
    <w:rsid w:val="00F7202C"/>
    <w:rsid w:val="00F729CA"/>
    <w:rsid w:val="00F72A29"/>
    <w:rsid w:val="00F7332B"/>
    <w:rsid w:val="00F733E4"/>
    <w:rsid w:val="00F73C41"/>
    <w:rsid w:val="00F7416B"/>
    <w:rsid w:val="00F74D6C"/>
    <w:rsid w:val="00F7673C"/>
    <w:rsid w:val="00F77E2E"/>
    <w:rsid w:val="00F812AC"/>
    <w:rsid w:val="00F85488"/>
    <w:rsid w:val="00F85A63"/>
    <w:rsid w:val="00F866D0"/>
    <w:rsid w:val="00F87F97"/>
    <w:rsid w:val="00F90505"/>
    <w:rsid w:val="00F92837"/>
    <w:rsid w:val="00F93DD7"/>
    <w:rsid w:val="00F94549"/>
    <w:rsid w:val="00F95018"/>
    <w:rsid w:val="00F95699"/>
    <w:rsid w:val="00F95B52"/>
    <w:rsid w:val="00F9726C"/>
    <w:rsid w:val="00F972D1"/>
    <w:rsid w:val="00F97645"/>
    <w:rsid w:val="00FA06B2"/>
    <w:rsid w:val="00FA144B"/>
    <w:rsid w:val="00FA17C0"/>
    <w:rsid w:val="00FA1DEF"/>
    <w:rsid w:val="00FA314D"/>
    <w:rsid w:val="00FA335C"/>
    <w:rsid w:val="00FA41EC"/>
    <w:rsid w:val="00FA456F"/>
    <w:rsid w:val="00FA4AF9"/>
    <w:rsid w:val="00FA61F9"/>
    <w:rsid w:val="00FA78C4"/>
    <w:rsid w:val="00FB2703"/>
    <w:rsid w:val="00FB2AFA"/>
    <w:rsid w:val="00FB3205"/>
    <w:rsid w:val="00FB4848"/>
    <w:rsid w:val="00FB4BCE"/>
    <w:rsid w:val="00FB4BE8"/>
    <w:rsid w:val="00FB6D17"/>
    <w:rsid w:val="00FB756A"/>
    <w:rsid w:val="00FC02EE"/>
    <w:rsid w:val="00FC1758"/>
    <w:rsid w:val="00FC7D4D"/>
    <w:rsid w:val="00FC7F2B"/>
    <w:rsid w:val="00FD06C2"/>
    <w:rsid w:val="00FD107E"/>
    <w:rsid w:val="00FD2A6D"/>
    <w:rsid w:val="00FD2A9B"/>
    <w:rsid w:val="00FD2D3B"/>
    <w:rsid w:val="00FD3C85"/>
    <w:rsid w:val="00FD52C2"/>
    <w:rsid w:val="00FD688C"/>
    <w:rsid w:val="00FD79BB"/>
    <w:rsid w:val="00FE3246"/>
    <w:rsid w:val="00FE33BA"/>
    <w:rsid w:val="00FE3CF7"/>
    <w:rsid w:val="00FE3E80"/>
    <w:rsid w:val="00FE406F"/>
    <w:rsid w:val="00FE5907"/>
    <w:rsid w:val="00FE5A39"/>
    <w:rsid w:val="00FE5AA8"/>
    <w:rsid w:val="00FE5E2C"/>
    <w:rsid w:val="00FE7E7F"/>
    <w:rsid w:val="00FF1744"/>
    <w:rsid w:val="00FF1E70"/>
    <w:rsid w:val="00FF2670"/>
    <w:rsid w:val="00FF26F3"/>
    <w:rsid w:val="00FF4EB0"/>
    <w:rsid w:val="00FF585C"/>
    <w:rsid w:val="00FF755E"/>
    <w:rsid w:val="00FF7E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Lis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030632"/>
    <w:pPr>
      <w:widowControl w:val="0"/>
      <w:suppressAutoHyphens/>
      <w:autoSpaceDN w:val="0"/>
      <w:spacing w:after="0" w:line="360" w:lineRule="auto"/>
      <w:jc w:val="both"/>
      <w:textAlignment w:val="baseline"/>
    </w:pPr>
    <w:rPr>
      <w:rFonts w:ascii="Nimbus Roman No9 L" w:eastAsia="DejaVu Sans" w:hAnsi="Nimbus Roman No9 L" w:cs="FreeSans"/>
      <w:kern w:val="3"/>
      <w:sz w:val="24"/>
      <w:szCs w:val="24"/>
      <w:lang w:eastAsia="zh-CN" w:bidi="hi-IN"/>
    </w:rPr>
  </w:style>
  <w:style w:type="paragraph" w:styleId="Nagwek1">
    <w:name w:val="heading 1"/>
    <w:basedOn w:val="Normalny"/>
    <w:next w:val="Normalny"/>
    <w:link w:val="Nagwek1Znak"/>
    <w:qFormat/>
    <w:rsid w:val="009A6390"/>
    <w:pPr>
      <w:keepNext/>
      <w:keepLines/>
      <w:pageBreakBefore/>
      <w:numPr>
        <w:numId w:val="1"/>
      </w:numPr>
      <w:spacing w:before="480"/>
      <w:ind w:left="431" w:hanging="431"/>
      <w:outlineLvl w:val="0"/>
    </w:pPr>
    <w:rPr>
      <w:rFonts w:asciiTheme="majorHAnsi" w:eastAsiaTheme="majorEastAsia" w:hAnsiTheme="majorHAnsi" w:cstheme="majorBidi"/>
      <w:b/>
      <w:bCs/>
      <w:color w:val="365F91" w:themeColor="accent1" w:themeShade="BF"/>
      <w:sz w:val="28"/>
      <w:szCs w:val="28"/>
    </w:rPr>
  </w:style>
  <w:style w:type="paragraph" w:styleId="Nagwek2">
    <w:name w:val="heading 2"/>
    <w:basedOn w:val="Normalny"/>
    <w:next w:val="Normalny"/>
    <w:link w:val="Nagwek2Znak"/>
    <w:uiPriority w:val="9"/>
    <w:unhideWhenUsed/>
    <w:qFormat/>
    <w:rsid w:val="00AA0F7A"/>
    <w:pPr>
      <w:keepNext/>
      <w:keepLines/>
      <w:numPr>
        <w:ilvl w:val="1"/>
        <w:numId w:val="1"/>
      </w:numPr>
      <w:spacing w:before="200"/>
      <w:outlineLvl w:val="1"/>
    </w:pPr>
    <w:rPr>
      <w:rFonts w:asciiTheme="majorHAnsi" w:eastAsiaTheme="majorEastAsia" w:hAnsiTheme="majorHAnsi" w:cstheme="majorBidi"/>
      <w:b/>
      <w:bCs/>
      <w:color w:val="4F81BD" w:themeColor="accent1"/>
      <w:sz w:val="26"/>
      <w:szCs w:val="26"/>
    </w:rPr>
  </w:style>
  <w:style w:type="paragraph" w:styleId="Nagwek3">
    <w:name w:val="heading 3"/>
    <w:basedOn w:val="Normalny"/>
    <w:next w:val="Normalny"/>
    <w:link w:val="Nagwek3Znak"/>
    <w:uiPriority w:val="9"/>
    <w:unhideWhenUsed/>
    <w:qFormat/>
    <w:rsid w:val="00AA0F7A"/>
    <w:pPr>
      <w:keepNext/>
      <w:keepLines/>
      <w:numPr>
        <w:ilvl w:val="2"/>
        <w:numId w:val="1"/>
      </w:numPr>
      <w:spacing w:before="200"/>
      <w:outlineLvl w:val="2"/>
    </w:pPr>
    <w:rPr>
      <w:rFonts w:asciiTheme="majorHAnsi" w:eastAsiaTheme="majorEastAsia" w:hAnsiTheme="majorHAnsi" w:cstheme="majorBidi"/>
      <w:b/>
      <w:bCs/>
      <w:color w:val="4F81BD" w:themeColor="accent1"/>
    </w:rPr>
  </w:style>
  <w:style w:type="paragraph" w:styleId="Nagwek4">
    <w:name w:val="heading 4"/>
    <w:basedOn w:val="Normalny"/>
    <w:next w:val="Normalny"/>
    <w:link w:val="Nagwek4Znak"/>
    <w:uiPriority w:val="9"/>
    <w:unhideWhenUsed/>
    <w:qFormat/>
    <w:rsid w:val="00AA0F7A"/>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Nagwek5">
    <w:name w:val="heading 5"/>
    <w:basedOn w:val="Normalny"/>
    <w:next w:val="Normalny"/>
    <w:link w:val="Nagwek5Znak"/>
    <w:uiPriority w:val="9"/>
    <w:semiHidden/>
    <w:unhideWhenUsed/>
    <w:qFormat/>
    <w:rsid w:val="00AA0F7A"/>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Nagwek6">
    <w:name w:val="heading 6"/>
    <w:basedOn w:val="Normalny"/>
    <w:next w:val="Normalny"/>
    <w:link w:val="Nagwek6Znak"/>
    <w:uiPriority w:val="9"/>
    <w:semiHidden/>
    <w:unhideWhenUsed/>
    <w:qFormat/>
    <w:rsid w:val="00AA0F7A"/>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Nagwek7">
    <w:name w:val="heading 7"/>
    <w:basedOn w:val="Normalny"/>
    <w:next w:val="Normalny"/>
    <w:link w:val="Nagwek7Znak"/>
    <w:uiPriority w:val="9"/>
    <w:semiHidden/>
    <w:unhideWhenUsed/>
    <w:qFormat/>
    <w:rsid w:val="00AA0F7A"/>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Nagwek8">
    <w:name w:val="heading 8"/>
    <w:basedOn w:val="Normalny"/>
    <w:next w:val="Normalny"/>
    <w:link w:val="Nagwek8Znak"/>
    <w:uiPriority w:val="9"/>
    <w:semiHidden/>
    <w:unhideWhenUsed/>
    <w:qFormat/>
    <w:rsid w:val="00AA0F7A"/>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Nagwek9">
    <w:name w:val="heading 9"/>
    <w:basedOn w:val="Normalny"/>
    <w:next w:val="Normalny"/>
    <w:link w:val="Nagwek9Znak"/>
    <w:uiPriority w:val="9"/>
    <w:semiHidden/>
    <w:unhideWhenUsed/>
    <w:qFormat/>
    <w:rsid w:val="00AA0F7A"/>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rsid w:val="009A6390"/>
    <w:rPr>
      <w:rFonts w:asciiTheme="majorHAnsi" w:eastAsiaTheme="majorEastAsia" w:hAnsiTheme="majorHAnsi" w:cstheme="majorBidi"/>
      <w:b/>
      <w:bCs/>
      <w:color w:val="365F91" w:themeColor="accent1" w:themeShade="BF"/>
      <w:kern w:val="3"/>
      <w:sz w:val="28"/>
      <w:szCs w:val="28"/>
      <w:lang w:eastAsia="zh-CN" w:bidi="hi-IN"/>
    </w:rPr>
  </w:style>
  <w:style w:type="character" w:customStyle="1" w:styleId="Nagwek2Znak">
    <w:name w:val="Nagłówek 2 Znak"/>
    <w:basedOn w:val="Domylnaczcionkaakapitu"/>
    <w:link w:val="Nagwek2"/>
    <w:uiPriority w:val="9"/>
    <w:rsid w:val="00AA0F7A"/>
    <w:rPr>
      <w:rFonts w:asciiTheme="majorHAnsi" w:eastAsiaTheme="majorEastAsia" w:hAnsiTheme="majorHAnsi" w:cstheme="majorBidi"/>
      <w:b/>
      <w:bCs/>
      <w:color w:val="4F81BD" w:themeColor="accent1"/>
      <w:kern w:val="3"/>
      <w:sz w:val="26"/>
      <w:szCs w:val="26"/>
      <w:lang w:eastAsia="zh-CN" w:bidi="hi-IN"/>
    </w:rPr>
  </w:style>
  <w:style w:type="character" w:customStyle="1" w:styleId="Nagwek3Znak">
    <w:name w:val="Nagłówek 3 Znak"/>
    <w:basedOn w:val="Domylnaczcionkaakapitu"/>
    <w:link w:val="Nagwek3"/>
    <w:uiPriority w:val="9"/>
    <w:rsid w:val="00AA0F7A"/>
    <w:rPr>
      <w:rFonts w:asciiTheme="majorHAnsi" w:eastAsiaTheme="majorEastAsia" w:hAnsiTheme="majorHAnsi" w:cstheme="majorBidi"/>
      <w:b/>
      <w:bCs/>
      <w:color w:val="4F81BD" w:themeColor="accent1"/>
    </w:rPr>
  </w:style>
  <w:style w:type="character" w:customStyle="1" w:styleId="Nagwek4Znak">
    <w:name w:val="Nagłówek 4 Znak"/>
    <w:basedOn w:val="Domylnaczcionkaakapitu"/>
    <w:link w:val="Nagwek4"/>
    <w:uiPriority w:val="9"/>
    <w:rsid w:val="00AA0F7A"/>
    <w:rPr>
      <w:rFonts w:asciiTheme="majorHAnsi" w:eastAsiaTheme="majorEastAsia" w:hAnsiTheme="majorHAnsi" w:cstheme="majorBidi"/>
      <w:b/>
      <w:bCs/>
      <w:i/>
      <w:iCs/>
      <w:color w:val="4F81BD" w:themeColor="accent1"/>
    </w:rPr>
  </w:style>
  <w:style w:type="character" w:customStyle="1" w:styleId="Nagwek5Znak">
    <w:name w:val="Nagłówek 5 Znak"/>
    <w:basedOn w:val="Domylnaczcionkaakapitu"/>
    <w:link w:val="Nagwek5"/>
    <w:uiPriority w:val="9"/>
    <w:semiHidden/>
    <w:rsid w:val="00AA0F7A"/>
    <w:rPr>
      <w:rFonts w:asciiTheme="majorHAnsi" w:eastAsiaTheme="majorEastAsia" w:hAnsiTheme="majorHAnsi" w:cstheme="majorBidi"/>
      <w:color w:val="243F60" w:themeColor="accent1" w:themeShade="7F"/>
    </w:rPr>
  </w:style>
  <w:style w:type="character" w:customStyle="1" w:styleId="Nagwek6Znak">
    <w:name w:val="Nagłówek 6 Znak"/>
    <w:basedOn w:val="Domylnaczcionkaakapitu"/>
    <w:link w:val="Nagwek6"/>
    <w:uiPriority w:val="9"/>
    <w:semiHidden/>
    <w:rsid w:val="00AA0F7A"/>
    <w:rPr>
      <w:rFonts w:asciiTheme="majorHAnsi" w:eastAsiaTheme="majorEastAsia" w:hAnsiTheme="majorHAnsi" w:cstheme="majorBidi"/>
      <w:i/>
      <w:iCs/>
      <w:color w:val="243F60" w:themeColor="accent1" w:themeShade="7F"/>
    </w:rPr>
  </w:style>
  <w:style w:type="character" w:customStyle="1" w:styleId="Nagwek7Znak">
    <w:name w:val="Nagłówek 7 Znak"/>
    <w:basedOn w:val="Domylnaczcionkaakapitu"/>
    <w:link w:val="Nagwek7"/>
    <w:uiPriority w:val="9"/>
    <w:semiHidden/>
    <w:rsid w:val="00AA0F7A"/>
    <w:rPr>
      <w:rFonts w:asciiTheme="majorHAnsi" w:eastAsiaTheme="majorEastAsia" w:hAnsiTheme="majorHAnsi" w:cstheme="majorBidi"/>
      <w:i/>
      <w:iCs/>
      <w:color w:val="404040" w:themeColor="text1" w:themeTint="BF"/>
    </w:rPr>
  </w:style>
  <w:style w:type="character" w:customStyle="1" w:styleId="Nagwek8Znak">
    <w:name w:val="Nagłówek 8 Znak"/>
    <w:basedOn w:val="Domylnaczcionkaakapitu"/>
    <w:link w:val="Nagwek8"/>
    <w:uiPriority w:val="9"/>
    <w:semiHidden/>
    <w:rsid w:val="00AA0F7A"/>
    <w:rPr>
      <w:rFonts w:asciiTheme="majorHAnsi" w:eastAsiaTheme="majorEastAsia" w:hAnsiTheme="majorHAnsi" w:cstheme="majorBidi"/>
      <w:color w:val="404040" w:themeColor="text1" w:themeTint="BF"/>
      <w:sz w:val="20"/>
      <w:szCs w:val="20"/>
    </w:rPr>
  </w:style>
  <w:style w:type="character" w:customStyle="1" w:styleId="Nagwek9Znak">
    <w:name w:val="Nagłówek 9 Znak"/>
    <w:basedOn w:val="Domylnaczcionkaakapitu"/>
    <w:link w:val="Nagwek9"/>
    <w:uiPriority w:val="9"/>
    <w:semiHidden/>
    <w:rsid w:val="00AA0F7A"/>
    <w:rPr>
      <w:rFonts w:asciiTheme="majorHAnsi" w:eastAsiaTheme="majorEastAsia" w:hAnsiTheme="majorHAnsi" w:cstheme="majorBidi"/>
      <w:i/>
      <w:iCs/>
      <w:color w:val="404040" w:themeColor="text1" w:themeTint="BF"/>
      <w:sz w:val="20"/>
      <w:szCs w:val="20"/>
    </w:rPr>
  </w:style>
  <w:style w:type="paragraph" w:styleId="Nagwekspisutreci">
    <w:name w:val="TOC Heading"/>
    <w:basedOn w:val="Nagwek1"/>
    <w:next w:val="Normalny"/>
    <w:uiPriority w:val="39"/>
    <w:unhideWhenUsed/>
    <w:qFormat/>
    <w:rsid w:val="00737AEA"/>
    <w:pPr>
      <w:numPr>
        <w:numId w:val="0"/>
      </w:numPr>
      <w:outlineLvl w:val="9"/>
    </w:pPr>
  </w:style>
  <w:style w:type="paragraph" w:styleId="Spistreci1">
    <w:name w:val="toc 1"/>
    <w:basedOn w:val="Normalny"/>
    <w:next w:val="Normalny"/>
    <w:autoRedefine/>
    <w:uiPriority w:val="39"/>
    <w:unhideWhenUsed/>
    <w:qFormat/>
    <w:rsid w:val="00737AEA"/>
    <w:pPr>
      <w:spacing w:after="100"/>
    </w:pPr>
  </w:style>
  <w:style w:type="paragraph" w:styleId="Spistreci2">
    <w:name w:val="toc 2"/>
    <w:basedOn w:val="Normalny"/>
    <w:next w:val="Normalny"/>
    <w:autoRedefine/>
    <w:uiPriority w:val="39"/>
    <w:unhideWhenUsed/>
    <w:qFormat/>
    <w:rsid w:val="00737AEA"/>
    <w:pPr>
      <w:spacing w:after="100"/>
      <w:ind w:left="220"/>
    </w:pPr>
  </w:style>
  <w:style w:type="paragraph" w:styleId="Spistreci3">
    <w:name w:val="toc 3"/>
    <w:basedOn w:val="Normalny"/>
    <w:next w:val="Normalny"/>
    <w:autoRedefine/>
    <w:uiPriority w:val="39"/>
    <w:unhideWhenUsed/>
    <w:qFormat/>
    <w:rsid w:val="00737AEA"/>
    <w:pPr>
      <w:spacing w:after="100"/>
      <w:ind w:left="440"/>
    </w:pPr>
  </w:style>
  <w:style w:type="character" w:styleId="Hipercze">
    <w:name w:val="Hyperlink"/>
    <w:basedOn w:val="Domylnaczcionkaakapitu"/>
    <w:uiPriority w:val="99"/>
    <w:unhideWhenUsed/>
    <w:rsid w:val="00737AEA"/>
    <w:rPr>
      <w:color w:val="0000FF" w:themeColor="hyperlink"/>
      <w:u w:val="single"/>
    </w:rPr>
  </w:style>
  <w:style w:type="paragraph" w:styleId="Tekstdymka">
    <w:name w:val="Balloon Text"/>
    <w:basedOn w:val="Normalny"/>
    <w:link w:val="TekstdymkaZnak"/>
    <w:uiPriority w:val="99"/>
    <w:semiHidden/>
    <w:unhideWhenUsed/>
    <w:rsid w:val="00737AEA"/>
    <w:rPr>
      <w:rFonts w:ascii="Tahoma" w:hAnsi="Tahoma" w:cs="Tahoma"/>
      <w:sz w:val="16"/>
      <w:szCs w:val="16"/>
    </w:rPr>
  </w:style>
  <w:style w:type="character" w:customStyle="1" w:styleId="TekstdymkaZnak">
    <w:name w:val="Tekst dymka Znak"/>
    <w:basedOn w:val="Domylnaczcionkaakapitu"/>
    <w:link w:val="Tekstdymka"/>
    <w:uiPriority w:val="99"/>
    <w:semiHidden/>
    <w:rsid w:val="00737AEA"/>
    <w:rPr>
      <w:rFonts w:ascii="Tahoma" w:hAnsi="Tahoma" w:cs="Tahoma"/>
      <w:sz w:val="16"/>
      <w:szCs w:val="16"/>
    </w:rPr>
  </w:style>
  <w:style w:type="paragraph" w:customStyle="1" w:styleId="Standard">
    <w:name w:val="Standard"/>
    <w:rsid w:val="004A27A4"/>
    <w:pPr>
      <w:widowControl w:val="0"/>
      <w:suppressAutoHyphens/>
      <w:autoSpaceDN w:val="0"/>
      <w:spacing w:after="0" w:line="240" w:lineRule="auto"/>
      <w:textAlignment w:val="baseline"/>
    </w:pPr>
    <w:rPr>
      <w:rFonts w:ascii="Nimbus Roman No9 L" w:eastAsia="DejaVu Sans" w:hAnsi="Nimbus Roman No9 L" w:cs="FreeSans"/>
      <w:kern w:val="3"/>
      <w:sz w:val="24"/>
      <w:szCs w:val="24"/>
      <w:lang w:eastAsia="zh-CN" w:bidi="hi-IN"/>
    </w:rPr>
  </w:style>
  <w:style w:type="paragraph" w:customStyle="1" w:styleId="Heading">
    <w:name w:val="Heading"/>
    <w:basedOn w:val="Standard"/>
    <w:next w:val="Textbody"/>
    <w:rsid w:val="004A27A4"/>
    <w:pPr>
      <w:keepNext/>
      <w:spacing w:before="240" w:after="120"/>
    </w:pPr>
    <w:rPr>
      <w:rFonts w:ascii="Nimbus Sans L" w:hAnsi="Nimbus Sans L"/>
      <w:sz w:val="28"/>
      <w:szCs w:val="28"/>
    </w:rPr>
  </w:style>
  <w:style w:type="paragraph" w:customStyle="1" w:styleId="Textbody">
    <w:name w:val="Text body"/>
    <w:basedOn w:val="Standard"/>
    <w:rsid w:val="004A27A4"/>
    <w:pPr>
      <w:spacing w:after="120"/>
    </w:pPr>
  </w:style>
  <w:style w:type="paragraph" w:styleId="Lista">
    <w:name w:val="List"/>
    <w:basedOn w:val="Textbody"/>
    <w:rsid w:val="004A27A4"/>
  </w:style>
  <w:style w:type="paragraph" w:styleId="Legenda">
    <w:name w:val="caption"/>
    <w:basedOn w:val="Standard"/>
    <w:rsid w:val="004A27A4"/>
    <w:pPr>
      <w:suppressLineNumbers/>
      <w:spacing w:before="120" w:after="120"/>
    </w:pPr>
    <w:rPr>
      <w:i/>
      <w:iCs/>
    </w:rPr>
  </w:style>
  <w:style w:type="paragraph" w:customStyle="1" w:styleId="Index">
    <w:name w:val="Index"/>
    <w:basedOn w:val="Standard"/>
    <w:rsid w:val="004A27A4"/>
    <w:pPr>
      <w:suppressLineNumbers/>
    </w:pPr>
  </w:style>
  <w:style w:type="character" w:customStyle="1" w:styleId="NumberingSymbols">
    <w:name w:val="Numbering Symbols"/>
    <w:rsid w:val="004A27A4"/>
  </w:style>
  <w:style w:type="character" w:customStyle="1" w:styleId="BulletSymbols">
    <w:name w:val="Bullet Symbols"/>
    <w:rsid w:val="004A27A4"/>
    <w:rPr>
      <w:rFonts w:ascii="OpenSymbol" w:eastAsia="OpenSymbol" w:hAnsi="OpenSymbol" w:cs="OpenSymbol"/>
    </w:rPr>
  </w:style>
  <w:style w:type="character" w:customStyle="1" w:styleId="Internetlink">
    <w:name w:val="Internet link"/>
    <w:rsid w:val="004A27A4"/>
    <w:rPr>
      <w:color w:val="000080"/>
      <w:u w:val="single"/>
    </w:rPr>
  </w:style>
  <w:style w:type="character" w:styleId="Uwydatnienie">
    <w:name w:val="Emphasis"/>
    <w:uiPriority w:val="20"/>
    <w:qFormat/>
    <w:rsid w:val="004A27A4"/>
    <w:rPr>
      <w:i/>
      <w:iCs/>
    </w:rPr>
  </w:style>
  <w:style w:type="character" w:styleId="Odwoaniedokomentarza">
    <w:name w:val="annotation reference"/>
    <w:basedOn w:val="Domylnaczcionkaakapitu"/>
    <w:uiPriority w:val="99"/>
    <w:semiHidden/>
    <w:unhideWhenUsed/>
    <w:rsid w:val="004A27A4"/>
    <w:rPr>
      <w:sz w:val="16"/>
      <w:szCs w:val="16"/>
    </w:rPr>
  </w:style>
  <w:style w:type="paragraph" w:styleId="Tekstkomentarza">
    <w:name w:val="annotation text"/>
    <w:basedOn w:val="Normalny"/>
    <w:link w:val="TekstkomentarzaZnak"/>
    <w:uiPriority w:val="99"/>
    <w:semiHidden/>
    <w:unhideWhenUsed/>
    <w:rsid w:val="004A27A4"/>
    <w:rPr>
      <w:rFonts w:cs="Mangal"/>
      <w:sz w:val="20"/>
      <w:szCs w:val="18"/>
    </w:rPr>
  </w:style>
  <w:style w:type="character" w:customStyle="1" w:styleId="TekstkomentarzaZnak">
    <w:name w:val="Tekst komentarza Znak"/>
    <w:basedOn w:val="Domylnaczcionkaakapitu"/>
    <w:link w:val="Tekstkomentarza"/>
    <w:uiPriority w:val="99"/>
    <w:semiHidden/>
    <w:rsid w:val="004A27A4"/>
    <w:rPr>
      <w:rFonts w:ascii="Nimbus Roman No9 L" w:eastAsia="DejaVu Sans" w:hAnsi="Nimbus Roman No9 L" w:cs="Mangal"/>
      <w:kern w:val="3"/>
      <w:sz w:val="20"/>
      <w:szCs w:val="18"/>
      <w:lang w:eastAsia="zh-CN" w:bidi="hi-IN"/>
    </w:rPr>
  </w:style>
  <w:style w:type="paragraph" w:styleId="Tematkomentarza">
    <w:name w:val="annotation subject"/>
    <w:basedOn w:val="Tekstkomentarza"/>
    <w:next w:val="Tekstkomentarza"/>
    <w:link w:val="TematkomentarzaZnak"/>
    <w:uiPriority w:val="99"/>
    <w:semiHidden/>
    <w:unhideWhenUsed/>
    <w:rsid w:val="004A27A4"/>
    <w:rPr>
      <w:b/>
      <w:bCs/>
    </w:rPr>
  </w:style>
  <w:style w:type="character" w:customStyle="1" w:styleId="TematkomentarzaZnak">
    <w:name w:val="Temat komentarza Znak"/>
    <w:basedOn w:val="TekstkomentarzaZnak"/>
    <w:link w:val="Tematkomentarza"/>
    <w:uiPriority w:val="99"/>
    <w:semiHidden/>
    <w:rsid w:val="004A27A4"/>
    <w:rPr>
      <w:rFonts w:ascii="Nimbus Roman No9 L" w:eastAsia="DejaVu Sans" w:hAnsi="Nimbus Roman No9 L" w:cs="Mangal"/>
      <w:b/>
      <w:bCs/>
      <w:kern w:val="3"/>
      <w:sz w:val="20"/>
      <w:szCs w:val="18"/>
      <w:lang w:eastAsia="zh-CN" w:bidi="hi-IN"/>
    </w:rPr>
  </w:style>
  <w:style w:type="paragraph" w:styleId="Nagwek">
    <w:name w:val="header"/>
    <w:basedOn w:val="Normalny"/>
    <w:link w:val="NagwekZnak"/>
    <w:uiPriority w:val="99"/>
    <w:unhideWhenUsed/>
    <w:rsid w:val="004A27A4"/>
    <w:pPr>
      <w:tabs>
        <w:tab w:val="center" w:pos="4680"/>
        <w:tab w:val="right" w:pos="9360"/>
      </w:tabs>
    </w:pPr>
    <w:rPr>
      <w:rFonts w:cs="Mangal"/>
      <w:szCs w:val="21"/>
    </w:rPr>
  </w:style>
  <w:style w:type="character" w:customStyle="1" w:styleId="NagwekZnak">
    <w:name w:val="Nagłówek Znak"/>
    <w:basedOn w:val="Domylnaczcionkaakapitu"/>
    <w:link w:val="Nagwek"/>
    <w:uiPriority w:val="99"/>
    <w:rsid w:val="004A27A4"/>
    <w:rPr>
      <w:rFonts w:ascii="Nimbus Roman No9 L" w:eastAsia="DejaVu Sans" w:hAnsi="Nimbus Roman No9 L" w:cs="Mangal"/>
      <w:kern w:val="3"/>
      <w:sz w:val="24"/>
      <w:szCs w:val="21"/>
      <w:lang w:eastAsia="zh-CN" w:bidi="hi-IN"/>
    </w:rPr>
  </w:style>
  <w:style w:type="paragraph" w:styleId="Stopka">
    <w:name w:val="footer"/>
    <w:basedOn w:val="Normalny"/>
    <w:link w:val="StopkaZnak"/>
    <w:uiPriority w:val="99"/>
    <w:unhideWhenUsed/>
    <w:rsid w:val="004A27A4"/>
    <w:pPr>
      <w:tabs>
        <w:tab w:val="center" w:pos="4680"/>
        <w:tab w:val="right" w:pos="9360"/>
      </w:tabs>
    </w:pPr>
    <w:rPr>
      <w:rFonts w:cs="Mangal"/>
      <w:szCs w:val="21"/>
    </w:rPr>
  </w:style>
  <w:style w:type="character" w:customStyle="1" w:styleId="StopkaZnak">
    <w:name w:val="Stopka Znak"/>
    <w:basedOn w:val="Domylnaczcionkaakapitu"/>
    <w:link w:val="Stopka"/>
    <w:uiPriority w:val="99"/>
    <w:rsid w:val="004A27A4"/>
    <w:rPr>
      <w:rFonts w:ascii="Nimbus Roman No9 L" w:eastAsia="DejaVu Sans" w:hAnsi="Nimbus Roman No9 L" w:cs="Mangal"/>
      <w:kern w:val="3"/>
      <w:sz w:val="24"/>
      <w:szCs w:val="21"/>
      <w:lang w:eastAsia="zh-CN" w:bidi="hi-IN"/>
    </w:rPr>
  </w:style>
  <w:style w:type="paragraph" w:styleId="Tekstprzypisukocowego">
    <w:name w:val="endnote text"/>
    <w:basedOn w:val="Normalny"/>
    <w:link w:val="TekstprzypisukocowegoZnak"/>
    <w:uiPriority w:val="99"/>
    <w:semiHidden/>
    <w:unhideWhenUsed/>
    <w:rsid w:val="004A27A4"/>
    <w:rPr>
      <w:rFonts w:cs="Mangal"/>
      <w:sz w:val="20"/>
      <w:szCs w:val="18"/>
    </w:rPr>
  </w:style>
  <w:style w:type="character" w:customStyle="1" w:styleId="TekstprzypisukocowegoZnak">
    <w:name w:val="Tekst przypisu końcowego Znak"/>
    <w:basedOn w:val="Domylnaczcionkaakapitu"/>
    <w:link w:val="Tekstprzypisukocowego"/>
    <w:uiPriority w:val="99"/>
    <w:semiHidden/>
    <w:rsid w:val="004A27A4"/>
    <w:rPr>
      <w:rFonts w:ascii="Nimbus Roman No9 L" w:eastAsia="DejaVu Sans" w:hAnsi="Nimbus Roman No9 L" w:cs="Mangal"/>
      <w:kern w:val="3"/>
      <w:sz w:val="20"/>
      <w:szCs w:val="18"/>
      <w:lang w:eastAsia="zh-CN" w:bidi="hi-IN"/>
    </w:rPr>
  </w:style>
  <w:style w:type="character" w:styleId="Odwoanieprzypisukocowego">
    <w:name w:val="endnote reference"/>
    <w:basedOn w:val="Domylnaczcionkaakapitu"/>
    <w:uiPriority w:val="99"/>
    <w:semiHidden/>
    <w:unhideWhenUsed/>
    <w:rsid w:val="004A27A4"/>
    <w:rPr>
      <w:vertAlign w:val="superscript"/>
    </w:rPr>
  </w:style>
  <w:style w:type="paragraph" w:styleId="Tekstprzypisudolnego">
    <w:name w:val="footnote text"/>
    <w:basedOn w:val="Normalny"/>
    <w:link w:val="TekstprzypisudolnegoZnak"/>
    <w:uiPriority w:val="99"/>
    <w:semiHidden/>
    <w:unhideWhenUsed/>
    <w:rsid w:val="004A27A4"/>
    <w:rPr>
      <w:rFonts w:cs="Mangal"/>
      <w:sz w:val="20"/>
      <w:szCs w:val="18"/>
    </w:rPr>
  </w:style>
  <w:style w:type="character" w:customStyle="1" w:styleId="TekstprzypisudolnegoZnak">
    <w:name w:val="Tekst przypisu dolnego Znak"/>
    <w:basedOn w:val="Domylnaczcionkaakapitu"/>
    <w:link w:val="Tekstprzypisudolnego"/>
    <w:uiPriority w:val="99"/>
    <w:semiHidden/>
    <w:rsid w:val="004A27A4"/>
    <w:rPr>
      <w:rFonts w:ascii="Nimbus Roman No9 L" w:eastAsia="DejaVu Sans" w:hAnsi="Nimbus Roman No9 L" w:cs="Mangal"/>
      <w:kern w:val="3"/>
      <w:sz w:val="20"/>
      <w:szCs w:val="18"/>
      <w:lang w:eastAsia="zh-CN" w:bidi="hi-IN"/>
    </w:rPr>
  </w:style>
  <w:style w:type="character" w:styleId="Odwoanieprzypisudolnego">
    <w:name w:val="footnote reference"/>
    <w:basedOn w:val="Domylnaczcionkaakapitu"/>
    <w:uiPriority w:val="99"/>
    <w:semiHidden/>
    <w:unhideWhenUsed/>
    <w:rsid w:val="004A27A4"/>
    <w:rPr>
      <w:vertAlign w:val="superscript"/>
    </w:rPr>
  </w:style>
  <w:style w:type="paragraph" w:styleId="Spistreci5">
    <w:name w:val="toc 5"/>
    <w:basedOn w:val="Normalny"/>
    <w:next w:val="Normalny"/>
    <w:autoRedefine/>
    <w:uiPriority w:val="39"/>
    <w:unhideWhenUsed/>
    <w:rsid w:val="004A27A4"/>
    <w:pPr>
      <w:widowControl/>
      <w:suppressAutoHyphens w:val="0"/>
      <w:autoSpaceDN/>
      <w:spacing w:after="100" w:line="276" w:lineRule="auto"/>
      <w:ind w:left="880"/>
      <w:textAlignment w:val="auto"/>
    </w:pPr>
    <w:rPr>
      <w:rFonts w:asciiTheme="minorHAnsi" w:eastAsiaTheme="minorEastAsia" w:hAnsiTheme="minorHAnsi" w:cstheme="minorBidi"/>
      <w:kern w:val="0"/>
      <w:sz w:val="22"/>
      <w:szCs w:val="22"/>
      <w:lang w:eastAsia="en-US" w:bidi="ar-SA"/>
    </w:rPr>
  </w:style>
  <w:style w:type="paragraph" w:styleId="Spistreci4">
    <w:name w:val="toc 4"/>
    <w:basedOn w:val="Normalny"/>
    <w:next w:val="Normalny"/>
    <w:autoRedefine/>
    <w:uiPriority w:val="39"/>
    <w:unhideWhenUsed/>
    <w:rsid w:val="004A27A4"/>
    <w:pPr>
      <w:spacing w:after="100"/>
      <w:ind w:left="720"/>
    </w:pPr>
    <w:rPr>
      <w:rFonts w:cs="Mangal"/>
      <w:szCs w:val="21"/>
    </w:rPr>
  </w:style>
  <w:style w:type="character" w:customStyle="1" w:styleId="mw-headline">
    <w:name w:val="mw-headline"/>
    <w:basedOn w:val="Domylnaczcionkaakapitu"/>
    <w:rsid w:val="004A27A4"/>
  </w:style>
  <w:style w:type="paragraph" w:styleId="Akapitzlist">
    <w:name w:val="List Paragraph"/>
    <w:basedOn w:val="Normalny"/>
    <w:uiPriority w:val="34"/>
    <w:qFormat/>
    <w:rsid w:val="004A27A4"/>
    <w:pPr>
      <w:ind w:left="720"/>
      <w:contextualSpacing/>
    </w:pPr>
    <w:rPr>
      <w:rFonts w:cs="Mangal"/>
      <w:szCs w:val="21"/>
    </w:rPr>
  </w:style>
  <w:style w:type="character" w:customStyle="1" w:styleId="urlp747a68947d5b306bf46bb590a0b710620250bc282f7566b0fd22bc8908173d6f">
    <w:name w:val="url_p_747a68947d5b306bf46bb590a0b710620250bc282f7566b0fd22bc8908173d6f"/>
    <w:basedOn w:val="Domylnaczcionkaakapitu"/>
    <w:rsid w:val="004A27A4"/>
  </w:style>
  <w:style w:type="character" w:customStyle="1" w:styleId="hps">
    <w:name w:val="hps"/>
    <w:basedOn w:val="Domylnaczcionkaakapitu"/>
    <w:rsid w:val="004A27A4"/>
  </w:style>
  <w:style w:type="character" w:customStyle="1" w:styleId="atn">
    <w:name w:val="atn"/>
    <w:basedOn w:val="Domylnaczcionkaakapitu"/>
    <w:rsid w:val="004A27A4"/>
  </w:style>
  <w:style w:type="character" w:styleId="Tekstzastpczy">
    <w:name w:val="Placeholder Text"/>
    <w:basedOn w:val="Domylnaczcionkaakapitu"/>
    <w:uiPriority w:val="99"/>
    <w:semiHidden/>
    <w:rsid w:val="004A27A4"/>
    <w:rPr>
      <w:color w:val="808080"/>
    </w:rPr>
  </w:style>
  <w:style w:type="table" w:styleId="Tabela-Siatka">
    <w:name w:val="Table Grid"/>
    <w:basedOn w:val="Standardowy"/>
    <w:uiPriority w:val="59"/>
    <w:rsid w:val="004A27A4"/>
    <w:pPr>
      <w:widowControl w:val="0"/>
      <w:suppressAutoHyphens/>
      <w:autoSpaceDN w:val="0"/>
      <w:spacing w:after="0" w:line="240" w:lineRule="auto"/>
      <w:textAlignment w:val="baseline"/>
    </w:pPr>
    <w:rPr>
      <w:rFonts w:ascii="Nimbus Roman No9 L" w:eastAsia="DejaVu Sans" w:hAnsi="Nimbus Roman No9 L" w:cs="FreeSans"/>
      <w:kern w:val="3"/>
      <w:sz w:val="24"/>
      <w:szCs w:val="24"/>
      <w:lang w:eastAsia="zh-CN" w:bidi="hi-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ibliografia">
    <w:name w:val="Bibliography"/>
    <w:basedOn w:val="Normalny"/>
    <w:next w:val="Normalny"/>
    <w:uiPriority w:val="37"/>
    <w:unhideWhenUsed/>
    <w:rsid w:val="000C089B"/>
    <w:rPr>
      <w:rFonts w:cs="Mangal"/>
      <w:szCs w:val="21"/>
    </w:rPr>
  </w:style>
  <w:style w:type="paragraph" w:customStyle="1" w:styleId="PreformattedText">
    <w:name w:val="Preformatted Text"/>
    <w:basedOn w:val="Standard"/>
    <w:rsid w:val="00282B73"/>
    <w:rPr>
      <w:rFonts w:ascii="DejaVu Sans Mono" w:eastAsia="DejaVu Sans Mono" w:hAnsi="DejaVu Sans Mono"/>
      <w:sz w:val="20"/>
      <w:szCs w:val="20"/>
    </w:rPr>
  </w:style>
  <w:style w:type="character" w:customStyle="1" w:styleId="ft00">
    <w:name w:val="ft00"/>
    <w:basedOn w:val="Domylnaczcionkaakapitu"/>
    <w:rsid w:val="00320584"/>
  </w:style>
  <w:style w:type="table" w:styleId="Jasnecieniowanieakcent5">
    <w:name w:val="Light Shading Accent 5"/>
    <w:basedOn w:val="Standardowy"/>
    <w:uiPriority w:val="60"/>
    <w:rsid w:val="00B41B0E"/>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paragraph" w:styleId="Podtytu">
    <w:name w:val="Subtitle"/>
    <w:basedOn w:val="Normalny"/>
    <w:next w:val="Normalny"/>
    <w:link w:val="PodtytuZnak"/>
    <w:uiPriority w:val="11"/>
    <w:qFormat/>
    <w:rsid w:val="00CA192F"/>
    <w:pPr>
      <w:numPr>
        <w:ilvl w:val="1"/>
      </w:numPr>
    </w:pPr>
    <w:rPr>
      <w:rFonts w:asciiTheme="majorHAnsi" w:eastAsiaTheme="majorEastAsia" w:hAnsiTheme="majorHAnsi" w:cs="Mangal"/>
      <w:i/>
      <w:iCs/>
      <w:color w:val="4F81BD" w:themeColor="accent1"/>
      <w:spacing w:val="15"/>
      <w:szCs w:val="21"/>
    </w:rPr>
  </w:style>
  <w:style w:type="character" w:customStyle="1" w:styleId="PodtytuZnak">
    <w:name w:val="Podtytuł Znak"/>
    <w:basedOn w:val="Domylnaczcionkaakapitu"/>
    <w:link w:val="Podtytu"/>
    <w:uiPriority w:val="11"/>
    <w:rsid w:val="00CA192F"/>
    <w:rPr>
      <w:rFonts w:asciiTheme="majorHAnsi" w:eastAsiaTheme="majorEastAsia" w:hAnsiTheme="majorHAnsi" w:cs="Mangal"/>
      <w:i/>
      <w:iCs/>
      <w:color w:val="4F81BD" w:themeColor="accent1"/>
      <w:spacing w:val="15"/>
      <w:kern w:val="3"/>
      <w:sz w:val="24"/>
      <w:szCs w:val="21"/>
      <w:lang w:eastAsia="zh-CN" w:bidi="hi-IN"/>
    </w:rPr>
  </w:style>
  <w:style w:type="paragraph" w:styleId="Tytu">
    <w:name w:val="Title"/>
    <w:basedOn w:val="Normalny"/>
    <w:next w:val="Normalny"/>
    <w:link w:val="TytuZnak"/>
    <w:uiPriority w:val="10"/>
    <w:qFormat/>
    <w:rsid w:val="00CA192F"/>
    <w:pPr>
      <w:pBdr>
        <w:bottom w:val="single" w:sz="8" w:space="4" w:color="4F81BD" w:themeColor="accent1"/>
      </w:pBdr>
      <w:spacing w:after="300" w:line="240" w:lineRule="auto"/>
      <w:contextualSpacing/>
    </w:pPr>
    <w:rPr>
      <w:rFonts w:asciiTheme="majorHAnsi" w:eastAsiaTheme="majorEastAsia" w:hAnsiTheme="majorHAnsi" w:cs="Mangal"/>
      <w:color w:val="17365D" w:themeColor="text2" w:themeShade="BF"/>
      <w:spacing w:val="5"/>
      <w:kern w:val="28"/>
      <w:sz w:val="52"/>
      <w:szCs w:val="47"/>
    </w:rPr>
  </w:style>
  <w:style w:type="character" w:customStyle="1" w:styleId="TytuZnak">
    <w:name w:val="Tytuł Znak"/>
    <w:basedOn w:val="Domylnaczcionkaakapitu"/>
    <w:link w:val="Tytu"/>
    <w:uiPriority w:val="10"/>
    <w:rsid w:val="00CA192F"/>
    <w:rPr>
      <w:rFonts w:asciiTheme="majorHAnsi" w:eastAsiaTheme="majorEastAsia" w:hAnsiTheme="majorHAnsi" w:cs="Mangal"/>
      <w:color w:val="17365D" w:themeColor="text2" w:themeShade="BF"/>
      <w:spacing w:val="5"/>
      <w:kern w:val="28"/>
      <w:sz w:val="52"/>
      <w:szCs w:val="47"/>
      <w:lang w:eastAsia="zh-CN" w:bidi="hi-IN"/>
    </w:rPr>
  </w:style>
  <w:style w:type="character" w:styleId="Pogrubienie">
    <w:name w:val="Strong"/>
    <w:basedOn w:val="Domylnaczcionkaakapitu"/>
    <w:uiPriority w:val="22"/>
    <w:qFormat/>
    <w:rsid w:val="00CA192F"/>
    <w:rPr>
      <w:b/>
      <w:bCs/>
    </w:rPr>
  </w:style>
  <w:style w:type="paragraph" w:styleId="Cytat">
    <w:name w:val="Quote"/>
    <w:basedOn w:val="Normalny"/>
    <w:next w:val="Normalny"/>
    <w:link w:val="CytatZnak"/>
    <w:uiPriority w:val="29"/>
    <w:qFormat/>
    <w:rsid w:val="00CA192F"/>
    <w:rPr>
      <w:rFonts w:cs="Mangal"/>
      <w:i/>
      <w:iCs/>
      <w:color w:val="000000" w:themeColor="text1"/>
      <w:szCs w:val="21"/>
    </w:rPr>
  </w:style>
  <w:style w:type="character" w:customStyle="1" w:styleId="CytatZnak">
    <w:name w:val="Cytat Znak"/>
    <w:basedOn w:val="Domylnaczcionkaakapitu"/>
    <w:link w:val="Cytat"/>
    <w:uiPriority w:val="29"/>
    <w:rsid w:val="00CA192F"/>
    <w:rPr>
      <w:rFonts w:ascii="Nimbus Roman No9 L" w:eastAsia="DejaVu Sans" w:hAnsi="Nimbus Roman No9 L" w:cs="Mangal"/>
      <w:i/>
      <w:iCs/>
      <w:color w:val="000000" w:themeColor="text1"/>
      <w:kern w:val="3"/>
      <w:sz w:val="24"/>
      <w:szCs w:val="21"/>
      <w:lang w:eastAsia="zh-CN" w:bidi="hi-IN"/>
    </w:rPr>
  </w:style>
  <w:style w:type="paragraph" w:styleId="Bezodstpw">
    <w:name w:val="No Spacing"/>
    <w:uiPriority w:val="1"/>
    <w:qFormat/>
    <w:rsid w:val="00834B39"/>
    <w:pPr>
      <w:widowControl w:val="0"/>
      <w:suppressAutoHyphens/>
      <w:autoSpaceDN w:val="0"/>
      <w:spacing w:after="0" w:line="240" w:lineRule="auto"/>
      <w:textAlignment w:val="baseline"/>
    </w:pPr>
    <w:rPr>
      <w:rFonts w:ascii="Nimbus Roman No9 L" w:eastAsia="DejaVu Sans" w:hAnsi="Nimbus Roman No9 L" w:cs="Mangal"/>
      <w:kern w:val="3"/>
      <w:sz w:val="24"/>
      <w:szCs w:val="21"/>
      <w:lang w:eastAsia="zh-CN" w:bidi="hi-IN"/>
    </w:rPr>
  </w:style>
  <w:style w:type="paragraph" w:styleId="NormalnyWeb">
    <w:name w:val="Normal (Web)"/>
    <w:basedOn w:val="Normalny"/>
    <w:uiPriority w:val="99"/>
    <w:semiHidden/>
    <w:unhideWhenUsed/>
    <w:rsid w:val="00217AE3"/>
    <w:pPr>
      <w:widowControl/>
      <w:suppressAutoHyphens w:val="0"/>
      <w:autoSpaceDN/>
      <w:spacing w:before="100" w:beforeAutospacing="1" w:after="100" w:afterAutospacing="1" w:line="240" w:lineRule="auto"/>
      <w:jc w:val="left"/>
      <w:textAlignment w:val="auto"/>
    </w:pPr>
    <w:rPr>
      <w:rFonts w:ascii="Times New Roman" w:eastAsia="Times New Roman" w:hAnsi="Times New Roman" w:cs="Times New Roman"/>
      <w:kern w:val="0"/>
      <w:lang w:val="pl-PL" w:eastAsia="pl-PL" w:bidi="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Lis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4A27A4"/>
    <w:pPr>
      <w:widowControl w:val="0"/>
      <w:suppressAutoHyphens/>
      <w:autoSpaceDN w:val="0"/>
      <w:spacing w:after="0" w:line="240" w:lineRule="auto"/>
      <w:textAlignment w:val="baseline"/>
    </w:pPr>
    <w:rPr>
      <w:rFonts w:ascii="Nimbus Roman No9 L" w:eastAsia="DejaVu Sans" w:hAnsi="Nimbus Roman No9 L" w:cs="FreeSans"/>
      <w:kern w:val="3"/>
      <w:sz w:val="24"/>
      <w:szCs w:val="24"/>
      <w:lang w:eastAsia="zh-CN" w:bidi="hi-IN"/>
    </w:rPr>
  </w:style>
  <w:style w:type="paragraph" w:styleId="Nagwek1">
    <w:name w:val="heading 1"/>
    <w:basedOn w:val="Normalny"/>
    <w:next w:val="Normalny"/>
    <w:link w:val="Nagwek1Znak"/>
    <w:qFormat/>
    <w:rsid w:val="00AA0F7A"/>
    <w:pPr>
      <w:keepNext/>
      <w:keepLines/>
      <w:spacing w:before="480"/>
      <w:ind w:left="432" w:hanging="432"/>
      <w:outlineLvl w:val="0"/>
    </w:pPr>
    <w:rPr>
      <w:rFonts w:asciiTheme="majorHAnsi" w:eastAsiaTheme="majorEastAsia" w:hAnsiTheme="majorHAnsi" w:cstheme="majorBidi"/>
      <w:b/>
      <w:bCs/>
      <w:color w:val="365F91" w:themeColor="accent1" w:themeShade="BF"/>
      <w:sz w:val="28"/>
      <w:szCs w:val="28"/>
    </w:rPr>
  </w:style>
  <w:style w:type="paragraph" w:styleId="Nagwek2">
    <w:name w:val="heading 2"/>
    <w:basedOn w:val="Normalny"/>
    <w:next w:val="Normalny"/>
    <w:link w:val="Nagwek2Znak"/>
    <w:uiPriority w:val="9"/>
    <w:unhideWhenUsed/>
    <w:qFormat/>
    <w:rsid w:val="00AA0F7A"/>
    <w:pPr>
      <w:keepNext/>
      <w:keepLines/>
      <w:spacing w:before="200"/>
      <w:ind w:left="576" w:hanging="576"/>
      <w:outlineLvl w:val="1"/>
    </w:pPr>
    <w:rPr>
      <w:rFonts w:asciiTheme="majorHAnsi" w:eastAsiaTheme="majorEastAsia" w:hAnsiTheme="majorHAnsi" w:cstheme="majorBidi"/>
      <w:b/>
      <w:bCs/>
      <w:color w:val="4F81BD" w:themeColor="accent1"/>
      <w:sz w:val="26"/>
      <w:szCs w:val="26"/>
    </w:rPr>
  </w:style>
  <w:style w:type="paragraph" w:styleId="Nagwek3">
    <w:name w:val="heading 3"/>
    <w:basedOn w:val="Normalny"/>
    <w:next w:val="Normalny"/>
    <w:link w:val="Nagwek3Znak"/>
    <w:uiPriority w:val="9"/>
    <w:unhideWhenUsed/>
    <w:qFormat/>
    <w:rsid w:val="00AA0F7A"/>
    <w:pPr>
      <w:keepNext/>
      <w:keepLines/>
      <w:spacing w:before="200"/>
      <w:ind w:left="720" w:hanging="720"/>
      <w:outlineLvl w:val="2"/>
    </w:pPr>
    <w:rPr>
      <w:rFonts w:asciiTheme="majorHAnsi" w:eastAsiaTheme="majorEastAsia" w:hAnsiTheme="majorHAnsi" w:cstheme="majorBidi"/>
      <w:b/>
      <w:bCs/>
      <w:color w:val="4F81BD" w:themeColor="accent1"/>
    </w:rPr>
  </w:style>
  <w:style w:type="paragraph" w:styleId="Nagwek4">
    <w:name w:val="heading 4"/>
    <w:basedOn w:val="Normalny"/>
    <w:next w:val="Normalny"/>
    <w:link w:val="Nagwek4Znak"/>
    <w:uiPriority w:val="9"/>
    <w:unhideWhenUsed/>
    <w:qFormat/>
    <w:rsid w:val="00AA0F7A"/>
    <w:pPr>
      <w:keepNext/>
      <w:keepLines/>
      <w:spacing w:before="200"/>
      <w:ind w:left="864" w:hanging="864"/>
      <w:outlineLvl w:val="3"/>
    </w:pPr>
    <w:rPr>
      <w:rFonts w:asciiTheme="majorHAnsi" w:eastAsiaTheme="majorEastAsia" w:hAnsiTheme="majorHAnsi" w:cstheme="majorBidi"/>
      <w:b/>
      <w:bCs/>
      <w:i/>
      <w:iCs/>
      <w:color w:val="4F81BD" w:themeColor="accent1"/>
    </w:rPr>
  </w:style>
  <w:style w:type="paragraph" w:styleId="Nagwek5">
    <w:name w:val="heading 5"/>
    <w:basedOn w:val="Normalny"/>
    <w:next w:val="Normalny"/>
    <w:link w:val="Nagwek5Znak"/>
    <w:uiPriority w:val="9"/>
    <w:semiHidden/>
    <w:unhideWhenUsed/>
    <w:qFormat/>
    <w:rsid w:val="00AA0F7A"/>
    <w:pPr>
      <w:keepNext/>
      <w:keepLines/>
      <w:spacing w:before="200"/>
      <w:ind w:left="1008" w:hanging="1008"/>
      <w:outlineLvl w:val="4"/>
    </w:pPr>
    <w:rPr>
      <w:rFonts w:asciiTheme="majorHAnsi" w:eastAsiaTheme="majorEastAsia" w:hAnsiTheme="majorHAnsi" w:cstheme="majorBidi"/>
      <w:color w:val="243F60" w:themeColor="accent1" w:themeShade="7F"/>
    </w:rPr>
  </w:style>
  <w:style w:type="paragraph" w:styleId="Nagwek6">
    <w:name w:val="heading 6"/>
    <w:basedOn w:val="Normalny"/>
    <w:next w:val="Normalny"/>
    <w:link w:val="Nagwek6Znak"/>
    <w:uiPriority w:val="9"/>
    <w:semiHidden/>
    <w:unhideWhenUsed/>
    <w:qFormat/>
    <w:rsid w:val="00AA0F7A"/>
    <w:pPr>
      <w:keepNext/>
      <w:keepLines/>
      <w:spacing w:before="200"/>
      <w:ind w:left="1152" w:hanging="1152"/>
      <w:outlineLvl w:val="5"/>
    </w:pPr>
    <w:rPr>
      <w:rFonts w:asciiTheme="majorHAnsi" w:eastAsiaTheme="majorEastAsia" w:hAnsiTheme="majorHAnsi" w:cstheme="majorBidi"/>
      <w:i/>
      <w:iCs/>
      <w:color w:val="243F60" w:themeColor="accent1" w:themeShade="7F"/>
    </w:rPr>
  </w:style>
  <w:style w:type="paragraph" w:styleId="Nagwek7">
    <w:name w:val="heading 7"/>
    <w:basedOn w:val="Normalny"/>
    <w:next w:val="Normalny"/>
    <w:link w:val="Nagwek7Znak"/>
    <w:uiPriority w:val="9"/>
    <w:semiHidden/>
    <w:unhideWhenUsed/>
    <w:qFormat/>
    <w:rsid w:val="00AA0F7A"/>
    <w:pPr>
      <w:keepNext/>
      <w:keepLines/>
      <w:spacing w:before="200"/>
      <w:ind w:left="1296" w:hanging="1296"/>
      <w:outlineLvl w:val="6"/>
    </w:pPr>
    <w:rPr>
      <w:rFonts w:asciiTheme="majorHAnsi" w:eastAsiaTheme="majorEastAsia" w:hAnsiTheme="majorHAnsi" w:cstheme="majorBidi"/>
      <w:i/>
      <w:iCs/>
      <w:color w:val="404040" w:themeColor="text1" w:themeTint="BF"/>
    </w:rPr>
  </w:style>
  <w:style w:type="paragraph" w:styleId="Nagwek8">
    <w:name w:val="heading 8"/>
    <w:basedOn w:val="Normalny"/>
    <w:next w:val="Normalny"/>
    <w:link w:val="Nagwek8Znak"/>
    <w:uiPriority w:val="9"/>
    <w:semiHidden/>
    <w:unhideWhenUsed/>
    <w:qFormat/>
    <w:rsid w:val="00AA0F7A"/>
    <w:pPr>
      <w:keepNext/>
      <w:keepLines/>
      <w:spacing w:before="200"/>
      <w:ind w:left="1440" w:hanging="1440"/>
      <w:outlineLvl w:val="7"/>
    </w:pPr>
    <w:rPr>
      <w:rFonts w:asciiTheme="majorHAnsi" w:eastAsiaTheme="majorEastAsia" w:hAnsiTheme="majorHAnsi" w:cstheme="majorBidi"/>
      <w:color w:val="404040" w:themeColor="text1" w:themeTint="BF"/>
      <w:sz w:val="20"/>
      <w:szCs w:val="20"/>
    </w:rPr>
  </w:style>
  <w:style w:type="paragraph" w:styleId="Nagwek9">
    <w:name w:val="heading 9"/>
    <w:basedOn w:val="Normalny"/>
    <w:next w:val="Normalny"/>
    <w:link w:val="Nagwek9Znak"/>
    <w:uiPriority w:val="9"/>
    <w:semiHidden/>
    <w:unhideWhenUsed/>
    <w:qFormat/>
    <w:rsid w:val="00AA0F7A"/>
    <w:pPr>
      <w:keepNext/>
      <w:keepLines/>
      <w:spacing w:before="200"/>
      <w:ind w:left="1584" w:hanging="1584"/>
      <w:outlineLvl w:val="8"/>
    </w:pPr>
    <w:rPr>
      <w:rFonts w:asciiTheme="majorHAnsi" w:eastAsiaTheme="majorEastAsia" w:hAnsiTheme="majorHAnsi" w:cstheme="majorBidi"/>
      <w:i/>
      <w:iCs/>
      <w:color w:val="404040" w:themeColor="text1" w:themeTint="BF"/>
      <w:sz w:val="20"/>
      <w:szCs w:val="20"/>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rsid w:val="00AA0F7A"/>
    <w:rPr>
      <w:rFonts w:asciiTheme="majorHAnsi" w:eastAsiaTheme="majorEastAsia" w:hAnsiTheme="majorHAnsi" w:cstheme="majorBidi"/>
      <w:b/>
      <w:bCs/>
      <w:color w:val="365F91" w:themeColor="accent1" w:themeShade="BF"/>
      <w:kern w:val="3"/>
      <w:sz w:val="28"/>
      <w:szCs w:val="28"/>
      <w:lang w:eastAsia="zh-CN" w:bidi="hi-IN"/>
    </w:rPr>
  </w:style>
  <w:style w:type="character" w:customStyle="1" w:styleId="Nagwek2Znak">
    <w:name w:val="Nagłówek 2 Znak"/>
    <w:basedOn w:val="Domylnaczcionkaakapitu"/>
    <w:link w:val="Nagwek2"/>
    <w:uiPriority w:val="9"/>
    <w:rsid w:val="00AA0F7A"/>
    <w:rPr>
      <w:rFonts w:asciiTheme="majorHAnsi" w:eastAsiaTheme="majorEastAsia" w:hAnsiTheme="majorHAnsi" w:cstheme="majorBidi"/>
      <w:b/>
      <w:bCs/>
      <w:color w:val="4F81BD" w:themeColor="accent1"/>
      <w:kern w:val="3"/>
      <w:sz w:val="26"/>
      <w:szCs w:val="26"/>
      <w:lang w:eastAsia="zh-CN" w:bidi="hi-IN"/>
    </w:rPr>
  </w:style>
  <w:style w:type="character" w:customStyle="1" w:styleId="Nagwek3Znak">
    <w:name w:val="Nagłówek 3 Znak"/>
    <w:basedOn w:val="Domylnaczcionkaakapitu"/>
    <w:link w:val="Nagwek3"/>
    <w:uiPriority w:val="9"/>
    <w:rsid w:val="00AA0F7A"/>
    <w:rPr>
      <w:rFonts w:asciiTheme="majorHAnsi" w:eastAsiaTheme="majorEastAsia" w:hAnsiTheme="majorHAnsi" w:cstheme="majorBidi"/>
      <w:b/>
      <w:bCs/>
      <w:color w:val="4F81BD" w:themeColor="accent1"/>
      <w:kern w:val="3"/>
      <w:sz w:val="24"/>
      <w:szCs w:val="24"/>
      <w:lang w:eastAsia="zh-CN" w:bidi="hi-IN"/>
    </w:rPr>
  </w:style>
  <w:style w:type="character" w:customStyle="1" w:styleId="Nagwek4Znak">
    <w:name w:val="Nagłówek 4 Znak"/>
    <w:basedOn w:val="Domylnaczcionkaakapitu"/>
    <w:link w:val="Nagwek4"/>
    <w:uiPriority w:val="9"/>
    <w:rsid w:val="00AA0F7A"/>
    <w:rPr>
      <w:rFonts w:asciiTheme="majorHAnsi" w:eastAsiaTheme="majorEastAsia" w:hAnsiTheme="majorHAnsi" w:cstheme="majorBidi"/>
      <w:b/>
      <w:bCs/>
      <w:i/>
      <w:iCs/>
      <w:color w:val="4F81BD" w:themeColor="accent1"/>
      <w:kern w:val="3"/>
      <w:sz w:val="24"/>
      <w:szCs w:val="24"/>
      <w:lang w:eastAsia="zh-CN" w:bidi="hi-IN"/>
    </w:rPr>
  </w:style>
  <w:style w:type="character" w:customStyle="1" w:styleId="Nagwek5Znak">
    <w:name w:val="Nagłówek 5 Znak"/>
    <w:basedOn w:val="Domylnaczcionkaakapitu"/>
    <w:link w:val="Nagwek5"/>
    <w:uiPriority w:val="9"/>
    <w:semiHidden/>
    <w:rsid w:val="00AA0F7A"/>
    <w:rPr>
      <w:rFonts w:asciiTheme="majorHAnsi" w:eastAsiaTheme="majorEastAsia" w:hAnsiTheme="majorHAnsi" w:cstheme="majorBidi"/>
      <w:color w:val="243F60" w:themeColor="accent1" w:themeShade="7F"/>
      <w:kern w:val="3"/>
      <w:sz w:val="24"/>
      <w:szCs w:val="24"/>
      <w:lang w:eastAsia="zh-CN" w:bidi="hi-IN"/>
    </w:rPr>
  </w:style>
  <w:style w:type="character" w:customStyle="1" w:styleId="Nagwek6Znak">
    <w:name w:val="Nagłówek 6 Znak"/>
    <w:basedOn w:val="Domylnaczcionkaakapitu"/>
    <w:link w:val="Nagwek6"/>
    <w:uiPriority w:val="9"/>
    <w:semiHidden/>
    <w:rsid w:val="00AA0F7A"/>
    <w:rPr>
      <w:rFonts w:asciiTheme="majorHAnsi" w:eastAsiaTheme="majorEastAsia" w:hAnsiTheme="majorHAnsi" w:cstheme="majorBidi"/>
      <w:i/>
      <w:iCs/>
      <w:color w:val="243F60" w:themeColor="accent1" w:themeShade="7F"/>
      <w:kern w:val="3"/>
      <w:sz w:val="24"/>
      <w:szCs w:val="24"/>
      <w:lang w:eastAsia="zh-CN" w:bidi="hi-IN"/>
    </w:rPr>
  </w:style>
  <w:style w:type="character" w:customStyle="1" w:styleId="Nagwek7Znak">
    <w:name w:val="Nagłówek 7 Znak"/>
    <w:basedOn w:val="Domylnaczcionkaakapitu"/>
    <w:link w:val="Nagwek7"/>
    <w:uiPriority w:val="9"/>
    <w:semiHidden/>
    <w:rsid w:val="00AA0F7A"/>
    <w:rPr>
      <w:rFonts w:asciiTheme="majorHAnsi" w:eastAsiaTheme="majorEastAsia" w:hAnsiTheme="majorHAnsi" w:cstheme="majorBidi"/>
      <w:i/>
      <w:iCs/>
      <w:color w:val="404040" w:themeColor="text1" w:themeTint="BF"/>
      <w:kern w:val="3"/>
      <w:sz w:val="24"/>
      <w:szCs w:val="24"/>
      <w:lang w:eastAsia="zh-CN" w:bidi="hi-IN"/>
    </w:rPr>
  </w:style>
  <w:style w:type="character" w:customStyle="1" w:styleId="Nagwek8Znak">
    <w:name w:val="Nagłówek 8 Znak"/>
    <w:basedOn w:val="Domylnaczcionkaakapitu"/>
    <w:link w:val="Nagwek8"/>
    <w:uiPriority w:val="9"/>
    <w:semiHidden/>
    <w:rsid w:val="00AA0F7A"/>
    <w:rPr>
      <w:rFonts w:asciiTheme="majorHAnsi" w:eastAsiaTheme="majorEastAsia" w:hAnsiTheme="majorHAnsi" w:cstheme="majorBidi"/>
      <w:color w:val="404040" w:themeColor="text1" w:themeTint="BF"/>
      <w:kern w:val="3"/>
      <w:sz w:val="20"/>
      <w:szCs w:val="20"/>
      <w:lang w:eastAsia="zh-CN" w:bidi="hi-IN"/>
    </w:rPr>
  </w:style>
  <w:style w:type="character" w:customStyle="1" w:styleId="Nagwek9Znak">
    <w:name w:val="Nagłówek 9 Znak"/>
    <w:basedOn w:val="Domylnaczcionkaakapitu"/>
    <w:link w:val="Nagwek9"/>
    <w:uiPriority w:val="9"/>
    <w:semiHidden/>
    <w:rsid w:val="00AA0F7A"/>
    <w:rPr>
      <w:rFonts w:asciiTheme="majorHAnsi" w:eastAsiaTheme="majorEastAsia" w:hAnsiTheme="majorHAnsi" w:cstheme="majorBidi"/>
      <w:i/>
      <w:iCs/>
      <w:color w:val="404040" w:themeColor="text1" w:themeTint="BF"/>
      <w:kern w:val="3"/>
      <w:sz w:val="20"/>
      <w:szCs w:val="20"/>
      <w:lang w:eastAsia="zh-CN" w:bidi="hi-IN"/>
    </w:rPr>
  </w:style>
  <w:style w:type="paragraph" w:styleId="Nagwekspisutreci">
    <w:name w:val="TOC Heading"/>
    <w:basedOn w:val="Nagwek1"/>
    <w:next w:val="Normalny"/>
    <w:uiPriority w:val="39"/>
    <w:unhideWhenUsed/>
    <w:qFormat/>
    <w:rsid w:val="00737AEA"/>
    <w:pPr>
      <w:ind w:left="0" w:firstLine="0"/>
      <w:outlineLvl w:val="9"/>
    </w:pPr>
  </w:style>
  <w:style w:type="paragraph" w:styleId="Spistreci1">
    <w:name w:val="toc 1"/>
    <w:basedOn w:val="Normalny"/>
    <w:next w:val="Normalny"/>
    <w:autoRedefine/>
    <w:uiPriority w:val="39"/>
    <w:unhideWhenUsed/>
    <w:qFormat/>
    <w:rsid w:val="00737AEA"/>
    <w:pPr>
      <w:spacing w:after="100"/>
    </w:pPr>
  </w:style>
  <w:style w:type="paragraph" w:styleId="Spistreci2">
    <w:name w:val="toc 2"/>
    <w:basedOn w:val="Normalny"/>
    <w:next w:val="Normalny"/>
    <w:autoRedefine/>
    <w:uiPriority w:val="39"/>
    <w:unhideWhenUsed/>
    <w:qFormat/>
    <w:rsid w:val="00737AEA"/>
    <w:pPr>
      <w:spacing w:after="100"/>
      <w:ind w:left="220"/>
    </w:pPr>
  </w:style>
  <w:style w:type="paragraph" w:styleId="Spistreci3">
    <w:name w:val="toc 3"/>
    <w:basedOn w:val="Normalny"/>
    <w:next w:val="Normalny"/>
    <w:autoRedefine/>
    <w:uiPriority w:val="39"/>
    <w:unhideWhenUsed/>
    <w:qFormat/>
    <w:rsid w:val="00737AEA"/>
    <w:pPr>
      <w:spacing w:after="100"/>
      <w:ind w:left="440"/>
    </w:pPr>
  </w:style>
  <w:style w:type="character" w:styleId="Hipercze">
    <w:name w:val="Hyperlink"/>
    <w:basedOn w:val="Domylnaczcionkaakapitu"/>
    <w:uiPriority w:val="99"/>
    <w:unhideWhenUsed/>
    <w:rsid w:val="00737AEA"/>
    <w:rPr>
      <w:color w:val="0000FF" w:themeColor="hyperlink"/>
      <w:u w:val="single"/>
    </w:rPr>
  </w:style>
  <w:style w:type="paragraph" w:styleId="Tekstdymka">
    <w:name w:val="Balloon Text"/>
    <w:basedOn w:val="Normalny"/>
    <w:link w:val="TekstdymkaZnak"/>
    <w:uiPriority w:val="99"/>
    <w:semiHidden/>
    <w:unhideWhenUsed/>
    <w:rsid w:val="00737AEA"/>
    <w:rPr>
      <w:rFonts w:ascii="Tahoma" w:hAnsi="Tahoma" w:cs="Tahoma"/>
      <w:sz w:val="16"/>
      <w:szCs w:val="16"/>
    </w:rPr>
  </w:style>
  <w:style w:type="character" w:customStyle="1" w:styleId="TekstdymkaZnak">
    <w:name w:val="Tekst dymka Znak"/>
    <w:basedOn w:val="Domylnaczcionkaakapitu"/>
    <w:link w:val="Tekstdymka"/>
    <w:uiPriority w:val="99"/>
    <w:semiHidden/>
    <w:rsid w:val="00737AEA"/>
    <w:rPr>
      <w:rFonts w:ascii="Tahoma" w:hAnsi="Tahoma" w:cs="Tahoma"/>
      <w:sz w:val="16"/>
      <w:szCs w:val="16"/>
    </w:rPr>
  </w:style>
  <w:style w:type="paragraph" w:customStyle="1" w:styleId="Standard">
    <w:name w:val="Standard"/>
    <w:rsid w:val="004A27A4"/>
    <w:pPr>
      <w:widowControl w:val="0"/>
      <w:suppressAutoHyphens/>
      <w:autoSpaceDN w:val="0"/>
      <w:spacing w:after="0" w:line="240" w:lineRule="auto"/>
      <w:textAlignment w:val="baseline"/>
    </w:pPr>
    <w:rPr>
      <w:rFonts w:ascii="Nimbus Roman No9 L" w:eastAsia="DejaVu Sans" w:hAnsi="Nimbus Roman No9 L" w:cs="FreeSans"/>
      <w:kern w:val="3"/>
      <w:sz w:val="24"/>
      <w:szCs w:val="24"/>
      <w:lang w:eastAsia="zh-CN" w:bidi="hi-IN"/>
    </w:rPr>
  </w:style>
  <w:style w:type="paragraph" w:customStyle="1" w:styleId="Heading">
    <w:name w:val="Heading"/>
    <w:basedOn w:val="Standard"/>
    <w:next w:val="Textbody"/>
    <w:rsid w:val="004A27A4"/>
    <w:pPr>
      <w:keepNext/>
      <w:spacing w:before="240" w:after="120"/>
    </w:pPr>
    <w:rPr>
      <w:rFonts w:ascii="Nimbus Sans L" w:hAnsi="Nimbus Sans L"/>
      <w:sz w:val="28"/>
      <w:szCs w:val="28"/>
    </w:rPr>
  </w:style>
  <w:style w:type="paragraph" w:customStyle="1" w:styleId="Textbody">
    <w:name w:val="Text body"/>
    <w:basedOn w:val="Standard"/>
    <w:rsid w:val="004A27A4"/>
    <w:pPr>
      <w:spacing w:after="120"/>
    </w:pPr>
  </w:style>
  <w:style w:type="paragraph" w:styleId="Lista">
    <w:name w:val="List"/>
    <w:basedOn w:val="Textbody"/>
    <w:rsid w:val="004A27A4"/>
  </w:style>
  <w:style w:type="paragraph" w:styleId="Legenda">
    <w:name w:val="caption"/>
    <w:basedOn w:val="Standard"/>
    <w:rsid w:val="004A27A4"/>
    <w:pPr>
      <w:suppressLineNumbers/>
      <w:spacing w:before="120" w:after="120"/>
    </w:pPr>
    <w:rPr>
      <w:i/>
      <w:iCs/>
    </w:rPr>
  </w:style>
  <w:style w:type="paragraph" w:customStyle="1" w:styleId="Index">
    <w:name w:val="Index"/>
    <w:basedOn w:val="Standard"/>
    <w:rsid w:val="004A27A4"/>
    <w:pPr>
      <w:suppressLineNumbers/>
    </w:pPr>
  </w:style>
  <w:style w:type="character" w:customStyle="1" w:styleId="NumberingSymbols">
    <w:name w:val="Numbering Symbols"/>
    <w:rsid w:val="004A27A4"/>
  </w:style>
  <w:style w:type="character" w:customStyle="1" w:styleId="BulletSymbols">
    <w:name w:val="Bullet Symbols"/>
    <w:rsid w:val="004A27A4"/>
    <w:rPr>
      <w:rFonts w:ascii="OpenSymbol" w:eastAsia="OpenSymbol" w:hAnsi="OpenSymbol" w:cs="OpenSymbol"/>
    </w:rPr>
  </w:style>
  <w:style w:type="character" w:customStyle="1" w:styleId="Internetlink">
    <w:name w:val="Internet link"/>
    <w:rsid w:val="004A27A4"/>
    <w:rPr>
      <w:color w:val="000080"/>
      <w:u w:val="single"/>
    </w:rPr>
  </w:style>
  <w:style w:type="character" w:styleId="Uwydatnienie">
    <w:name w:val="Emphasis"/>
    <w:uiPriority w:val="20"/>
    <w:qFormat/>
    <w:rsid w:val="004A27A4"/>
    <w:rPr>
      <w:i/>
      <w:iCs/>
    </w:rPr>
  </w:style>
  <w:style w:type="character" w:styleId="Odwoaniedokomentarza">
    <w:name w:val="annotation reference"/>
    <w:basedOn w:val="Domylnaczcionkaakapitu"/>
    <w:uiPriority w:val="99"/>
    <w:semiHidden/>
    <w:unhideWhenUsed/>
    <w:rsid w:val="004A27A4"/>
    <w:rPr>
      <w:sz w:val="16"/>
      <w:szCs w:val="16"/>
    </w:rPr>
  </w:style>
  <w:style w:type="paragraph" w:styleId="Tekstkomentarza">
    <w:name w:val="annotation text"/>
    <w:basedOn w:val="Normalny"/>
    <w:link w:val="TekstkomentarzaZnak"/>
    <w:uiPriority w:val="99"/>
    <w:semiHidden/>
    <w:unhideWhenUsed/>
    <w:rsid w:val="004A27A4"/>
    <w:rPr>
      <w:rFonts w:cs="Mangal"/>
      <w:sz w:val="20"/>
      <w:szCs w:val="18"/>
    </w:rPr>
  </w:style>
  <w:style w:type="character" w:customStyle="1" w:styleId="TekstkomentarzaZnak">
    <w:name w:val="Tekst komentarza Znak"/>
    <w:basedOn w:val="Domylnaczcionkaakapitu"/>
    <w:link w:val="Tekstkomentarza"/>
    <w:uiPriority w:val="99"/>
    <w:semiHidden/>
    <w:rsid w:val="004A27A4"/>
    <w:rPr>
      <w:rFonts w:ascii="Nimbus Roman No9 L" w:eastAsia="DejaVu Sans" w:hAnsi="Nimbus Roman No9 L" w:cs="Mangal"/>
      <w:kern w:val="3"/>
      <w:sz w:val="20"/>
      <w:szCs w:val="18"/>
      <w:lang w:eastAsia="zh-CN" w:bidi="hi-IN"/>
    </w:rPr>
  </w:style>
  <w:style w:type="paragraph" w:styleId="Tematkomentarza">
    <w:name w:val="annotation subject"/>
    <w:basedOn w:val="Tekstkomentarza"/>
    <w:next w:val="Tekstkomentarza"/>
    <w:link w:val="TematkomentarzaZnak"/>
    <w:uiPriority w:val="99"/>
    <w:semiHidden/>
    <w:unhideWhenUsed/>
    <w:rsid w:val="004A27A4"/>
    <w:rPr>
      <w:b/>
      <w:bCs/>
    </w:rPr>
  </w:style>
  <w:style w:type="character" w:customStyle="1" w:styleId="TematkomentarzaZnak">
    <w:name w:val="Temat komentarza Znak"/>
    <w:basedOn w:val="TekstkomentarzaZnak"/>
    <w:link w:val="Tematkomentarza"/>
    <w:uiPriority w:val="99"/>
    <w:semiHidden/>
    <w:rsid w:val="004A27A4"/>
    <w:rPr>
      <w:rFonts w:ascii="Nimbus Roman No9 L" w:eastAsia="DejaVu Sans" w:hAnsi="Nimbus Roman No9 L" w:cs="Mangal"/>
      <w:b/>
      <w:bCs/>
      <w:kern w:val="3"/>
      <w:sz w:val="20"/>
      <w:szCs w:val="18"/>
      <w:lang w:eastAsia="zh-CN" w:bidi="hi-IN"/>
    </w:rPr>
  </w:style>
  <w:style w:type="paragraph" w:styleId="Nagwek">
    <w:name w:val="header"/>
    <w:basedOn w:val="Normalny"/>
    <w:link w:val="NagwekZnak"/>
    <w:uiPriority w:val="99"/>
    <w:unhideWhenUsed/>
    <w:rsid w:val="004A27A4"/>
    <w:pPr>
      <w:tabs>
        <w:tab w:val="center" w:pos="4680"/>
        <w:tab w:val="right" w:pos="9360"/>
      </w:tabs>
    </w:pPr>
    <w:rPr>
      <w:rFonts w:cs="Mangal"/>
      <w:szCs w:val="21"/>
    </w:rPr>
  </w:style>
  <w:style w:type="character" w:customStyle="1" w:styleId="NagwekZnak">
    <w:name w:val="Nagłówek Znak"/>
    <w:basedOn w:val="Domylnaczcionkaakapitu"/>
    <w:link w:val="Nagwek"/>
    <w:uiPriority w:val="99"/>
    <w:rsid w:val="004A27A4"/>
    <w:rPr>
      <w:rFonts w:ascii="Nimbus Roman No9 L" w:eastAsia="DejaVu Sans" w:hAnsi="Nimbus Roman No9 L" w:cs="Mangal"/>
      <w:kern w:val="3"/>
      <w:sz w:val="24"/>
      <w:szCs w:val="21"/>
      <w:lang w:eastAsia="zh-CN" w:bidi="hi-IN"/>
    </w:rPr>
  </w:style>
  <w:style w:type="paragraph" w:styleId="Stopka">
    <w:name w:val="footer"/>
    <w:basedOn w:val="Normalny"/>
    <w:link w:val="StopkaZnak"/>
    <w:uiPriority w:val="99"/>
    <w:unhideWhenUsed/>
    <w:rsid w:val="004A27A4"/>
    <w:pPr>
      <w:tabs>
        <w:tab w:val="center" w:pos="4680"/>
        <w:tab w:val="right" w:pos="9360"/>
      </w:tabs>
    </w:pPr>
    <w:rPr>
      <w:rFonts w:cs="Mangal"/>
      <w:szCs w:val="21"/>
    </w:rPr>
  </w:style>
  <w:style w:type="character" w:customStyle="1" w:styleId="StopkaZnak">
    <w:name w:val="Stopka Znak"/>
    <w:basedOn w:val="Domylnaczcionkaakapitu"/>
    <w:link w:val="Stopka"/>
    <w:uiPriority w:val="99"/>
    <w:rsid w:val="004A27A4"/>
    <w:rPr>
      <w:rFonts w:ascii="Nimbus Roman No9 L" w:eastAsia="DejaVu Sans" w:hAnsi="Nimbus Roman No9 L" w:cs="Mangal"/>
      <w:kern w:val="3"/>
      <w:sz w:val="24"/>
      <w:szCs w:val="21"/>
      <w:lang w:eastAsia="zh-CN" w:bidi="hi-IN"/>
    </w:rPr>
  </w:style>
  <w:style w:type="paragraph" w:styleId="Tekstprzypisukocowego">
    <w:name w:val="endnote text"/>
    <w:basedOn w:val="Normalny"/>
    <w:link w:val="TekstprzypisukocowegoZnak"/>
    <w:uiPriority w:val="99"/>
    <w:semiHidden/>
    <w:unhideWhenUsed/>
    <w:rsid w:val="004A27A4"/>
    <w:rPr>
      <w:rFonts w:cs="Mangal"/>
      <w:sz w:val="20"/>
      <w:szCs w:val="18"/>
    </w:rPr>
  </w:style>
  <w:style w:type="character" w:customStyle="1" w:styleId="TekstprzypisukocowegoZnak">
    <w:name w:val="Tekst przypisu końcowego Znak"/>
    <w:basedOn w:val="Domylnaczcionkaakapitu"/>
    <w:link w:val="Tekstprzypisukocowego"/>
    <w:uiPriority w:val="99"/>
    <w:semiHidden/>
    <w:rsid w:val="004A27A4"/>
    <w:rPr>
      <w:rFonts w:ascii="Nimbus Roman No9 L" w:eastAsia="DejaVu Sans" w:hAnsi="Nimbus Roman No9 L" w:cs="Mangal"/>
      <w:kern w:val="3"/>
      <w:sz w:val="20"/>
      <w:szCs w:val="18"/>
      <w:lang w:eastAsia="zh-CN" w:bidi="hi-IN"/>
    </w:rPr>
  </w:style>
  <w:style w:type="character" w:styleId="Odwoanieprzypisukocowego">
    <w:name w:val="endnote reference"/>
    <w:basedOn w:val="Domylnaczcionkaakapitu"/>
    <w:uiPriority w:val="99"/>
    <w:semiHidden/>
    <w:unhideWhenUsed/>
    <w:rsid w:val="004A27A4"/>
    <w:rPr>
      <w:vertAlign w:val="superscript"/>
    </w:rPr>
  </w:style>
  <w:style w:type="paragraph" w:styleId="Tekstprzypisudolnego">
    <w:name w:val="footnote text"/>
    <w:basedOn w:val="Normalny"/>
    <w:link w:val="TekstprzypisudolnegoZnak"/>
    <w:uiPriority w:val="99"/>
    <w:semiHidden/>
    <w:unhideWhenUsed/>
    <w:rsid w:val="004A27A4"/>
    <w:rPr>
      <w:rFonts w:cs="Mangal"/>
      <w:sz w:val="20"/>
      <w:szCs w:val="18"/>
    </w:rPr>
  </w:style>
  <w:style w:type="character" w:customStyle="1" w:styleId="TekstprzypisudolnegoZnak">
    <w:name w:val="Tekst przypisu dolnego Znak"/>
    <w:basedOn w:val="Domylnaczcionkaakapitu"/>
    <w:link w:val="Tekstprzypisudolnego"/>
    <w:uiPriority w:val="99"/>
    <w:semiHidden/>
    <w:rsid w:val="004A27A4"/>
    <w:rPr>
      <w:rFonts w:ascii="Nimbus Roman No9 L" w:eastAsia="DejaVu Sans" w:hAnsi="Nimbus Roman No9 L" w:cs="Mangal"/>
      <w:kern w:val="3"/>
      <w:sz w:val="20"/>
      <w:szCs w:val="18"/>
      <w:lang w:eastAsia="zh-CN" w:bidi="hi-IN"/>
    </w:rPr>
  </w:style>
  <w:style w:type="character" w:styleId="Odwoanieprzypisudolnego">
    <w:name w:val="footnote reference"/>
    <w:basedOn w:val="Domylnaczcionkaakapitu"/>
    <w:uiPriority w:val="99"/>
    <w:semiHidden/>
    <w:unhideWhenUsed/>
    <w:rsid w:val="004A27A4"/>
    <w:rPr>
      <w:vertAlign w:val="superscript"/>
    </w:rPr>
  </w:style>
  <w:style w:type="paragraph" w:styleId="Spistreci5">
    <w:name w:val="toc 5"/>
    <w:basedOn w:val="Normalny"/>
    <w:next w:val="Normalny"/>
    <w:autoRedefine/>
    <w:uiPriority w:val="39"/>
    <w:unhideWhenUsed/>
    <w:rsid w:val="004A27A4"/>
    <w:pPr>
      <w:widowControl/>
      <w:suppressAutoHyphens w:val="0"/>
      <w:autoSpaceDN/>
      <w:spacing w:after="100" w:line="276" w:lineRule="auto"/>
      <w:ind w:left="880"/>
      <w:textAlignment w:val="auto"/>
    </w:pPr>
    <w:rPr>
      <w:rFonts w:asciiTheme="minorHAnsi" w:eastAsiaTheme="minorEastAsia" w:hAnsiTheme="minorHAnsi" w:cstheme="minorBidi"/>
      <w:kern w:val="0"/>
      <w:sz w:val="22"/>
      <w:szCs w:val="22"/>
      <w:lang w:eastAsia="en-US" w:bidi="ar-SA"/>
    </w:rPr>
  </w:style>
  <w:style w:type="paragraph" w:styleId="Spistreci4">
    <w:name w:val="toc 4"/>
    <w:basedOn w:val="Normalny"/>
    <w:next w:val="Normalny"/>
    <w:autoRedefine/>
    <w:uiPriority w:val="39"/>
    <w:unhideWhenUsed/>
    <w:rsid w:val="004A27A4"/>
    <w:pPr>
      <w:spacing w:after="100"/>
      <w:ind w:left="720"/>
    </w:pPr>
    <w:rPr>
      <w:rFonts w:cs="Mangal"/>
      <w:szCs w:val="21"/>
    </w:rPr>
  </w:style>
  <w:style w:type="character" w:customStyle="1" w:styleId="mw-headline">
    <w:name w:val="mw-headline"/>
    <w:basedOn w:val="Domylnaczcionkaakapitu"/>
    <w:rsid w:val="004A27A4"/>
  </w:style>
  <w:style w:type="paragraph" w:styleId="Akapitzlist">
    <w:name w:val="List Paragraph"/>
    <w:basedOn w:val="Normalny"/>
    <w:uiPriority w:val="34"/>
    <w:qFormat/>
    <w:rsid w:val="004A27A4"/>
    <w:pPr>
      <w:ind w:left="720"/>
      <w:contextualSpacing/>
    </w:pPr>
    <w:rPr>
      <w:rFonts w:cs="Mangal"/>
      <w:szCs w:val="21"/>
    </w:rPr>
  </w:style>
  <w:style w:type="character" w:customStyle="1" w:styleId="urlp747a68947d5b306bf46bb590a0b710620250bc282f7566b0fd22bc8908173d6f">
    <w:name w:val="url_p_747a68947d5b306bf46bb590a0b710620250bc282f7566b0fd22bc8908173d6f"/>
    <w:basedOn w:val="Domylnaczcionkaakapitu"/>
    <w:rsid w:val="004A27A4"/>
  </w:style>
  <w:style w:type="character" w:customStyle="1" w:styleId="hps">
    <w:name w:val="hps"/>
    <w:basedOn w:val="Domylnaczcionkaakapitu"/>
    <w:rsid w:val="004A27A4"/>
  </w:style>
  <w:style w:type="character" w:customStyle="1" w:styleId="atn">
    <w:name w:val="atn"/>
    <w:basedOn w:val="Domylnaczcionkaakapitu"/>
    <w:rsid w:val="004A27A4"/>
  </w:style>
  <w:style w:type="character" w:styleId="Tekstzastpczy">
    <w:name w:val="Placeholder Text"/>
    <w:basedOn w:val="Domylnaczcionkaakapitu"/>
    <w:uiPriority w:val="99"/>
    <w:semiHidden/>
    <w:rsid w:val="004A27A4"/>
    <w:rPr>
      <w:color w:val="808080"/>
    </w:rPr>
  </w:style>
  <w:style w:type="table" w:styleId="Tabela-Siatka">
    <w:name w:val="Table Grid"/>
    <w:basedOn w:val="Standardowy"/>
    <w:uiPriority w:val="59"/>
    <w:rsid w:val="004A27A4"/>
    <w:pPr>
      <w:widowControl w:val="0"/>
      <w:suppressAutoHyphens/>
      <w:autoSpaceDN w:val="0"/>
      <w:spacing w:after="0" w:line="240" w:lineRule="auto"/>
      <w:textAlignment w:val="baseline"/>
    </w:pPr>
    <w:rPr>
      <w:rFonts w:ascii="Nimbus Roman No9 L" w:eastAsia="DejaVu Sans" w:hAnsi="Nimbus Roman No9 L" w:cs="FreeSans"/>
      <w:kern w:val="3"/>
      <w:sz w:val="24"/>
      <w:szCs w:val="24"/>
      <w:lang w:eastAsia="zh-CN" w:bidi="hi-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ibliografia">
    <w:name w:val="Bibliography"/>
    <w:basedOn w:val="Normalny"/>
    <w:next w:val="Normalny"/>
    <w:uiPriority w:val="37"/>
    <w:unhideWhenUsed/>
    <w:rsid w:val="000C089B"/>
    <w:rPr>
      <w:rFonts w:cs="Mangal"/>
      <w:szCs w:val="21"/>
    </w:rPr>
  </w:style>
  <w:style w:type="paragraph" w:customStyle="1" w:styleId="PreformattedText">
    <w:name w:val="Preformatted Text"/>
    <w:basedOn w:val="Standard"/>
    <w:rsid w:val="00282B73"/>
    <w:rPr>
      <w:rFonts w:ascii="DejaVu Sans Mono" w:eastAsia="DejaVu Sans Mono" w:hAnsi="DejaVu Sans Mono"/>
      <w:sz w:val="20"/>
      <w:szCs w:val="20"/>
    </w:rPr>
  </w:style>
  <w:style w:type="character" w:customStyle="1" w:styleId="ft00">
    <w:name w:val="ft00"/>
    <w:basedOn w:val="Domylnaczcionkaakapitu"/>
    <w:rsid w:val="00320584"/>
  </w:style>
  <w:style w:type="table" w:styleId="Jasnecieniowanieakcent5">
    <w:name w:val="Light Shading Accent 5"/>
    <w:basedOn w:val="Standardowy"/>
    <w:uiPriority w:val="60"/>
    <w:rsid w:val="00B41B0E"/>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221842">
      <w:bodyDiv w:val="1"/>
      <w:marLeft w:val="0"/>
      <w:marRight w:val="0"/>
      <w:marTop w:val="0"/>
      <w:marBottom w:val="0"/>
      <w:divBdr>
        <w:top w:val="none" w:sz="0" w:space="0" w:color="auto"/>
        <w:left w:val="none" w:sz="0" w:space="0" w:color="auto"/>
        <w:bottom w:val="none" w:sz="0" w:space="0" w:color="auto"/>
        <w:right w:val="none" w:sz="0" w:space="0" w:color="auto"/>
      </w:divBdr>
    </w:div>
    <w:div w:id="42022221">
      <w:bodyDiv w:val="1"/>
      <w:marLeft w:val="0"/>
      <w:marRight w:val="0"/>
      <w:marTop w:val="0"/>
      <w:marBottom w:val="0"/>
      <w:divBdr>
        <w:top w:val="none" w:sz="0" w:space="0" w:color="auto"/>
        <w:left w:val="none" w:sz="0" w:space="0" w:color="auto"/>
        <w:bottom w:val="none" w:sz="0" w:space="0" w:color="auto"/>
        <w:right w:val="none" w:sz="0" w:space="0" w:color="auto"/>
      </w:divBdr>
    </w:div>
    <w:div w:id="86199962">
      <w:bodyDiv w:val="1"/>
      <w:marLeft w:val="0"/>
      <w:marRight w:val="0"/>
      <w:marTop w:val="0"/>
      <w:marBottom w:val="0"/>
      <w:divBdr>
        <w:top w:val="none" w:sz="0" w:space="0" w:color="auto"/>
        <w:left w:val="none" w:sz="0" w:space="0" w:color="auto"/>
        <w:bottom w:val="none" w:sz="0" w:space="0" w:color="auto"/>
        <w:right w:val="none" w:sz="0" w:space="0" w:color="auto"/>
      </w:divBdr>
    </w:div>
    <w:div w:id="147208439">
      <w:bodyDiv w:val="1"/>
      <w:marLeft w:val="0"/>
      <w:marRight w:val="0"/>
      <w:marTop w:val="0"/>
      <w:marBottom w:val="0"/>
      <w:divBdr>
        <w:top w:val="none" w:sz="0" w:space="0" w:color="auto"/>
        <w:left w:val="none" w:sz="0" w:space="0" w:color="auto"/>
        <w:bottom w:val="none" w:sz="0" w:space="0" w:color="auto"/>
        <w:right w:val="none" w:sz="0" w:space="0" w:color="auto"/>
      </w:divBdr>
    </w:div>
    <w:div w:id="198708616">
      <w:bodyDiv w:val="1"/>
      <w:marLeft w:val="0"/>
      <w:marRight w:val="0"/>
      <w:marTop w:val="0"/>
      <w:marBottom w:val="0"/>
      <w:divBdr>
        <w:top w:val="none" w:sz="0" w:space="0" w:color="auto"/>
        <w:left w:val="none" w:sz="0" w:space="0" w:color="auto"/>
        <w:bottom w:val="none" w:sz="0" w:space="0" w:color="auto"/>
        <w:right w:val="none" w:sz="0" w:space="0" w:color="auto"/>
      </w:divBdr>
    </w:div>
    <w:div w:id="214241926">
      <w:bodyDiv w:val="1"/>
      <w:marLeft w:val="0"/>
      <w:marRight w:val="0"/>
      <w:marTop w:val="0"/>
      <w:marBottom w:val="0"/>
      <w:divBdr>
        <w:top w:val="none" w:sz="0" w:space="0" w:color="auto"/>
        <w:left w:val="none" w:sz="0" w:space="0" w:color="auto"/>
        <w:bottom w:val="none" w:sz="0" w:space="0" w:color="auto"/>
        <w:right w:val="none" w:sz="0" w:space="0" w:color="auto"/>
      </w:divBdr>
    </w:div>
    <w:div w:id="321811129">
      <w:bodyDiv w:val="1"/>
      <w:marLeft w:val="0"/>
      <w:marRight w:val="0"/>
      <w:marTop w:val="0"/>
      <w:marBottom w:val="0"/>
      <w:divBdr>
        <w:top w:val="none" w:sz="0" w:space="0" w:color="auto"/>
        <w:left w:val="none" w:sz="0" w:space="0" w:color="auto"/>
        <w:bottom w:val="none" w:sz="0" w:space="0" w:color="auto"/>
        <w:right w:val="none" w:sz="0" w:space="0" w:color="auto"/>
      </w:divBdr>
    </w:div>
    <w:div w:id="358892020">
      <w:bodyDiv w:val="1"/>
      <w:marLeft w:val="0"/>
      <w:marRight w:val="0"/>
      <w:marTop w:val="0"/>
      <w:marBottom w:val="0"/>
      <w:divBdr>
        <w:top w:val="none" w:sz="0" w:space="0" w:color="auto"/>
        <w:left w:val="none" w:sz="0" w:space="0" w:color="auto"/>
        <w:bottom w:val="none" w:sz="0" w:space="0" w:color="auto"/>
        <w:right w:val="none" w:sz="0" w:space="0" w:color="auto"/>
      </w:divBdr>
      <w:divsChild>
        <w:div w:id="75902049">
          <w:marLeft w:val="0"/>
          <w:marRight w:val="0"/>
          <w:marTop w:val="0"/>
          <w:marBottom w:val="0"/>
          <w:divBdr>
            <w:top w:val="none" w:sz="0" w:space="0" w:color="auto"/>
            <w:left w:val="none" w:sz="0" w:space="0" w:color="auto"/>
            <w:bottom w:val="none" w:sz="0" w:space="0" w:color="auto"/>
            <w:right w:val="none" w:sz="0" w:space="0" w:color="auto"/>
          </w:divBdr>
        </w:div>
      </w:divsChild>
    </w:div>
    <w:div w:id="517350942">
      <w:bodyDiv w:val="1"/>
      <w:marLeft w:val="0"/>
      <w:marRight w:val="0"/>
      <w:marTop w:val="0"/>
      <w:marBottom w:val="0"/>
      <w:divBdr>
        <w:top w:val="none" w:sz="0" w:space="0" w:color="auto"/>
        <w:left w:val="none" w:sz="0" w:space="0" w:color="auto"/>
        <w:bottom w:val="none" w:sz="0" w:space="0" w:color="auto"/>
        <w:right w:val="none" w:sz="0" w:space="0" w:color="auto"/>
      </w:divBdr>
    </w:div>
    <w:div w:id="557130354">
      <w:bodyDiv w:val="1"/>
      <w:marLeft w:val="0"/>
      <w:marRight w:val="0"/>
      <w:marTop w:val="0"/>
      <w:marBottom w:val="0"/>
      <w:divBdr>
        <w:top w:val="none" w:sz="0" w:space="0" w:color="auto"/>
        <w:left w:val="none" w:sz="0" w:space="0" w:color="auto"/>
        <w:bottom w:val="none" w:sz="0" w:space="0" w:color="auto"/>
        <w:right w:val="none" w:sz="0" w:space="0" w:color="auto"/>
      </w:divBdr>
    </w:div>
    <w:div w:id="603267142">
      <w:bodyDiv w:val="1"/>
      <w:marLeft w:val="0"/>
      <w:marRight w:val="0"/>
      <w:marTop w:val="0"/>
      <w:marBottom w:val="0"/>
      <w:divBdr>
        <w:top w:val="none" w:sz="0" w:space="0" w:color="auto"/>
        <w:left w:val="none" w:sz="0" w:space="0" w:color="auto"/>
        <w:bottom w:val="none" w:sz="0" w:space="0" w:color="auto"/>
        <w:right w:val="none" w:sz="0" w:space="0" w:color="auto"/>
      </w:divBdr>
      <w:divsChild>
        <w:div w:id="1174683096">
          <w:marLeft w:val="0"/>
          <w:marRight w:val="0"/>
          <w:marTop w:val="0"/>
          <w:marBottom w:val="0"/>
          <w:divBdr>
            <w:top w:val="none" w:sz="0" w:space="0" w:color="auto"/>
            <w:left w:val="none" w:sz="0" w:space="0" w:color="auto"/>
            <w:bottom w:val="none" w:sz="0" w:space="0" w:color="auto"/>
            <w:right w:val="none" w:sz="0" w:space="0" w:color="auto"/>
          </w:divBdr>
          <w:divsChild>
            <w:div w:id="1772041315">
              <w:marLeft w:val="0"/>
              <w:marRight w:val="0"/>
              <w:marTop w:val="0"/>
              <w:marBottom w:val="0"/>
              <w:divBdr>
                <w:top w:val="none" w:sz="0" w:space="0" w:color="auto"/>
                <w:left w:val="none" w:sz="0" w:space="0" w:color="auto"/>
                <w:bottom w:val="none" w:sz="0" w:space="0" w:color="auto"/>
                <w:right w:val="none" w:sz="0" w:space="0" w:color="auto"/>
              </w:divBdr>
              <w:divsChild>
                <w:div w:id="194193153">
                  <w:marLeft w:val="0"/>
                  <w:marRight w:val="0"/>
                  <w:marTop w:val="0"/>
                  <w:marBottom w:val="0"/>
                  <w:divBdr>
                    <w:top w:val="none" w:sz="0" w:space="0" w:color="auto"/>
                    <w:left w:val="none" w:sz="0" w:space="0" w:color="auto"/>
                    <w:bottom w:val="none" w:sz="0" w:space="0" w:color="auto"/>
                    <w:right w:val="none" w:sz="0" w:space="0" w:color="auto"/>
                  </w:divBdr>
                  <w:divsChild>
                    <w:div w:id="1595816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8764659">
          <w:marLeft w:val="0"/>
          <w:marRight w:val="0"/>
          <w:marTop w:val="0"/>
          <w:marBottom w:val="0"/>
          <w:divBdr>
            <w:top w:val="none" w:sz="0" w:space="0" w:color="auto"/>
            <w:left w:val="none" w:sz="0" w:space="0" w:color="auto"/>
            <w:bottom w:val="none" w:sz="0" w:space="0" w:color="auto"/>
            <w:right w:val="none" w:sz="0" w:space="0" w:color="auto"/>
          </w:divBdr>
          <w:divsChild>
            <w:div w:id="1992633975">
              <w:marLeft w:val="0"/>
              <w:marRight w:val="0"/>
              <w:marTop w:val="0"/>
              <w:marBottom w:val="0"/>
              <w:divBdr>
                <w:top w:val="none" w:sz="0" w:space="0" w:color="auto"/>
                <w:left w:val="none" w:sz="0" w:space="0" w:color="auto"/>
                <w:bottom w:val="none" w:sz="0" w:space="0" w:color="auto"/>
                <w:right w:val="none" w:sz="0" w:space="0" w:color="auto"/>
              </w:divBdr>
              <w:divsChild>
                <w:div w:id="193201292">
                  <w:marLeft w:val="0"/>
                  <w:marRight w:val="0"/>
                  <w:marTop w:val="0"/>
                  <w:marBottom w:val="0"/>
                  <w:divBdr>
                    <w:top w:val="none" w:sz="0" w:space="0" w:color="auto"/>
                    <w:left w:val="none" w:sz="0" w:space="0" w:color="auto"/>
                    <w:bottom w:val="none" w:sz="0" w:space="0" w:color="auto"/>
                    <w:right w:val="none" w:sz="0" w:space="0" w:color="auto"/>
                  </w:divBdr>
                  <w:divsChild>
                    <w:div w:id="791365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5817312">
      <w:bodyDiv w:val="1"/>
      <w:marLeft w:val="0"/>
      <w:marRight w:val="0"/>
      <w:marTop w:val="0"/>
      <w:marBottom w:val="0"/>
      <w:divBdr>
        <w:top w:val="none" w:sz="0" w:space="0" w:color="auto"/>
        <w:left w:val="none" w:sz="0" w:space="0" w:color="auto"/>
        <w:bottom w:val="none" w:sz="0" w:space="0" w:color="auto"/>
        <w:right w:val="none" w:sz="0" w:space="0" w:color="auto"/>
      </w:divBdr>
    </w:div>
    <w:div w:id="615022247">
      <w:bodyDiv w:val="1"/>
      <w:marLeft w:val="0"/>
      <w:marRight w:val="0"/>
      <w:marTop w:val="0"/>
      <w:marBottom w:val="0"/>
      <w:divBdr>
        <w:top w:val="none" w:sz="0" w:space="0" w:color="auto"/>
        <w:left w:val="none" w:sz="0" w:space="0" w:color="auto"/>
        <w:bottom w:val="none" w:sz="0" w:space="0" w:color="auto"/>
        <w:right w:val="none" w:sz="0" w:space="0" w:color="auto"/>
      </w:divBdr>
    </w:div>
    <w:div w:id="617104858">
      <w:bodyDiv w:val="1"/>
      <w:marLeft w:val="0"/>
      <w:marRight w:val="0"/>
      <w:marTop w:val="0"/>
      <w:marBottom w:val="0"/>
      <w:divBdr>
        <w:top w:val="none" w:sz="0" w:space="0" w:color="auto"/>
        <w:left w:val="none" w:sz="0" w:space="0" w:color="auto"/>
        <w:bottom w:val="none" w:sz="0" w:space="0" w:color="auto"/>
        <w:right w:val="none" w:sz="0" w:space="0" w:color="auto"/>
      </w:divBdr>
    </w:div>
    <w:div w:id="622347158">
      <w:bodyDiv w:val="1"/>
      <w:marLeft w:val="0"/>
      <w:marRight w:val="0"/>
      <w:marTop w:val="0"/>
      <w:marBottom w:val="0"/>
      <w:divBdr>
        <w:top w:val="none" w:sz="0" w:space="0" w:color="auto"/>
        <w:left w:val="none" w:sz="0" w:space="0" w:color="auto"/>
        <w:bottom w:val="none" w:sz="0" w:space="0" w:color="auto"/>
        <w:right w:val="none" w:sz="0" w:space="0" w:color="auto"/>
      </w:divBdr>
    </w:div>
    <w:div w:id="626206637">
      <w:bodyDiv w:val="1"/>
      <w:marLeft w:val="0"/>
      <w:marRight w:val="0"/>
      <w:marTop w:val="0"/>
      <w:marBottom w:val="0"/>
      <w:divBdr>
        <w:top w:val="none" w:sz="0" w:space="0" w:color="auto"/>
        <w:left w:val="none" w:sz="0" w:space="0" w:color="auto"/>
        <w:bottom w:val="none" w:sz="0" w:space="0" w:color="auto"/>
        <w:right w:val="none" w:sz="0" w:space="0" w:color="auto"/>
      </w:divBdr>
    </w:div>
    <w:div w:id="885870166">
      <w:bodyDiv w:val="1"/>
      <w:marLeft w:val="0"/>
      <w:marRight w:val="0"/>
      <w:marTop w:val="0"/>
      <w:marBottom w:val="0"/>
      <w:divBdr>
        <w:top w:val="none" w:sz="0" w:space="0" w:color="auto"/>
        <w:left w:val="none" w:sz="0" w:space="0" w:color="auto"/>
        <w:bottom w:val="none" w:sz="0" w:space="0" w:color="auto"/>
        <w:right w:val="none" w:sz="0" w:space="0" w:color="auto"/>
      </w:divBdr>
    </w:div>
    <w:div w:id="974994773">
      <w:bodyDiv w:val="1"/>
      <w:marLeft w:val="0"/>
      <w:marRight w:val="0"/>
      <w:marTop w:val="0"/>
      <w:marBottom w:val="0"/>
      <w:divBdr>
        <w:top w:val="none" w:sz="0" w:space="0" w:color="auto"/>
        <w:left w:val="none" w:sz="0" w:space="0" w:color="auto"/>
        <w:bottom w:val="none" w:sz="0" w:space="0" w:color="auto"/>
        <w:right w:val="none" w:sz="0" w:space="0" w:color="auto"/>
      </w:divBdr>
    </w:div>
    <w:div w:id="1009331891">
      <w:bodyDiv w:val="1"/>
      <w:marLeft w:val="0"/>
      <w:marRight w:val="0"/>
      <w:marTop w:val="0"/>
      <w:marBottom w:val="0"/>
      <w:divBdr>
        <w:top w:val="none" w:sz="0" w:space="0" w:color="auto"/>
        <w:left w:val="none" w:sz="0" w:space="0" w:color="auto"/>
        <w:bottom w:val="none" w:sz="0" w:space="0" w:color="auto"/>
        <w:right w:val="none" w:sz="0" w:space="0" w:color="auto"/>
      </w:divBdr>
    </w:div>
    <w:div w:id="1035157094">
      <w:bodyDiv w:val="1"/>
      <w:marLeft w:val="0"/>
      <w:marRight w:val="0"/>
      <w:marTop w:val="0"/>
      <w:marBottom w:val="0"/>
      <w:divBdr>
        <w:top w:val="none" w:sz="0" w:space="0" w:color="auto"/>
        <w:left w:val="none" w:sz="0" w:space="0" w:color="auto"/>
        <w:bottom w:val="none" w:sz="0" w:space="0" w:color="auto"/>
        <w:right w:val="none" w:sz="0" w:space="0" w:color="auto"/>
      </w:divBdr>
      <w:divsChild>
        <w:div w:id="1281258580">
          <w:marLeft w:val="0"/>
          <w:marRight w:val="0"/>
          <w:marTop w:val="0"/>
          <w:marBottom w:val="0"/>
          <w:divBdr>
            <w:top w:val="none" w:sz="0" w:space="0" w:color="auto"/>
            <w:left w:val="none" w:sz="0" w:space="0" w:color="auto"/>
            <w:bottom w:val="none" w:sz="0" w:space="0" w:color="auto"/>
            <w:right w:val="none" w:sz="0" w:space="0" w:color="auto"/>
          </w:divBdr>
        </w:div>
      </w:divsChild>
    </w:div>
    <w:div w:id="1058669178">
      <w:bodyDiv w:val="1"/>
      <w:marLeft w:val="0"/>
      <w:marRight w:val="0"/>
      <w:marTop w:val="0"/>
      <w:marBottom w:val="0"/>
      <w:divBdr>
        <w:top w:val="none" w:sz="0" w:space="0" w:color="auto"/>
        <w:left w:val="none" w:sz="0" w:space="0" w:color="auto"/>
        <w:bottom w:val="none" w:sz="0" w:space="0" w:color="auto"/>
        <w:right w:val="none" w:sz="0" w:space="0" w:color="auto"/>
      </w:divBdr>
    </w:div>
    <w:div w:id="1061372226">
      <w:bodyDiv w:val="1"/>
      <w:marLeft w:val="0"/>
      <w:marRight w:val="0"/>
      <w:marTop w:val="0"/>
      <w:marBottom w:val="0"/>
      <w:divBdr>
        <w:top w:val="none" w:sz="0" w:space="0" w:color="auto"/>
        <w:left w:val="none" w:sz="0" w:space="0" w:color="auto"/>
        <w:bottom w:val="none" w:sz="0" w:space="0" w:color="auto"/>
        <w:right w:val="none" w:sz="0" w:space="0" w:color="auto"/>
      </w:divBdr>
    </w:div>
    <w:div w:id="1103378393">
      <w:bodyDiv w:val="1"/>
      <w:marLeft w:val="0"/>
      <w:marRight w:val="0"/>
      <w:marTop w:val="0"/>
      <w:marBottom w:val="0"/>
      <w:divBdr>
        <w:top w:val="none" w:sz="0" w:space="0" w:color="auto"/>
        <w:left w:val="none" w:sz="0" w:space="0" w:color="auto"/>
        <w:bottom w:val="none" w:sz="0" w:space="0" w:color="auto"/>
        <w:right w:val="none" w:sz="0" w:space="0" w:color="auto"/>
      </w:divBdr>
    </w:div>
    <w:div w:id="1151562905">
      <w:bodyDiv w:val="1"/>
      <w:marLeft w:val="0"/>
      <w:marRight w:val="0"/>
      <w:marTop w:val="0"/>
      <w:marBottom w:val="0"/>
      <w:divBdr>
        <w:top w:val="none" w:sz="0" w:space="0" w:color="auto"/>
        <w:left w:val="none" w:sz="0" w:space="0" w:color="auto"/>
        <w:bottom w:val="none" w:sz="0" w:space="0" w:color="auto"/>
        <w:right w:val="none" w:sz="0" w:space="0" w:color="auto"/>
      </w:divBdr>
    </w:div>
    <w:div w:id="1171138664">
      <w:bodyDiv w:val="1"/>
      <w:marLeft w:val="0"/>
      <w:marRight w:val="0"/>
      <w:marTop w:val="0"/>
      <w:marBottom w:val="0"/>
      <w:divBdr>
        <w:top w:val="none" w:sz="0" w:space="0" w:color="auto"/>
        <w:left w:val="none" w:sz="0" w:space="0" w:color="auto"/>
        <w:bottom w:val="none" w:sz="0" w:space="0" w:color="auto"/>
        <w:right w:val="none" w:sz="0" w:space="0" w:color="auto"/>
      </w:divBdr>
    </w:div>
    <w:div w:id="1242789837">
      <w:bodyDiv w:val="1"/>
      <w:marLeft w:val="0"/>
      <w:marRight w:val="0"/>
      <w:marTop w:val="0"/>
      <w:marBottom w:val="0"/>
      <w:divBdr>
        <w:top w:val="none" w:sz="0" w:space="0" w:color="auto"/>
        <w:left w:val="none" w:sz="0" w:space="0" w:color="auto"/>
        <w:bottom w:val="none" w:sz="0" w:space="0" w:color="auto"/>
        <w:right w:val="none" w:sz="0" w:space="0" w:color="auto"/>
      </w:divBdr>
      <w:divsChild>
        <w:div w:id="2006469129">
          <w:marLeft w:val="0"/>
          <w:marRight w:val="0"/>
          <w:marTop w:val="0"/>
          <w:marBottom w:val="0"/>
          <w:divBdr>
            <w:top w:val="none" w:sz="0" w:space="0" w:color="auto"/>
            <w:left w:val="none" w:sz="0" w:space="0" w:color="auto"/>
            <w:bottom w:val="none" w:sz="0" w:space="0" w:color="auto"/>
            <w:right w:val="none" w:sz="0" w:space="0" w:color="auto"/>
          </w:divBdr>
        </w:div>
      </w:divsChild>
    </w:div>
    <w:div w:id="1356733672">
      <w:bodyDiv w:val="1"/>
      <w:marLeft w:val="0"/>
      <w:marRight w:val="0"/>
      <w:marTop w:val="0"/>
      <w:marBottom w:val="0"/>
      <w:divBdr>
        <w:top w:val="none" w:sz="0" w:space="0" w:color="auto"/>
        <w:left w:val="none" w:sz="0" w:space="0" w:color="auto"/>
        <w:bottom w:val="none" w:sz="0" w:space="0" w:color="auto"/>
        <w:right w:val="none" w:sz="0" w:space="0" w:color="auto"/>
      </w:divBdr>
    </w:div>
    <w:div w:id="1390108917">
      <w:bodyDiv w:val="1"/>
      <w:marLeft w:val="0"/>
      <w:marRight w:val="0"/>
      <w:marTop w:val="0"/>
      <w:marBottom w:val="0"/>
      <w:divBdr>
        <w:top w:val="none" w:sz="0" w:space="0" w:color="auto"/>
        <w:left w:val="none" w:sz="0" w:space="0" w:color="auto"/>
        <w:bottom w:val="none" w:sz="0" w:space="0" w:color="auto"/>
        <w:right w:val="none" w:sz="0" w:space="0" w:color="auto"/>
      </w:divBdr>
      <w:divsChild>
        <w:div w:id="42875459">
          <w:marLeft w:val="0"/>
          <w:marRight w:val="0"/>
          <w:marTop w:val="0"/>
          <w:marBottom w:val="0"/>
          <w:divBdr>
            <w:top w:val="none" w:sz="0" w:space="0" w:color="auto"/>
            <w:left w:val="none" w:sz="0" w:space="0" w:color="auto"/>
            <w:bottom w:val="none" w:sz="0" w:space="0" w:color="auto"/>
            <w:right w:val="none" w:sz="0" w:space="0" w:color="auto"/>
          </w:divBdr>
        </w:div>
        <w:div w:id="664355332">
          <w:marLeft w:val="0"/>
          <w:marRight w:val="0"/>
          <w:marTop w:val="0"/>
          <w:marBottom w:val="0"/>
          <w:divBdr>
            <w:top w:val="none" w:sz="0" w:space="0" w:color="auto"/>
            <w:left w:val="none" w:sz="0" w:space="0" w:color="auto"/>
            <w:bottom w:val="none" w:sz="0" w:space="0" w:color="auto"/>
            <w:right w:val="none" w:sz="0" w:space="0" w:color="auto"/>
          </w:divBdr>
        </w:div>
        <w:div w:id="702754298">
          <w:marLeft w:val="0"/>
          <w:marRight w:val="0"/>
          <w:marTop w:val="0"/>
          <w:marBottom w:val="0"/>
          <w:divBdr>
            <w:top w:val="none" w:sz="0" w:space="0" w:color="auto"/>
            <w:left w:val="none" w:sz="0" w:space="0" w:color="auto"/>
            <w:bottom w:val="none" w:sz="0" w:space="0" w:color="auto"/>
            <w:right w:val="none" w:sz="0" w:space="0" w:color="auto"/>
          </w:divBdr>
        </w:div>
      </w:divsChild>
    </w:div>
    <w:div w:id="1539660486">
      <w:bodyDiv w:val="1"/>
      <w:marLeft w:val="0"/>
      <w:marRight w:val="0"/>
      <w:marTop w:val="0"/>
      <w:marBottom w:val="0"/>
      <w:divBdr>
        <w:top w:val="none" w:sz="0" w:space="0" w:color="auto"/>
        <w:left w:val="none" w:sz="0" w:space="0" w:color="auto"/>
        <w:bottom w:val="none" w:sz="0" w:space="0" w:color="auto"/>
        <w:right w:val="none" w:sz="0" w:space="0" w:color="auto"/>
      </w:divBdr>
    </w:div>
    <w:div w:id="1697077286">
      <w:bodyDiv w:val="1"/>
      <w:marLeft w:val="0"/>
      <w:marRight w:val="0"/>
      <w:marTop w:val="0"/>
      <w:marBottom w:val="0"/>
      <w:divBdr>
        <w:top w:val="none" w:sz="0" w:space="0" w:color="auto"/>
        <w:left w:val="none" w:sz="0" w:space="0" w:color="auto"/>
        <w:bottom w:val="none" w:sz="0" w:space="0" w:color="auto"/>
        <w:right w:val="none" w:sz="0" w:space="0" w:color="auto"/>
      </w:divBdr>
      <w:divsChild>
        <w:div w:id="656615151">
          <w:marLeft w:val="0"/>
          <w:marRight w:val="0"/>
          <w:marTop w:val="0"/>
          <w:marBottom w:val="0"/>
          <w:divBdr>
            <w:top w:val="none" w:sz="0" w:space="0" w:color="auto"/>
            <w:left w:val="none" w:sz="0" w:space="0" w:color="auto"/>
            <w:bottom w:val="none" w:sz="0" w:space="0" w:color="auto"/>
            <w:right w:val="none" w:sz="0" w:space="0" w:color="auto"/>
          </w:divBdr>
        </w:div>
        <w:div w:id="556749024">
          <w:marLeft w:val="0"/>
          <w:marRight w:val="0"/>
          <w:marTop w:val="0"/>
          <w:marBottom w:val="0"/>
          <w:divBdr>
            <w:top w:val="none" w:sz="0" w:space="0" w:color="auto"/>
            <w:left w:val="none" w:sz="0" w:space="0" w:color="auto"/>
            <w:bottom w:val="none" w:sz="0" w:space="0" w:color="auto"/>
            <w:right w:val="none" w:sz="0" w:space="0" w:color="auto"/>
          </w:divBdr>
        </w:div>
        <w:div w:id="978925347">
          <w:marLeft w:val="0"/>
          <w:marRight w:val="0"/>
          <w:marTop w:val="0"/>
          <w:marBottom w:val="0"/>
          <w:divBdr>
            <w:top w:val="none" w:sz="0" w:space="0" w:color="auto"/>
            <w:left w:val="none" w:sz="0" w:space="0" w:color="auto"/>
            <w:bottom w:val="none" w:sz="0" w:space="0" w:color="auto"/>
            <w:right w:val="none" w:sz="0" w:space="0" w:color="auto"/>
          </w:divBdr>
        </w:div>
        <w:div w:id="1189754817">
          <w:marLeft w:val="0"/>
          <w:marRight w:val="0"/>
          <w:marTop w:val="0"/>
          <w:marBottom w:val="0"/>
          <w:divBdr>
            <w:top w:val="none" w:sz="0" w:space="0" w:color="auto"/>
            <w:left w:val="none" w:sz="0" w:space="0" w:color="auto"/>
            <w:bottom w:val="none" w:sz="0" w:space="0" w:color="auto"/>
            <w:right w:val="none" w:sz="0" w:space="0" w:color="auto"/>
          </w:divBdr>
        </w:div>
        <w:div w:id="1882088877">
          <w:marLeft w:val="0"/>
          <w:marRight w:val="0"/>
          <w:marTop w:val="0"/>
          <w:marBottom w:val="0"/>
          <w:divBdr>
            <w:top w:val="none" w:sz="0" w:space="0" w:color="auto"/>
            <w:left w:val="none" w:sz="0" w:space="0" w:color="auto"/>
            <w:bottom w:val="none" w:sz="0" w:space="0" w:color="auto"/>
            <w:right w:val="none" w:sz="0" w:space="0" w:color="auto"/>
          </w:divBdr>
        </w:div>
        <w:div w:id="1144196398">
          <w:marLeft w:val="0"/>
          <w:marRight w:val="0"/>
          <w:marTop w:val="0"/>
          <w:marBottom w:val="0"/>
          <w:divBdr>
            <w:top w:val="none" w:sz="0" w:space="0" w:color="auto"/>
            <w:left w:val="none" w:sz="0" w:space="0" w:color="auto"/>
            <w:bottom w:val="none" w:sz="0" w:space="0" w:color="auto"/>
            <w:right w:val="none" w:sz="0" w:space="0" w:color="auto"/>
          </w:divBdr>
        </w:div>
        <w:div w:id="570425867">
          <w:marLeft w:val="0"/>
          <w:marRight w:val="0"/>
          <w:marTop w:val="0"/>
          <w:marBottom w:val="0"/>
          <w:divBdr>
            <w:top w:val="none" w:sz="0" w:space="0" w:color="auto"/>
            <w:left w:val="none" w:sz="0" w:space="0" w:color="auto"/>
            <w:bottom w:val="none" w:sz="0" w:space="0" w:color="auto"/>
            <w:right w:val="none" w:sz="0" w:space="0" w:color="auto"/>
          </w:divBdr>
        </w:div>
        <w:div w:id="1680160810">
          <w:marLeft w:val="0"/>
          <w:marRight w:val="0"/>
          <w:marTop w:val="0"/>
          <w:marBottom w:val="0"/>
          <w:divBdr>
            <w:top w:val="none" w:sz="0" w:space="0" w:color="auto"/>
            <w:left w:val="none" w:sz="0" w:space="0" w:color="auto"/>
            <w:bottom w:val="none" w:sz="0" w:space="0" w:color="auto"/>
            <w:right w:val="none" w:sz="0" w:space="0" w:color="auto"/>
          </w:divBdr>
        </w:div>
        <w:div w:id="1108889610">
          <w:marLeft w:val="0"/>
          <w:marRight w:val="0"/>
          <w:marTop w:val="0"/>
          <w:marBottom w:val="0"/>
          <w:divBdr>
            <w:top w:val="none" w:sz="0" w:space="0" w:color="auto"/>
            <w:left w:val="none" w:sz="0" w:space="0" w:color="auto"/>
            <w:bottom w:val="none" w:sz="0" w:space="0" w:color="auto"/>
            <w:right w:val="none" w:sz="0" w:space="0" w:color="auto"/>
          </w:divBdr>
        </w:div>
        <w:div w:id="527262247">
          <w:marLeft w:val="0"/>
          <w:marRight w:val="0"/>
          <w:marTop w:val="0"/>
          <w:marBottom w:val="0"/>
          <w:divBdr>
            <w:top w:val="none" w:sz="0" w:space="0" w:color="auto"/>
            <w:left w:val="none" w:sz="0" w:space="0" w:color="auto"/>
            <w:bottom w:val="none" w:sz="0" w:space="0" w:color="auto"/>
            <w:right w:val="none" w:sz="0" w:space="0" w:color="auto"/>
          </w:divBdr>
        </w:div>
        <w:div w:id="681317199">
          <w:marLeft w:val="0"/>
          <w:marRight w:val="0"/>
          <w:marTop w:val="0"/>
          <w:marBottom w:val="0"/>
          <w:divBdr>
            <w:top w:val="none" w:sz="0" w:space="0" w:color="auto"/>
            <w:left w:val="none" w:sz="0" w:space="0" w:color="auto"/>
            <w:bottom w:val="none" w:sz="0" w:space="0" w:color="auto"/>
            <w:right w:val="none" w:sz="0" w:space="0" w:color="auto"/>
          </w:divBdr>
        </w:div>
        <w:div w:id="1397239361">
          <w:marLeft w:val="0"/>
          <w:marRight w:val="0"/>
          <w:marTop w:val="0"/>
          <w:marBottom w:val="0"/>
          <w:divBdr>
            <w:top w:val="none" w:sz="0" w:space="0" w:color="auto"/>
            <w:left w:val="none" w:sz="0" w:space="0" w:color="auto"/>
            <w:bottom w:val="none" w:sz="0" w:space="0" w:color="auto"/>
            <w:right w:val="none" w:sz="0" w:space="0" w:color="auto"/>
          </w:divBdr>
        </w:div>
        <w:div w:id="149177548">
          <w:marLeft w:val="0"/>
          <w:marRight w:val="0"/>
          <w:marTop w:val="0"/>
          <w:marBottom w:val="0"/>
          <w:divBdr>
            <w:top w:val="none" w:sz="0" w:space="0" w:color="auto"/>
            <w:left w:val="none" w:sz="0" w:space="0" w:color="auto"/>
            <w:bottom w:val="none" w:sz="0" w:space="0" w:color="auto"/>
            <w:right w:val="none" w:sz="0" w:space="0" w:color="auto"/>
          </w:divBdr>
        </w:div>
        <w:div w:id="1454903069">
          <w:marLeft w:val="0"/>
          <w:marRight w:val="0"/>
          <w:marTop w:val="0"/>
          <w:marBottom w:val="0"/>
          <w:divBdr>
            <w:top w:val="none" w:sz="0" w:space="0" w:color="auto"/>
            <w:left w:val="none" w:sz="0" w:space="0" w:color="auto"/>
            <w:bottom w:val="none" w:sz="0" w:space="0" w:color="auto"/>
            <w:right w:val="none" w:sz="0" w:space="0" w:color="auto"/>
          </w:divBdr>
        </w:div>
        <w:div w:id="1392148278">
          <w:marLeft w:val="0"/>
          <w:marRight w:val="0"/>
          <w:marTop w:val="0"/>
          <w:marBottom w:val="0"/>
          <w:divBdr>
            <w:top w:val="none" w:sz="0" w:space="0" w:color="auto"/>
            <w:left w:val="none" w:sz="0" w:space="0" w:color="auto"/>
            <w:bottom w:val="none" w:sz="0" w:space="0" w:color="auto"/>
            <w:right w:val="none" w:sz="0" w:space="0" w:color="auto"/>
          </w:divBdr>
        </w:div>
        <w:div w:id="1530141853">
          <w:marLeft w:val="0"/>
          <w:marRight w:val="0"/>
          <w:marTop w:val="0"/>
          <w:marBottom w:val="0"/>
          <w:divBdr>
            <w:top w:val="none" w:sz="0" w:space="0" w:color="auto"/>
            <w:left w:val="none" w:sz="0" w:space="0" w:color="auto"/>
            <w:bottom w:val="none" w:sz="0" w:space="0" w:color="auto"/>
            <w:right w:val="none" w:sz="0" w:space="0" w:color="auto"/>
          </w:divBdr>
        </w:div>
        <w:div w:id="967469410">
          <w:marLeft w:val="0"/>
          <w:marRight w:val="0"/>
          <w:marTop w:val="0"/>
          <w:marBottom w:val="0"/>
          <w:divBdr>
            <w:top w:val="none" w:sz="0" w:space="0" w:color="auto"/>
            <w:left w:val="none" w:sz="0" w:space="0" w:color="auto"/>
            <w:bottom w:val="none" w:sz="0" w:space="0" w:color="auto"/>
            <w:right w:val="none" w:sz="0" w:space="0" w:color="auto"/>
          </w:divBdr>
        </w:div>
        <w:div w:id="253973873">
          <w:marLeft w:val="0"/>
          <w:marRight w:val="0"/>
          <w:marTop w:val="0"/>
          <w:marBottom w:val="0"/>
          <w:divBdr>
            <w:top w:val="none" w:sz="0" w:space="0" w:color="auto"/>
            <w:left w:val="none" w:sz="0" w:space="0" w:color="auto"/>
            <w:bottom w:val="none" w:sz="0" w:space="0" w:color="auto"/>
            <w:right w:val="none" w:sz="0" w:space="0" w:color="auto"/>
          </w:divBdr>
        </w:div>
        <w:div w:id="19624127">
          <w:marLeft w:val="0"/>
          <w:marRight w:val="0"/>
          <w:marTop w:val="0"/>
          <w:marBottom w:val="0"/>
          <w:divBdr>
            <w:top w:val="none" w:sz="0" w:space="0" w:color="auto"/>
            <w:left w:val="none" w:sz="0" w:space="0" w:color="auto"/>
            <w:bottom w:val="none" w:sz="0" w:space="0" w:color="auto"/>
            <w:right w:val="none" w:sz="0" w:space="0" w:color="auto"/>
          </w:divBdr>
        </w:div>
        <w:div w:id="135102330">
          <w:marLeft w:val="0"/>
          <w:marRight w:val="0"/>
          <w:marTop w:val="0"/>
          <w:marBottom w:val="0"/>
          <w:divBdr>
            <w:top w:val="none" w:sz="0" w:space="0" w:color="auto"/>
            <w:left w:val="none" w:sz="0" w:space="0" w:color="auto"/>
            <w:bottom w:val="none" w:sz="0" w:space="0" w:color="auto"/>
            <w:right w:val="none" w:sz="0" w:space="0" w:color="auto"/>
          </w:divBdr>
        </w:div>
        <w:div w:id="638344774">
          <w:marLeft w:val="0"/>
          <w:marRight w:val="0"/>
          <w:marTop w:val="0"/>
          <w:marBottom w:val="0"/>
          <w:divBdr>
            <w:top w:val="none" w:sz="0" w:space="0" w:color="auto"/>
            <w:left w:val="none" w:sz="0" w:space="0" w:color="auto"/>
            <w:bottom w:val="none" w:sz="0" w:space="0" w:color="auto"/>
            <w:right w:val="none" w:sz="0" w:space="0" w:color="auto"/>
          </w:divBdr>
        </w:div>
        <w:div w:id="1404330651">
          <w:marLeft w:val="0"/>
          <w:marRight w:val="0"/>
          <w:marTop w:val="0"/>
          <w:marBottom w:val="0"/>
          <w:divBdr>
            <w:top w:val="none" w:sz="0" w:space="0" w:color="auto"/>
            <w:left w:val="none" w:sz="0" w:space="0" w:color="auto"/>
            <w:bottom w:val="none" w:sz="0" w:space="0" w:color="auto"/>
            <w:right w:val="none" w:sz="0" w:space="0" w:color="auto"/>
          </w:divBdr>
        </w:div>
        <w:div w:id="1960450970">
          <w:marLeft w:val="0"/>
          <w:marRight w:val="0"/>
          <w:marTop w:val="0"/>
          <w:marBottom w:val="0"/>
          <w:divBdr>
            <w:top w:val="none" w:sz="0" w:space="0" w:color="auto"/>
            <w:left w:val="none" w:sz="0" w:space="0" w:color="auto"/>
            <w:bottom w:val="none" w:sz="0" w:space="0" w:color="auto"/>
            <w:right w:val="none" w:sz="0" w:space="0" w:color="auto"/>
          </w:divBdr>
        </w:div>
        <w:div w:id="2125340587">
          <w:marLeft w:val="0"/>
          <w:marRight w:val="0"/>
          <w:marTop w:val="0"/>
          <w:marBottom w:val="0"/>
          <w:divBdr>
            <w:top w:val="none" w:sz="0" w:space="0" w:color="auto"/>
            <w:left w:val="none" w:sz="0" w:space="0" w:color="auto"/>
            <w:bottom w:val="none" w:sz="0" w:space="0" w:color="auto"/>
            <w:right w:val="none" w:sz="0" w:space="0" w:color="auto"/>
          </w:divBdr>
        </w:div>
        <w:div w:id="1866289540">
          <w:marLeft w:val="0"/>
          <w:marRight w:val="0"/>
          <w:marTop w:val="0"/>
          <w:marBottom w:val="0"/>
          <w:divBdr>
            <w:top w:val="none" w:sz="0" w:space="0" w:color="auto"/>
            <w:left w:val="none" w:sz="0" w:space="0" w:color="auto"/>
            <w:bottom w:val="none" w:sz="0" w:space="0" w:color="auto"/>
            <w:right w:val="none" w:sz="0" w:space="0" w:color="auto"/>
          </w:divBdr>
        </w:div>
        <w:div w:id="1178034645">
          <w:marLeft w:val="0"/>
          <w:marRight w:val="0"/>
          <w:marTop w:val="0"/>
          <w:marBottom w:val="0"/>
          <w:divBdr>
            <w:top w:val="none" w:sz="0" w:space="0" w:color="auto"/>
            <w:left w:val="none" w:sz="0" w:space="0" w:color="auto"/>
            <w:bottom w:val="none" w:sz="0" w:space="0" w:color="auto"/>
            <w:right w:val="none" w:sz="0" w:space="0" w:color="auto"/>
          </w:divBdr>
        </w:div>
        <w:div w:id="1614745084">
          <w:marLeft w:val="0"/>
          <w:marRight w:val="0"/>
          <w:marTop w:val="0"/>
          <w:marBottom w:val="0"/>
          <w:divBdr>
            <w:top w:val="none" w:sz="0" w:space="0" w:color="auto"/>
            <w:left w:val="none" w:sz="0" w:space="0" w:color="auto"/>
            <w:bottom w:val="none" w:sz="0" w:space="0" w:color="auto"/>
            <w:right w:val="none" w:sz="0" w:space="0" w:color="auto"/>
          </w:divBdr>
        </w:div>
        <w:div w:id="2005088044">
          <w:marLeft w:val="0"/>
          <w:marRight w:val="0"/>
          <w:marTop w:val="0"/>
          <w:marBottom w:val="0"/>
          <w:divBdr>
            <w:top w:val="none" w:sz="0" w:space="0" w:color="auto"/>
            <w:left w:val="none" w:sz="0" w:space="0" w:color="auto"/>
            <w:bottom w:val="none" w:sz="0" w:space="0" w:color="auto"/>
            <w:right w:val="none" w:sz="0" w:space="0" w:color="auto"/>
          </w:divBdr>
        </w:div>
        <w:div w:id="502090170">
          <w:marLeft w:val="0"/>
          <w:marRight w:val="0"/>
          <w:marTop w:val="0"/>
          <w:marBottom w:val="0"/>
          <w:divBdr>
            <w:top w:val="none" w:sz="0" w:space="0" w:color="auto"/>
            <w:left w:val="none" w:sz="0" w:space="0" w:color="auto"/>
            <w:bottom w:val="none" w:sz="0" w:space="0" w:color="auto"/>
            <w:right w:val="none" w:sz="0" w:space="0" w:color="auto"/>
          </w:divBdr>
        </w:div>
        <w:div w:id="62411815">
          <w:marLeft w:val="0"/>
          <w:marRight w:val="0"/>
          <w:marTop w:val="0"/>
          <w:marBottom w:val="0"/>
          <w:divBdr>
            <w:top w:val="none" w:sz="0" w:space="0" w:color="auto"/>
            <w:left w:val="none" w:sz="0" w:space="0" w:color="auto"/>
            <w:bottom w:val="none" w:sz="0" w:space="0" w:color="auto"/>
            <w:right w:val="none" w:sz="0" w:space="0" w:color="auto"/>
          </w:divBdr>
        </w:div>
        <w:div w:id="2069180361">
          <w:marLeft w:val="0"/>
          <w:marRight w:val="0"/>
          <w:marTop w:val="0"/>
          <w:marBottom w:val="0"/>
          <w:divBdr>
            <w:top w:val="none" w:sz="0" w:space="0" w:color="auto"/>
            <w:left w:val="none" w:sz="0" w:space="0" w:color="auto"/>
            <w:bottom w:val="none" w:sz="0" w:space="0" w:color="auto"/>
            <w:right w:val="none" w:sz="0" w:space="0" w:color="auto"/>
          </w:divBdr>
        </w:div>
        <w:div w:id="1165393223">
          <w:marLeft w:val="0"/>
          <w:marRight w:val="0"/>
          <w:marTop w:val="0"/>
          <w:marBottom w:val="0"/>
          <w:divBdr>
            <w:top w:val="none" w:sz="0" w:space="0" w:color="auto"/>
            <w:left w:val="none" w:sz="0" w:space="0" w:color="auto"/>
            <w:bottom w:val="none" w:sz="0" w:space="0" w:color="auto"/>
            <w:right w:val="none" w:sz="0" w:space="0" w:color="auto"/>
          </w:divBdr>
        </w:div>
        <w:div w:id="865290819">
          <w:marLeft w:val="0"/>
          <w:marRight w:val="0"/>
          <w:marTop w:val="0"/>
          <w:marBottom w:val="0"/>
          <w:divBdr>
            <w:top w:val="none" w:sz="0" w:space="0" w:color="auto"/>
            <w:left w:val="none" w:sz="0" w:space="0" w:color="auto"/>
            <w:bottom w:val="none" w:sz="0" w:space="0" w:color="auto"/>
            <w:right w:val="none" w:sz="0" w:space="0" w:color="auto"/>
          </w:divBdr>
        </w:div>
        <w:div w:id="2093238195">
          <w:marLeft w:val="0"/>
          <w:marRight w:val="0"/>
          <w:marTop w:val="0"/>
          <w:marBottom w:val="0"/>
          <w:divBdr>
            <w:top w:val="none" w:sz="0" w:space="0" w:color="auto"/>
            <w:left w:val="none" w:sz="0" w:space="0" w:color="auto"/>
            <w:bottom w:val="none" w:sz="0" w:space="0" w:color="auto"/>
            <w:right w:val="none" w:sz="0" w:space="0" w:color="auto"/>
          </w:divBdr>
        </w:div>
        <w:div w:id="1118911527">
          <w:marLeft w:val="0"/>
          <w:marRight w:val="0"/>
          <w:marTop w:val="0"/>
          <w:marBottom w:val="0"/>
          <w:divBdr>
            <w:top w:val="none" w:sz="0" w:space="0" w:color="auto"/>
            <w:left w:val="none" w:sz="0" w:space="0" w:color="auto"/>
            <w:bottom w:val="none" w:sz="0" w:space="0" w:color="auto"/>
            <w:right w:val="none" w:sz="0" w:space="0" w:color="auto"/>
          </w:divBdr>
        </w:div>
        <w:div w:id="1036614359">
          <w:marLeft w:val="0"/>
          <w:marRight w:val="0"/>
          <w:marTop w:val="0"/>
          <w:marBottom w:val="0"/>
          <w:divBdr>
            <w:top w:val="none" w:sz="0" w:space="0" w:color="auto"/>
            <w:left w:val="none" w:sz="0" w:space="0" w:color="auto"/>
            <w:bottom w:val="none" w:sz="0" w:space="0" w:color="auto"/>
            <w:right w:val="none" w:sz="0" w:space="0" w:color="auto"/>
          </w:divBdr>
        </w:div>
        <w:div w:id="773785030">
          <w:marLeft w:val="0"/>
          <w:marRight w:val="0"/>
          <w:marTop w:val="0"/>
          <w:marBottom w:val="0"/>
          <w:divBdr>
            <w:top w:val="none" w:sz="0" w:space="0" w:color="auto"/>
            <w:left w:val="none" w:sz="0" w:space="0" w:color="auto"/>
            <w:bottom w:val="none" w:sz="0" w:space="0" w:color="auto"/>
            <w:right w:val="none" w:sz="0" w:space="0" w:color="auto"/>
          </w:divBdr>
        </w:div>
        <w:div w:id="246773944">
          <w:marLeft w:val="0"/>
          <w:marRight w:val="0"/>
          <w:marTop w:val="0"/>
          <w:marBottom w:val="0"/>
          <w:divBdr>
            <w:top w:val="none" w:sz="0" w:space="0" w:color="auto"/>
            <w:left w:val="none" w:sz="0" w:space="0" w:color="auto"/>
            <w:bottom w:val="none" w:sz="0" w:space="0" w:color="auto"/>
            <w:right w:val="none" w:sz="0" w:space="0" w:color="auto"/>
          </w:divBdr>
        </w:div>
        <w:div w:id="1465386731">
          <w:marLeft w:val="0"/>
          <w:marRight w:val="0"/>
          <w:marTop w:val="0"/>
          <w:marBottom w:val="0"/>
          <w:divBdr>
            <w:top w:val="none" w:sz="0" w:space="0" w:color="auto"/>
            <w:left w:val="none" w:sz="0" w:space="0" w:color="auto"/>
            <w:bottom w:val="none" w:sz="0" w:space="0" w:color="auto"/>
            <w:right w:val="none" w:sz="0" w:space="0" w:color="auto"/>
          </w:divBdr>
        </w:div>
        <w:div w:id="2145924181">
          <w:marLeft w:val="0"/>
          <w:marRight w:val="0"/>
          <w:marTop w:val="0"/>
          <w:marBottom w:val="0"/>
          <w:divBdr>
            <w:top w:val="none" w:sz="0" w:space="0" w:color="auto"/>
            <w:left w:val="none" w:sz="0" w:space="0" w:color="auto"/>
            <w:bottom w:val="none" w:sz="0" w:space="0" w:color="auto"/>
            <w:right w:val="none" w:sz="0" w:space="0" w:color="auto"/>
          </w:divBdr>
        </w:div>
        <w:div w:id="889418491">
          <w:marLeft w:val="0"/>
          <w:marRight w:val="0"/>
          <w:marTop w:val="0"/>
          <w:marBottom w:val="0"/>
          <w:divBdr>
            <w:top w:val="none" w:sz="0" w:space="0" w:color="auto"/>
            <w:left w:val="none" w:sz="0" w:space="0" w:color="auto"/>
            <w:bottom w:val="none" w:sz="0" w:space="0" w:color="auto"/>
            <w:right w:val="none" w:sz="0" w:space="0" w:color="auto"/>
          </w:divBdr>
        </w:div>
        <w:div w:id="566721939">
          <w:marLeft w:val="0"/>
          <w:marRight w:val="0"/>
          <w:marTop w:val="0"/>
          <w:marBottom w:val="0"/>
          <w:divBdr>
            <w:top w:val="none" w:sz="0" w:space="0" w:color="auto"/>
            <w:left w:val="none" w:sz="0" w:space="0" w:color="auto"/>
            <w:bottom w:val="none" w:sz="0" w:space="0" w:color="auto"/>
            <w:right w:val="none" w:sz="0" w:space="0" w:color="auto"/>
          </w:divBdr>
        </w:div>
        <w:div w:id="635796936">
          <w:marLeft w:val="0"/>
          <w:marRight w:val="0"/>
          <w:marTop w:val="0"/>
          <w:marBottom w:val="0"/>
          <w:divBdr>
            <w:top w:val="none" w:sz="0" w:space="0" w:color="auto"/>
            <w:left w:val="none" w:sz="0" w:space="0" w:color="auto"/>
            <w:bottom w:val="none" w:sz="0" w:space="0" w:color="auto"/>
            <w:right w:val="none" w:sz="0" w:space="0" w:color="auto"/>
          </w:divBdr>
        </w:div>
        <w:div w:id="2100053081">
          <w:marLeft w:val="0"/>
          <w:marRight w:val="0"/>
          <w:marTop w:val="0"/>
          <w:marBottom w:val="0"/>
          <w:divBdr>
            <w:top w:val="none" w:sz="0" w:space="0" w:color="auto"/>
            <w:left w:val="none" w:sz="0" w:space="0" w:color="auto"/>
            <w:bottom w:val="none" w:sz="0" w:space="0" w:color="auto"/>
            <w:right w:val="none" w:sz="0" w:space="0" w:color="auto"/>
          </w:divBdr>
        </w:div>
        <w:div w:id="647322467">
          <w:marLeft w:val="0"/>
          <w:marRight w:val="0"/>
          <w:marTop w:val="0"/>
          <w:marBottom w:val="0"/>
          <w:divBdr>
            <w:top w:val="none" w:sz="0" w:space="0" w:color="auto"/>
            <w:left w:val="none" w:sz="0" w:space="0" w:color="auto"/>
            <w:bottom w:val="none" w:sz="0" w:space="0" w:color="auto"/>
            <w:right w:val="none" w:sz="0" w:space="0" w:color="auto"/>
          </w:divBdr>
        </w:div>
        <w:div w:id="240451593">
          <w:marLeft w:val="0"/>
          <w:marRight w:val="0"/>
          <w:marTop w:val="0"/>
          <w:marBottom w:val="0"/>
          <w:divBdr>
            <w:top w:val="none" w:sz="0" w:space="0" w:color="auto"/>
            <w:left w:val="none" w:sz="0" w:space="0" w:color="auto"/>
            <w:bottom w:val="none" w:sz="0" w:space="0" w:color="auto"/>
            <w:right w:val="none" w:sz="0" w:space="0" w:color="auto"/>
          </w:divBdr>
        </w:div>
        <w:div w:id="1806968999">
          <w:marLeft w:val="0"/>
          <w:marRight w:val="0"/>
          <w:marTop w:val="0"/>
          <w:marBottom w:val="0"/>
          <w:divBdr>
            <w:top w:val="none" w:sz="0" w:space="0" w:color="auto"/>
            <w:left w:val="none" w:sz="0" w:space="0" w:color="auto"/>
            <w:bottom w:val="none" w:sz="0" w:space="0" w:color="auto"/>
            <w:right w:val="none" w:sz="0" w:space="0" w:color="auto"/>
          </w:divBdr>
        </w:div>
        <w:div w:id="870146064">
          <w:marLeft w:val="0"/>
          <w:marRight w:val="0"/>
          <w:marTop w:val="0"/>
          <w:marBottom w:val="0"/>
          <w:divBdr>
            <w:top w:val="none" w:sz="0" w:space="0" w:color="auto"/>
            <w:left w:val="none" w:sz="0" w:space="0" w:color="auto"/>
            <w:bottom w:val="none" w:sz="0" w:space="0" w:color="auto"/>
            <w:right w:val="none" w:sz="0" w:space="0" w:color="auto"/>
          </w:divBdr>
        </w:div>
        <w:div w:id="1641568619">
          <w:marLeft w:val="0"/>
          <w:marRight w:val="0"/>
          <w:marTop w:val="0"/>
          <w:marBottom w:val="0"/>
          <w:divBdr>
            <w:top w:val="none" w:sz="0" w:space="0" w:color="auto"/>
            <w:left w:val="none" w:sz="0" w:space="0" w:color="auto"/>
            <w:bottom w:val="none" w:sz="0" w:space="0" w:color="auto"/>
            <w:right w:val="none" w:sz="0" w:space="0" w:color="auto"/>
          </w:divBdr>
        </w:div>
        <w:div w:id="1911501517">
          <w:marLeft w:val="0"/>
          <w:marRight w:val="0"/>
          <w:marTop w:val="0"/>
          <w:marBottom w:val="0"/>
          <w:divBdr>
            <w:top w:val="none" w:sz="0" w:space="0" w:color="auto"/>
            <w:left w:val="none" w:sz="0" w:space="0" w:color="auto"/>
            <w:bottom w:val="none" w:sz="0" w:space="0" w:color="auto"/>
            <w:right w:val="none" w:sz="0" w:space="0" w:color="auto"/>
          </w:divBdr>
        </w:div>
        <w:div w:id="1824270367">
          <w:marLeft w:val="0"/>
          <w:marRight w:val="0"/>
          <w:marTop w:val="0"/>
          <w:marBottom w:val="0"/>
          <w:divBdr>
            <w:top w:val="none" w:sz="0" w:space="0" w:color="auto"/>
            <w:left w:val="none" w:sz="0" w:space="0" w:color="auto"/>
            <w:bottom w:val="none" w:sz="0" w:space="0" w:color="auto"/>
            <w:right w:val="none" w:sz="0" w:space="0" w:color="auto"/>
          </w:divBdr>
        </w:div>
        <w:div w:id="1075661342">
          <w:marLeft w:val="0"/>
          <w:marRight w:val="0"/>
          <w:marTop w:val="0"/>
          <w:marBottom w:val="0"/>
          <w:divBdr>
            <w:top w:val="none" w:sz="0" w:space="0" w:color="auto"/>
            <w:left w:val="none" w:sz="0" w:space="0" w:color="auto"/>
            <w:bottom w:val="none" w:sz="0" w:space="0" w:color="auto"/>
            <w:right w:val="none" w:sz="0" w:space="0" w:color="auto"/>
          </w:divBdr>
        </w:div>
        <w:div w:id="230164818">
          <w:marLeft w:val="0"/>
          <w:marRight w:val="0"/>
          <w:marTop w:val="0"/>
          <w:marBottom w:val="0"/>
          <w:divBdr>
            <w:top w:val="none" w:sz="0" w:space="0" w:color="auto"/>
            <w:left w:val="none" w:sz="0" w:space="0" w:color="auto"/>
            <w:bottom w:val="none" w:sz="0" w:space="0" w:color="auto"/>
            <w:right w:val="none" w:sz="0" w:space="0" w:color="auto"/>
          </w:divBdr>
        </w:div>
        <w:div w:id="226578894">
          <w:marLeft w:val="0"/>
          <w:marRight w:val="0"/>
          <w:marTop w:val="0"/>
          <w:marBottom w:val="0"/>
          <w:divBdr>
            <w:top w:val="none" w:sz="0" w:space="0" w:color="auto"/>
            <w:left w:val="none" w:sz="0" w:space="0" w:color="auto"/>
            <w:bottom w:val="none" w:sz="0" w:space="0" w:color="auto"/>
            <w:right w:val="none" w:sz="0" w:space="0" w:color="auto"/>
          </w:divBdr>
        </w:div>
        <w:div w:id="1496460525">
          <w:marLeft w:val="0"/>
          <w:marRight w:val="0"/>
          <w:marTop w:val="0"/>
          <w:marBottom w:val="0"/>
          <w:divBdr>
            <w:top w:val="none" w:sz="0" w:space="0" w:color="auto"/>
            <w:left w:val="none" w:sz="0" w:space="0" w:color="auto"/>
            <w:bottom w:val="none" w:sz="0" w:space="0" w:color="auto"/>
            <w:right w:val="none" w:sz="0" w:space="0" w:color="auto"/>
          </w:divBdr>
        </w:div>
        <w:div w:id="233441708">
          <w:marLeft w:val="0"/>
          <w:marRight w:val="0"/>
          <w:marTop w:val="0"/>
          <w:marBottom w:val="0"/>
          <w:divBdr>
            <w:top w:val="none" w:sz="0" w:space="0" w:color="auto"/>
            <w:left w:val="none" w:sz="0" w:space="0" w:color="auto"/>
            <w:bottom w:val="none" w:sz="0" w:space="0" w:color="auto"/>
            <w:right w:val="none" w:sz="0" w:space="0" w:color="auto"/>
          </w:divBdr>
        </w:div>
        <w:div w:id="413362894">
          <w:marLeft w:val="0"/>
          <w:marRight w:val="0"/>
          <w:marTop w:val="0"/>
          <w:marBottom w:val="0"/>
          <w:divBdr>
            <w:top w:val="none" w:sz="0" w:space="0" w:color="auto"/>
            <w:left w:val="none" w:sz="0" w:space="0" w:color="auto"/>
            <w:bottom w:val="none" w:sz="0" w:space="0" w:color="auto"/>
            <w:right w:val="none" w:sz="0" w:space="0" w:color="auto"/>
          </w:divBdr>
        </w:div>
        <w:div w:id="278687948">
          <w:marLeft w:val="0"/>
          <w:marRight w:val="0"/>
          <w:marTop w:val="0"/>
          <w:marBottom w:val="0"/>
          <w:divBdr>
            <w:top w:val="none" w:sz="0" w:space="0" w:color="auto"/>
            <w:left w:val="none" w:sz="0" w:space="0" w:color="auto"/>
            <w:bottom w:val="none" w:sz="0" w:space="0" w:color="auto"/>
            <w:right w:val="none" w:sz="0" w:space="0" w:color="auto"/>
          </w:divBdr>
        </w:div>
        <w:div w:id="1588687463">
          <w:marLeft w:val="0"/>
          <w:marRight w:val="0"/>
          <w:marTop w:val="0"/>
          <w:marBottom w:val="0"/>
          <w:divBdr>
            <w:top w:val="none" w:sz="0" w:space="0" w:color="auto"/>
            <w:left w:val="none" w:sz="0" w:space="0" w:color="auto"/>
            <w:bottom w:val="none" w:sz="0" w:space="0" w:color="auto"/>
            <w:right w:val="none" w:sz="0" w:space="0" w:color="auto"/>
          </w:divBdr>
        </w:div>
        <w:div w:id="264311979">
          <w:marLeft w:val="0"/>
          <w:marRight w:val="0"/>
          <w:marTop w:val="0"/>
          <w:marBottom w:val="0"/>
          <w:divBdr>
            <w:top w:val="none" w:sz="0" w:space="0" w:color="auto"/>
            <w:left w:val="none" w:sz="0" w:space="0" w:color="auto"/>
            <w:bottom w:val="none" w:sz="0" w:space="0" w:color="auto"/>
            <w:right w:val="none" w:sz="0" w:space="0" w:color="auto"/>
          </w:divBdr>
        </w:div>
        <w:div w:id="1791631818">
          <w:marLeft w:val="0"/>
          <w:marRight w:val="0"/>
          <w:marTop w:val="0"/>
          <w:marBottom w:val="0"/>
          <w:divBdr>
            <w:top w:val="none" w:sz="0" w:space="0" w:color="auto"/>
            <w:left w:val="none" w:sz="0" w:space="0" w:color="auto"/>
            <w:bottom w:val="none" w:sz="0" w:space="0" w:color="auto"/>
            <w:right w:val="none" w:sz="0" w:space="0" w:color="auto"/>
          </w:divBdr>
        </w:div>
        <w:div w:id="1330060121">
          <w:marLeft w:val="0"/>
          <w:marRight w:val="0"/>
          <w:marTop w:val="0"/>
          <w:marBottom w:val="0"/>
          <w:divBdr>
            <w:top w:val="none" w:sz="0" w:space="0" w:color="auto"/>
            <w:left w:val="none" w:sz="0" w:space="0" w:color="auto"/>
            <w:bottom w:val="none" w:sz="0" w:space="0" w:color="auto"/>
            <w:right w:val="none" w:sz="0" w:space="0" w:color="auto"/>
          </w:divBdr>
        </w:div>
        <w:div w:id="1081829319">
          <w:marLeft w:val="0"/>
          <w:marRight w:val="0"/>
          <w:marTop w:val="0"/>
          <w:marBottom w:val="0"/>
          <w:divBdr>
            <w:top w:val="none" w:sz="0" w:space="0" w:color="auto"/>
            <w:left w:val="none" w:sz="0" w:space="0" w:color="auto"/>
            <w:bottom w:val="none" w:sz="0" w:space="0" w:color="auto"/>
            <w:right w:val="none" w:sz="0" w:space="0" w:color="auto"/>
          </w:divBdr>
        </w:div>
        <w:div w:id="1553735177">
          <w:marLeft w:val="0"/>
          <w:marRight w:val="0"/>
          <w:marTop w:val="0"/>
          <w:marBottom w:val="0"/>
          <w:divBdr>
            <w:top w:val="none" w:sz="0" w:space="0" w:color="auto"/>
            <w:left w:val="none" w:sz="0" w:space="0" w:color="auto"/>
            <w:bottom w:val="none" w:sz="0" w:space="0" w:color="auto"/>
            <w:right w:val="none" w:sz="0" w:space="0" w:color="auto"/>
          </w:divBdr>
        </w:div>
        <w:div w:id="1600486162">
          <w:marLeft w:val="0"/>
          <w:marRight w:val="0"/>
          <w:marTop w:val="0"/>
          <w:marBottom w:val="0"/>
          <w:divBdr>
            <w:top w:val="none" w:sz="0" w:space="0" w:color="auto"/>
            <w:left w:val="none" w:sz="0" w:space="0" w:color="auto"/>
            <w:bottom w:val="none" w:sz="0" w:space="0" w:color="auto"/>
            <w:right w:val="none" w:sz="0" w:space="0" w:color="auto"/>
          </w:divBdr>
        </w:div>
        <w:div w:id="213542880">
          <w:marLeft w:val="0"/>
          <w:marRight w:val="0"/>
          <w:marTop w:val="0"/>
          <w:marBottom w:val="0"/>
          <w:divBdr>
            <w:top w:val="none" w:sz="0" w:space="0" w:color="auto"/>
            <w:left w:val="none" w:sz="0" w:space="0" w:color="auto"/>
            <w:bottom w:val="none" w:sz="0" w:space="0" w:color="auto"/>
            <w:right w:val="none" w:sz="0" w:space="0" w:color="auto"/>
          </w:divBdr>
        </w:div>
        <w:div w:id="393163001">
          <w:marLeft w:val="0"/>
          <w:marRight w:val="0"/>
          <w:marTop w:val="0"/>
          <w:marBottom w:val="0"/>
          <w:divBdr>
            <w:top w:val="none" w:sz="0" w:space="0" w:color="auto"/>
            <w:left w:val="none" w:sz="0" w:space="0" w:color="auto"/>
            <w:bottom w:val="none" w:sz="0" w:space="0" w:color="auto"/>
            <w:right w:val="none" w:sz="0" w:space="0" w:color="auto"/>
          </w:divBdr>
        </w:div>
        <w:div w:id="1167869561">
          <w:marLeft w:val="0"/>
          <w:marRight w:val="0"/>
          <w:marTop w:val="0"/>
          <w:marBottom w:val="0"/>
          <w:divBdr>
            <w:top w:val="none" w:sz="0" w:space="0" w:color="auto"/>
            <w:left w:val="none" w:sz="0" w:space="0" w:color="auto"/>
            <w:bottom w:val="none" w:sz="0" w:space="0" w:color="auto"/>
            <w:right w:val="none" w:sz="0" w:space="0" w:color="auto"/>
          </w:divBdr>
        </w:div>
        <w:div w:id="766192711">
          <w:marLeft w:val="0"/>
          <w:marRight w:val="0"/>
          <w:marTop w:val="0"/>
          <w:marBottom w:val="0"/>
          <w:divBdr>
            <w:top w:val="none" w:sz="0" w:space="0" w:color="auto"/>
            <w:left w:val="none" w:sz="0" w:space="0" w:color="auto"/>
            <w:bottom w:val="none" w:sz="0" w:space="0" w:color="auto"/>
            <w:right w:val="none" w:sz="0" w:space="0" w:color="auto"/>
          </w:divBdr>
        </w:div>
        <w:div w:id="987586130">
          <w:marLeft w:val="0"/>
          <w:marRight w:val="0"/>
          <w:marTop w:val="0"/>
          <w:marBottom w:val="0"/>
          <w:divBdr>
            <w:top w:val="none" w:sz="0" w:space="0" w:color="auto"/>
            <w:left w:val="none" w:sz="0" w:space="0" w:color="auto"/>
            <w:bottom w:val="none" w:sz="0" w:space="0" w:color="auto"/>
            <w:right w:val="none" w:sz="0" w:space="0" w:color="auto"/>
          </w:divBdr>
        </w:div>
        <w:div w:id="23407623">
          <w:marLeft w:val="0"/>
          <w:marRight w:val="0"/>
          <w:marTop w:val="0"/>
          <w:marBottom w:val="0"/>
          <w:divBdr>
            <w:top w:val="none" w:sz="0" w:space="0" w:color="auto"/>
            <w:left w:val="none" w:sz="0" w:space="0" w:color="auto"/>
            <w:bottom w:val="none" w:sz="0" w:space="0" w:color="auto"/>
            <w:right w:val="none" w:sz="0" w:space="0" w:color="auto"/>
          </w:divBdr>
        </w:div>
        <w:div w:id="382759182">
          <w:marLeft w:val="0"/>
          <w:marRight w:val="0"/>
          <w:marTop w:val="0"/>
          <w:marBottom w:val="0"/>
          <w:divBdr>
            <w:top w:val="none" w:sz="0" w:space="0" w:color="auto"/>
            <w:left w:val="none" w:sz="0" w:space="0" w:color="auto"/>
            <w:bottom w:val="none" w:sz="0" w:space="0" w:color="auto"/>
            <w:right w:val="none" w:sz="0" w:space="0" w:color="auto"/>
          </w:divBdr>
        </w:div>
        <w:div w:id="1247228245">
          <w:marLeft w:val="0"/>
          <w:marRight w:val="0"/>
          <w:marTop w:val="0"/>
          <w:marBottom w:val="0"/>
          <w:divBdr>
            <w:top w:val="none" w:sz="0" w:space="0" w:color="auto"/>
            <w:left w:val="none" w:sz="0" w:space="0" w:color="auto"/>
            <w:bottom w:val="none" w:sz="0" w:space="0" w:color="auto"/>
            <w:right w:val="none" w:sz="0" w:space="0" w:color="auto"/>
          </w:divBdr>
        </w:div>
        <w:div w:id="738944279">
          <w:marLeft w:val="0"/>
          <w:marRight w:val="0"/>
          <w:marTop w:val="0"/>
          <w:marBottom w:val="0"/>
          <w:divBdr>
            <w:top w:val="none" w:sz="0" w:space="0" w:color="auto"/>
            <w:left w:val="none" w:sz="0" w:space="0" w:color="auto"/>
            <w:bottom w:val="none" w:sz="0" w:space="0" w:color="auto"/>
            <w:right w:val="none" w:sz="0" w:space="0" w:color="auto"/>
          </w:divBdr>
        </w:div>
        <w:div w:id="1464500067">
          <w:marLeft w:val="0"/>
          <w:marRight w:val="0"/>
          <w:marTop w:val="0"/>
          <w:marBottom w:val="0"/>
          <w:divBdr>
            <w:top w:val="none" w:sz="0" w:space="0" w:color="auto"/>
            <w:left w:val="none" w:sz="0" w:space="0" w:color="auto"/>
            <w:bottom w:val="none" w:sz="0" w:space="0" w:color="auto"/>
            <w:right w:val="none" w:sz="0" w:space="0" w:color="auto"/>
          </w:divBdr>
        </w:div>
        <w:div w:id="578905829">
          <w:marLeft w:val="0"/>
          <w:marRight w:val="0"/>
          <w:marTop w:val="0"/>
          <w:marBottom w:val="0"/>
          <w:divBdr>
            <w:top w:val="none" w:sz="0" w:space="0" w:color="auto"/>
            <w:left w:val="none" w:sz="0" w:space="0" w:color="auto"/>
            <w:bottom w:val="none" w:sz="0" w:space="0" w:color="auto"/>
            <w:right w:val="none" w:sz="0" w:space="0" w:color="auto"/>
          </w:divBdr>
        </w:div>
        <w:div w:id="2029863860">
          <w:marLeft w:val="0"/>
          <w:marRight w:val="0"/>
          <w:marTop w:val="0"/>
          <w:marBottom w:val="0"/>
          <w:divBdr>
            <w:top w:val="none" w:sz="0" w:space="0" w:color="auto"/>
            <w:left w:val="none" w:sz="0" w:space="0" w:color="auto"/>
            <w:bottom w:val="none" w:sz="0" w:space="0" w:color="auto"/>
            <w:right w:val="none" w:sz="0" w:space="0" w:color="auto"/>
          </w:divBdr>
        </w:div>
        <w:div w:id="1827819434">
          <w:marLeft w:val="0"/>
          <w:marRight w:val="0"/>
          <w:marTop w:val="0"/>
          <w:marBottom w:val="0"/>
          <w:divBdr>
            <w:top w:val="none" w:sz="0" w:space="0" w:color="auto"/>
            <w:left w:val="none" w:sz="0" w:space="0" w:color="auto"/>
            <w:bottom w:val="none" w:sz="0" w:space="0" w:color="auto"/>
            <w:right w:val="none" w:sz="0" w:space="0" w:color="auto"/>
          </w:divBdr>
        </w:div>
        <w:div w:id="1515991874">
          <w:marLeft w:val="0"/>
          <w:marRight w:val="0"/>
          <w:marTop w:val="0"/>
          <w:marBottom w:val="0"/>
          <w:divBdr>
            <w:top w:val="none" w:sz="0" w:space="0" w:color="auto"/>
            <w:left w:val="none" w:sz="0" w:space="0" w:color="auto"/>
            <w:bottom w:val="none" w:sz="0" w:space="0" w:color="auto"/>
            <w:right w:val="none" w:sz="0" w:space="0" w:color="auto"/>
          </w:divBdr>
        </w:div>
        <w:div w:id="143593043">
          <w:marLeft w:val="0"/>
          <w:marRight w:val="0"/>
          <w:marTop w:val="0"/>
          <w:marBottom w:val="0"/>
          <w:divBdr>
            <w:top w:val="none" w:sz="0" w:space="0" w:color="auto"/>
            <w:left w:val="none" w:sz="0" w:space="0" w:color="auto"/>
            <w:bottom w:val="none" w:sz="0" w:space="0" w:color="auto"/>
            <w:right w:val="none" w:sz="0" w:space="0" w:color="auto"/>
          </w:divBdr>
        </w:div>
        <w:div w:id="620461309">
          <w:marLeft w:val="0"/>
          <w:marRight w:val="0"/>
          <w:marTop w:val="0"/>
          <w:marBottom w:val="0"/>
          <w:divBdr>
            <w:top w:val="none" w:sz="0" w:space="0" w:color="auto"/>
            <w:left w:val="none" w:sz="0" w:space="0" w:color="auto"/>
            <w:bottom w:val="none" w:sz="0" w:space="0" w:color="auto"/>
            <w:right w:val="none" w:sz="0" w:space="0" w:color="auto"/>
          </w:divBdr>
        </w:div>
        <w:div w:id="530337604">
          <w:marLeft w:val="0"/>
          <w:marRight w:val="0"/>
          <w:marTop w:val="0"/>
          <w:marBottom w:val="0"/>
          <w:divBdr>
            <w:top w:val="none" w:sz="0" w:space="0" w:color="auto"/>
            <w:left w:val="none" w:sz="0" w:space="0" w:color="auto"/>
            <w:bottom w:val="none" w:sz="0" w:space="0" w:color="auto"/>
            <w:right w:val="none" w:sz="0" w:space="0" w:color="auto"/>
          </w:divBdr>
        </w:div>
        <w:div w:id="66919780">
          <w:marLeft w:val="0"/>
          <w:marRight w:val="0"/>
          <w:marTop w:val="0"/>
          <w:marBottom w:val="0"/>
          <w:divBdr>
            <w:top w:val="none" w:sz="0" w:space="0" w:color="auto"/>
            <w:left w:val="none" w:sz="0" w:space="0" w:color="auto"/>
            <w:bottom w:val="none" w:sz="0" w:space="0" w:color="auto"/>
            <w:right w:val="none" w:sz="0" w:space="0" w:color="auto"/>
          </w:divBdr>
        </w:div>
        <w:div w:id="279264322">
          <w:marLeft w:val="0"/>
          <w:marRight w:val="0"/>
          <w:marTop w:val="0"/>
          <w:marBottom w:val="0"/>
          <w:divBdr>
            <w:top w:val="none" w:sz="0" w:space="0" w:color="auto"/>
            <w:left w:val="none" w:sz="0" w:space="0" w:color="auto"/>
            <w:bottom w:val="none" w:sz="0" w:space="0" w:color="auto"/>
            <w:right w:val="none" w:sz="0" w:space="0" w:color="auto"/>
          </w:divBdr>
        </w:div>
        <w:div w:id="937104777">
          <w:marLeft w:val="0"/>
          <w:marRight w:val="0"/>
          <w:marTop w:val="0"/>
          <w:marBottom w:val="0"/>
          <w:divBdr>
            <w:top w:val="none" w:sz="0" w:space="0" w:color="auto"/>
            <w:left w:val="none" w:sz="0" w:space="0" w:color="auto"/>
            <w:bottom w:val="none" w:sz="0" w:space="0" w:color="auto"/>
            <w:right w:val="none" w:sz="0" w:space="0" w:color="auto"/>
          </w:divBdr>
        </w:div>
        <w:div w:id="1206411293">
          <w:marLeft w:val="0"/>
          <w:marRight w:val="0"/>
          <w:marTop w:val="0"/>
          <w:marBottom w:val="0"/>
          <w:divBdr>
            <w:top w:val="none" w:sz="0" w:space="0" w:color="auto"/>
            <w:left w:val="none" w:sz="0" w:space="0" w:color="auto"/>
            <w:bottom w:val="none" w:sz="0" w:space="0" w:color="auto"/>
            <w:right w:val="none" w:sz="0" w:space="0" w:color="auto"/>
          </w:divBdr>
        </w:div>
        <w:div w:id="1355350796">
          <w:marLeft w:val="0"/>
          <w:marRight w:val="0"/>
          <w:marTop w:val="0"/>
          <w:marBottom w:val="0"/>
          <w:divBdr>
            <w:top w:val="none" w:sz="0" w:space="0" w:color="auto"/>
            <w:left w:val="none" w:sz="0" w:space="0" w:color="auto"/>
            <w:bottom w:val="none" w:sz="0" w:space="0" w:color="auto"/>
            <w:right w:val="none" w:sz="0" w:space="0" w:color="auto"/>
          </w:divBdr>
        </w:div>
        <w:div w:id="1775245457">
          <w:marLeft w:val="0"/>
          <w:marRight w:val="0"/>
          <w:marTop w:val="0"/>
          <w:marBottom w:val="0"/>
          <w:divBdr>
            <w:top w:val="none" w:sz="0" w:space="0" w:color="auto"/>
            <w:left w:val="none" w:sz="0" w:space="0" w:color="auto"/>
            <w:bottom w:val="none" w:sz="0" w:space="0" w:color="auto"/>
            <w:right w:val="none" w:sz="0" w:space="0" w:color="auto"/>
          </w:divBdr>
        </w:div>
        <w:div w:id="1984313793">
          <w:marLeft w:val="0"/>
          <w:marRight w:val="0"/>
          <w:marTop w:val="0"/>
          <w:marBottom w:val="0"/>
          <w:divBdr>
            <w:top w:val="none" w:sz="0" w:space="0" w:color="auto"/>
            <w:left w:val="none" w:sz="0" w:space="0" w:color="auto"/>
            <w:bottom w:val="none" w:sz="0" w:space="0" w:color="auto"/>
            <w:right w:val="none" w:sz="0" w:space="0" w:color="auto"/>
          </w:divBdr>
        </w:div>
        <w:div w:id="663169626">
          <w:marLeft w:val="0"/>
          <w:marRight w:val="0"/>
          <w:marTop w:val="0"/>
          <w:marBottom w:val="0"/>
          <w:divBdr>
            <w:top w:val="none" w:sz="0" w:space="0" w:color="auto"/>
            <w:left w:val="none" w:sz="0" w:space="0" w:color="auto"/>
            <w:bottom w:val="none" w:sz="0" w:space="0" w:color="auto"/>
            <w:right w:val="none" w:sz="0" w:space="0" w:color="auto"/>
          </w:divBdr>
        </w:div>
        <w:div w:id="1306086184">
          <w:marLeft w:val="0"/>
          <w:marRight w:val="0"/>
          <w:marTop w:val="0"/>
          <w:marBottom w:val="0"/>
          <w:divBdr>
            <w:top w:val="none" w:sz="0" w:space="0" w:color="auto"/>
            <w:left w:val="none" w:sz="0" w:space="0" w:color="auto"/>
            <w:bottom w:val="none" w:sz="0" w:space="0" w:color="auto"/>
            <w:right w:val="none" w:sz="0" w:space="0" w:color="auto"/>
          </w:divBdr>
        </w:div>
        <w:div w:id="1475023404">
          <w:marLeft w:val="0"/>
          <w:marRight w:val="0"/>
          <w:marTop w:val="0"/>
          <w:marBottom w:val="0"/>
          <w:divBdr>
            <w:top w:val="none" w:sz="0" w:space="0" w:color="auto"/>
            <w:left w:val="none" w:sz="0" w:space="0" w:color="auto"/>
            <w:bottom w:val="none" w:sz="0" w:space="0" w:color="auto"/>
            <w:right w:val="none" w:sz="0" w:space="0" w:color="auto"/>
          </w:divBdr>
        </w:div>
        <w:div w:id="624123020">
          <w:marLeft w:val="0"/>
          <w:marRight w:val="0"/>
          <w:marTop w:val="0"/>
          <w:marBottom w:val="0"/>
          <w:divBdr>
            <w:top w:val="none" w:sz="0" w:space="0" w:color="auto"/>
            <w:left w:val="none" w:sz="0" w:space="0" w:color="auto"/>
            <w:bottom w:val="none" w:sz="0" w:space="0" w:color="auto"/>
            <w:right w:val="none" w:sz="0" w:space="0" w:color="auto"/>
          </w:divBdr>
        </w:div>
        <w:div w:id="294678218">
          <w:marLeft w:val="0"/>
          <w:marRight w:val="0"/>
          <w:marTop w:val="0"/>
          <w:marBottom w:val="0"/>
          <w:divBdr>
            <w:top w:val="none" w:sz="0" w:space="0" w:color="auto"/>
            <w:left w:val="none" w:sz="0" w:space="0" w:color="auto"/>
            <w:bottom w:val="none" w:sz="0" w:space="0" w:color="auto"/>
            <w:right w:val="none" w:sz="0" w:space="0" w:color="auto"/>
          </w:divBdr>
        </w:div>
        <w:div w:id="1592078940">
          <w:marLeft w:val="0"/>
          <w:marRight w:val="0"/>
          <w:marTop w:val="0"/>
          <w:marBottom w:val="0"/>
          <w:divBdr>
            <w:top w:val="none" w:sz="0" w:space="0" w:color="auto"/>
            <w:left w:val="none" w:sz="0" w:space="0" w:color="auto"/>
            <w:bottom w:val="none" w:sz="0" w:space="0" w:color="auto"/>
            <w:right w:val="none" w:sz="0" w:space="0" w:color="auto"/>
          </w:divBdr>
        </w:div>
        <w:div w:id="186407635">
          <w:marLeft w:val="0"/>
          <w:marRight w:val="0"/>
          <w:marTop w:val="0"/>
          <w:marBottom w:val="0"/>
          <w:divBdr>
            <w:top w:val="none" w:sz="0" w:space="0" w:color="auto"/>
            <w:left w:val="none" w:sz="0" w:space="0" w:color="auto"/>
            <w:bottom w:val="none" w:sz="0" w:space="0" w:color="auto"/>
            <w:right w:val="none" w:sz="0" w:space="0" w:color="auto"/>
          </w:divBdr>
        </w:div>
        <w:div w:id="2072580185">
          <w:marLeft w:val="0"/>
          <w:marRight w:val="0"/>
          <w:marTop w:val="0"/>
          <w:marBottom w:val="0"/>
          <w:divBdr>
            <w:top w:val="none" w:sz="0" w:space="0" w:color="auto"/>
            <w:left w:val="none" w:sz="0" w:space="0" w:color="auto"/>
            <w:bottom w:val="none" w:sz="0" w:space="0" w:color="auto"/>
            <w:right w:val="none" w:sz="0" w:space="0" w:color="auto"/>
          </w:divBdr>
        </w:div>
        <w:div w:id="753088862">
          <w:marLeft w:val="0"/>
          <w:marRight w:val="0"/>
          <w:marTop w:val="0"/>
          <w:marBottom w:val="0"/>
          <w:divBdr>
            <w:top w:val="none" w:sz="0" w:space="0" w:color="auto"/>
            <w:left w:val="none" w:sz="0" w:space="0" w:color="auto"/>
            <w:bottom w:val="none" w:sz="0" w:space="0" w:color="auto"/>
            <w:right w:val="none" w:sz="0" w:space="0" w:color="auto"/>
          </w:divBdr>
        </w:div>
        <w:div w:id="1918708208">
          <w:marLeft w:val="0"/>
          <w:marRight w:val="0"/>
          <w:marTop w:val="0"/>
          <w:marBottom w:val="0"/>
          <w:divBdr>
            <w:top w:val="none" w:sz="0" w:space="0" w:color="auto"/>
            <w:left w:val="none" w:sz="0" w:space="0" w:color="auto"/>
            <w:bottom w:val="none" w:sz="0" w:space="0" w:color="auto"/>
            <w:right w:val="none" w:sz="0" w:space="0" w:color="auto"/>
          </w:divBdr>
        </w:div>
        <w:div w:id="1983925701">
          <w:marLeft w:val="0"/>
          <w:marRight w:val="0"/>
          <w:marTop w:val="0"/>
          <w:marBottom w:val="0"/>
          <w:divBdr>
            <w:top w:val="none" w:sz="0" w:space="0" w:color="auto"/>
            <w:left w:val="none" w:sz="0" w:space="0" w:color="auto"/>
            <w:bottom w:val="none" w:sz="0" w:space="0" w:color="auto"/>
            <w:right w:val="none" w:sz="0" w:space="0" w:color="auto"/>
          </w:divBdr>
        </w:div>
        <w:div w:id="767045633">
          <w:marLeft w:val="0"/>
          <w:marRight w:val="0"/>
          <w:marTop w:val="0"/>
          <w:marBottom w:val="0"/>
          <w:divBdr>
            <w:top w:val="none" w:sz="0" w:space="0" w:color="auto"/>
            <w:left w:val="none" w:sz="0" w:space="0" w:color="auto"/>
            <w:bottom w:val="none" w:sz="0" w:space="0" w:color="auto"/>
            <w:right w:val="none" w:sz="0" w:space="0" w:color="auto"/>
          </w:divBdr>
        </w:div>
        <w:div w:id="1016539368">
          <w:marLeft w:val="0"/>
          <w:marRight w:val="0"/>
          <w:marTop w:val="0"/>
          <w:marBottom w:val="0"/>
          <w:divBdr>
            <w:top w:val="none" w:sz="0" w:space="0" w:color="auto"/>
            <w:left w:val="none" w:sz="0" w:space="0" w:color="auto"/>
            <w:bottom w:val="none" w:sz="0" w:space="0" w:color="auto"/>
            <w:right w:val="none" w:sz="0" w:space="0" w:color="auto"/>
          </w:divBdr>
        </w:div>
        <w:div w:id="1930195360">
          <w:marLeft w:val="0"/>
          <w:marRight w:val="0"/>
          <w:marTop w:val="0"/>
          <w:marBottom w:val="0"/>
          <w:divBdr>
            <w:top w:val="none" w:sz="0" w:space="0" w:color="auto"/>
            <w:left w:val="none" w:sz="0" w:space="0" w:color="auto"/>
            <w:bottom w:val="none" w:sz="0" w:space="0" w:color="auto"/>
            <w:right w:val="none" w:sz="0" w:space="0" w:color="auto"/>
          </w:divBdr>
        </w:div>
        <w:div w:id="785000562">
          <w:marLeft w:val="0"/>
          <w:marRight w:val="0"/>
          <w:marTop w:val="0"/>
          <w:marBottom w:val="0"/>
          <w:divBdr>
            <w:top w:val="none" w:sz="0" w:space="0" w:color="auto"/>
            <w:left w:val="none" w:sz="0" w:space="0" w:color="auto"/>
            <w:bottom w:val="none" w:sz="0" w:space="0" w:color="auto"/>
            <w:right w:val="none" w:sz="0" w:space="0" w:color="auto"/>
          </w:divBdr>
        </w:div>
        <w:div w:id="988439052">
          <w:marLeft w:val="0"/>
          <w:marRight w:val="0"/>
          <w:marTop w:val="0"/>
          <w:marBottom w:val="0"/>
          <w:divBdr>
            <w:top w:val="none" w:sz="0" w:space="0" w:color="auto"/>
            <w:left w:val="none" w:sz="0" w:space="0" w:color="auto"/>
            <w:bottom w:val="none" w:sz="0" w:space="0" w:color="auto"/>
            <w:right w:val="none" w:sz="0" w:space="0" w:color="auto"/>
          </w:divBdr>
        </w:div>
        <w:div w:id="293684469">
          <w:marLeft w:val="0"/>
          <w:marRight w:val="0"/>
          <w:marTop w:val="0"/>
          <w:marBottom w:val="0"/>
          <w:divBdr>
            <w:top w:val="none" w:sz="0" w:space="0" w:color="auto"/>
            <w:left w:val="none" w:sz="0" w:space="0" w:color="auto"/>
            <w:bottom w:val="none" w:sz="0" w:space="0" w:color="auto"/>
            <w:right w:val="none" w:sz="0" w:space="0" w:color="auto"/>
          </w:divBdr>
        </w:div>
        <w:div w:id="156655997">
          <w:marLeft w:val="0"/>
          <w:marRight w:val="0"/>
          <w:marTop w:val="0"/>
          <w:marBottom w:val="0"/>
          <w:divBdr>
            <w:top w:val="none" w:sz="0" w:space="0" w:color="auto"/>
            <w:left w:val="none" w:sz="0" w:space="0" w:color="auto"/>
            <w:bottom w:val="none" w:sz="0" w:space="0" w:color="auto"/>
            <w:right w:val="none" w:sz="0" w:space="0" w:color="auto"/>
          </w:divBdr>
        </w:div>
        <w:div w:id="676080720">
          <w:marLeft w:val="0"/>
          <w:marRight w:val="0"/>
          <w:marTop w:val="0"/>
          <w:marBottom w:val="0"/>
          <w:divBdr>
            <w:top w:val="none" w:sz="0" w:space="0" w:color="auto"/>
            <w:left w:val="none" w:sz="0" w:space="0" w:color="auto"/>
            <w:bottom w:val="none" w:sz="0" w:space="0" w:color="auto"/>
            <w:right w:val="none" w:sz="0" w:space="0" w:color="auto"/>
          </w:divBdr>
        </w:div>
        <w:div w:id="552892525">
          <w:marLeft w:val="0"/>
          <w:marRight w:val="0"/>
          <w:marTop w:val="0"/>
          <w:marBottom w:val="0"/>
          <w:divBdr>
            <w:top w:val="none" w:sz="0" w:space="0" w:color="auto"/>
            <w:left w:val="none" w:sz="0" w:space="0" w:color="auto"/>
            <w:bottom w:val="none" w:sz="0" w:space="0" w:color="auto"/>
            <w:right w:val="none" w:sz="0" w:space="0" w:color="auto"/>
          </w:divBdr>
        </w:div>
        <w:div w:id="710496278">
          <w:marLeft w:val="0"/>
          <w:marRight w:val="0"/>
          <w:marTop w:val="0"/>
          <w:marBottom w:val="0"/>
          <w:divBdr>
            <w:top w:val="none" w:sz="0" w:space="0" w:color="auto"/>
            <w:left w:val="none" w:sz="0" w:space="0" w:color="auto"/>
            <w:bottom w:val="none" w:sz="0" w:space="0" w:color="auto"/>
            <w:right w:val="none" w:sz="0" w:space="0" w:color="auto"/>
          </w:divBdr>
        </w:div>
        <w:div w:id="193928731">
          <w:marLeft w:val="0"/>
          <w:marRight w:val="0"/>
          <w:marTop w:val="0"/>
          <w:marBottom w:val="0"/>
          <w:divBdr>
            <w:top w:val="none" w:sz="0" w:space="0" w:color="auto"/>
            <w:left w:val="none" w:sz="0" w:space="0" w:color="auto"/>
            <w:bottom w:val="none" w:sz="0" w:space="0" w:color="auto"/>
            <w:right w:val="none" w:sz="0" w:space="0" w:color="auto"/>
          </w:divBdr>
        </w:div>
        <w:div w:id="97262545">
          <w:marLeft w:val="0"/>
          <w:marRight w:val="0"/>
          <w:marTop w:val="0"/>
          <w:marBottom w:val="0"/>
          <w:divBdr>
            <w:top w:val="none" w:sz="0" w:space="0" w:color="auto"/>
            <w:left w:val="none" w:sz="0" w:space="0" w:color="auto"/>
            <w:bottom w:val="none" w:sz="0" w:space="0" w:color="auto"/>
            <w:right w:val="none" w:sz="0" w:space="0" w:color="auto"/>
          </w:divBdr>
        </w:div>
        <w:div w:id="847334172">
          <w:marLeft w:val="0"/>
          <w:marRight w:val="0"/>
          <w:marTop w:val="0"/>
          <w:marBottom w:val="0"/>
          <w:divBdr>
            <w:top w:val="none" w:sz="0" w:space="0" w:color="auto"/>
            <w:left w:val="none" w:sz="0" w:space="0" w:color="auto"/>
            <w:bottom w:val="none" w:sz="0" w:space="0" w:color="auto"/>
            <w:right w:val="none" w:sz="0" w:space="0" w:color="auto"/>
          </w:divBdr>
        </w:div>
        <w:div w:id="567426715">
          <w:marLeft w:val="0"/>
          <w:marRight w:val="0"/>
          <w:marTop w:val="0"/>
          <w:marBottom w:val="0"/>
          <w:divBdr>
            <w:top w:val="none" w:sz="0" w:space="0" w:color="auto"/>
            <w:left w:val="none" w:sz="0" w:space="0" w:color="auto"/>
            <w:bottom w:val="none" w:sz="0" w:space="0" w:color="auto"/>
            <w:right w:val="none" w:sz="0" w:space="0" w:color="auto"/>
          </w:divBdr>
        </w:div>
        <w:div w:id="1454330196">
          <w:marLeft w:val="0"/>
          <w:marRight w:val="0"/>
          <w:marTop w:val="0"/>
          <w:marBottom w:val="0"/>
          <w:divBdr>
            <w:top w:val="none" w:sz="0" w:space="0" w:color="auto"/>
            <w:left w:val="none" w:sz="0" w:space="0" w:color="auto"/>
            <w:bottom w:val="none" w:sz="0" w:space="0" w:color="auto"/>
            <w:right w:val="none" w:sz="0" w:space="0" w:color="auto"/>
          </w:divBdr>
        </w:div>
        <w:div w:id="469858553">
          <w:marLeft w:val="0"/>
          <w:marRight w:val="0"/>
          <w:marTop w:val="0"/>
          <w:marBottom w:val="0"/>
          <w:divBdr>
            <w:top w:val="none" w:sz="0" w:space="0" w:color="auto"/>
            <w:left w:val="none" w:sz="0" w:space="0" w:color="auto"/>
            <w:bottom w:val="none" w:sz="0" w:space="0" w:color="auto"/>
            <w:right w:val="none" w:sz="0" w:space="0" w:color="auto"/>
          </w:divBdr>
        </w:div>
        <w:div w:id="200872275">
          <w:marLeft w:val="0"/>
          <w:marRight w:val="0"/>
          <w:marTop w:val="0"/>
          <w:marBottom w:val="0"/>
          <w:divBdr>
            <w:top w:val="none" w:sz="0" w:space="0" w:color="auto"/>
            <w:left w:val="none" w:sz="0" w:space="0" w:color="auto"/>
            <w:bottom w:val="none" w:sz="0" w:space="0" w:color="auto"/>
            <w:right w:val="none" w:sz="0" w:space="0" w:color="auto"/>
          </w:divBdr>
        </w:div>
        <w:div w:id="466826686">
          <w:marLeft w:val="0"/>
          <w:marRight w:val="0"/>
          <w:marTop w:val="0"/>
          <w:marBottom w:val="0"/>
          <w:divBdr>
            <w:top w:val="none" w:sz="0" w:space="0" w:color="auto"/>
            <w:left w:val="none" w:sz="0" w:space="0" w:color="auto"/>
            <w:bottom w:val="none" w:sz="0" w:space="0" w:color="auto"/>
            <w:right w:val="none" w:sz="0" w:space="0" w:color="auto"/>
          </w:divBdr>
        </w:div>
        <w:div w:id="1470705815">
          <w:marLeft w:val="0"/>
          <w:marRight w:val="0"/>
          <w:marTop w:val="0"/>
          <w:marBottom w:val="0"/>
          <w:divBdr>
            <w:top w:val="none" w:sz="0" w:space="0" w:color="auto"/>
            <w:left w:val="none" w:sz="0" w:space="0" w:color="auto"/>
            <w:bottom w:val="none" w:sz="0" w:space="0" w:color="auto"/>
            <w:right w:val="none" w:sz="0" w:space="0" w:color="auto"/>
          </w:divBdr>
        </w:div>
        <w:div w:id="812411065">
          <w:marLeft w:val="0"/>
          <w:marRight w:val="0"/>
          <w:marTop w:val="0"/>
          <w:marBottom w:val="0"/>
          <w:divBdr>
            <w:top w:val="none" w:sz="0" w:space="0" w:color="auto"/>
            <w:left w:val="none" w:sz="0" w:space="0" w:color="auto"/>
            <w:bottom w:val="none" w:sz="0" w:space="0" w:color="auto"/>
            <w:right w:val="none" w:sz="0" w:space="0" w:color="auto"/>
          </w:divBdr>
        </w:div>
        <w:div w:id="408430028">
          <w:marLeft w:val="0"/>
          <w:marRight w:val="0"/>
          <w:marTop w:val="0"/>
          <w:marBottom w:val="0"/>
          <w:divBdr>
            <w:top w:val="none" w:sz="0" w:space="0" w:color="auto"/>
            <w:left w:val="none" w:sz="0" w:space="0" w:color="auto"/>
            <w:bottom w:val="none" w:sz="0" w:space="0" w:color="auto"/>
            <w:right w:val="none" w:sz="0" w:space="0" w:color="auto"/>
          </w:divBdr>
        </w:div>
        <w:div w:id="422651531">
          <w:marLeft w:val="0"/>
          <w:marRight w:val="0"/>
          <w:marTop w:val="0"/>
          <w:marBottom w:val="0"/>
          <w:divBdr>
            <w:top w:val="none" w:sz="0" w:space="0" w:color="auto"/>
            <w:left w:val="none" w:sz="0" w:space="0" w:color="auto"/>
            <w:bottom w:val="none" w:sz="0" w:space="0" w:color="auto"/>
            <w:right w:val="none" w:sz="0" w:space="0" w:color="auto"/>
          </w:divBdr>
        </w:div>
        <w:div w:id="918713029">
          <w:marLeft w:val="0"/>
          <w:marRight w:val="0"/>
          <w:marTop w:val="0"/>
          <w:marBottom w:val="0"/>
          <w:divBdr>
            <w:top w:val="none" w:sz="0" w:space="0" w:color="auto"/>
            <w:left w:val="none" w:sz="0" w:space="0" w:color="auto"/>
            <w:bottom w:val="none" w:sz="0" w:space="0" w:color="auto"/>
            <w:right w:val="none" w:sz="0" w:space="0" w:color="auto"/>
          </w:divBdr>
        </w:div>
        <w:div w:id="501312263">
          <w:marLeft w:val="0"/>
          <w:marRight w:val="0"/>
          <w:marTop w:val="0"/>
          <w:marBottom w:val="0"/>
          <w:divBdr>
            <w:top w:val="none" w:sz="0" w:space="0" w:color="auto"/>
            <w:left w:val="none" w:sz="0" w:space="0" w:color="auto"/>
            <w:bottom w:val="none" w:sz="0" w:space="0" w:color="auto"/>
            <w:right w:val="none" w:sz="0" w:space="0" w:color="auto"/>
          </w:divBdr>
        </w:div>
        <w:div w:id="541749888">
          <w:marLeft w:val="0"/>
          <w:marRight w:val="0"/>
          <w:marTop w:val="0"/>
          <w:marBottom w:val="0"/>
          <w:divBdr>
            <w:top w:val="none" w:sz="0" w:space="0" w:color="auto"/>
            <w:left w:val="none" w:sz="0" w:space="0" w:color="auto"/>
            <w:bottom w:val="none" w:sz="0" w:space="0" w:color="auto"/>
            <w:right w:val="none" w:sz="0" w:space="0" w:color="auto"/>
          </w:divBdr>
        </w:div>
        <w:div w:id="1299915345">
          <w:marLeft w:val="0"/>
          <w:marRight w:val="0"/>
          <w:marTop w:val="0"/>
          <w:marBottom w:val="0"/>
          <w:divBdr>
            <w:top w:val="none" w:sz="0" w:space="0" w:color="auto"/>
            <w:left w:val="none" w:sz="0" w:space="0" w:color="auto"/>
            <w:bottom w:val="none" w:sz="0" w:space="0" w:color="auto"/>
            <w:right w:val="none" w:sz="0" w:space="0" w:color="auto"/>
          </w:divBdr>
        </w:div>
        <w:div w:id="192236014">
          <w:marLeft w:val="0"/>
          <w:marRight w:val="0"/>
          <w:marTop w:val="0"/>
          <w:marBottom w:val="0"/>
          <w:divBdr>
            <w:top w:val="none" w:sz="0" w:space="0" w:color="auto"/>
            <w:left w:val="none" w:sz="0" w:space="0" w:color="auto"/>
            <w:bottom w:val="none" w:sz="0" w:space="0" w:color="auto"/>
            <w:right w:val="none" w:sz="0" w:space="0" w:color="auto"/>
          </w:divBdr>
        </w:div>
        <w:div w:id="1062605932">
          <w:marLeft w:val="0"/>
          <w:marRight w:val="0"/>
          <w:marTop w:val="0"/>
          <w:marBottom w:val="0"/>
          <w:divBdr>
            <w:top w:val="none" w:sz="0" w:space="0" w:color="auto"/>
            <w:left w:val="none" w:sz="0" w:space="0" w:color="auto"/>
            <w:bottom w:val="none" w:sz="0" w:space="0" w:color="auto"/>
            <w:right w:val="none" w:sz="0" w:space="0" w:color="auto"/>
          </w:divBdr>
        </w:div>
        <w:div w:id="1910995266">
          <w:marLeft w:val="0"/>
          <w:marRight w:val="0"/>
          <w:marTop w:val="0"/>
          <w:marBottom w:val="0"/>
          <w:divBdr>
            <w:top w:val="none" w:sz="0" w:space="0" w:color="auto"/>
            <w:left w:val="none" w:sz="0" w:space="0" w:color="auto"/>
            <w:bottom w:val="none" w:sz="0" w:space="0" w:color="auto"/>
            <w:right w:val="none" w:sz="0" w:space="0" w:color="auto"/>
          </w:divBdr>
        </w:div>
        <w:div w:id="1954508403">
          <w:marLeft w:val="0"/>
          <w:marRight w:val="0"/>
          <w:marTop w:val="0"/>
          <w:marBottom w:val="0"/>
          <w:divBdr>
            <w:top w:val="none" w:sz="0" w:space="0" w:color="auto"/>
            <w:left w:val="none" w:sz="0" w:space="0" w:color="auto"/>
            <w:bottom w:val="none" w:sz="0" w:space="0" w:color="auto"/>
            <w:right w:val="none" w:sz="0" w:space="0" w:color="auto"/>
          </w:divBdr>
        </w:div>
        <w:div w:id="1274290508">
          <w:marLeft w:val="0"/>
          <w:marRight w:val="0"/>
          <w:marTop w:val="0"/>
          <w:marBottom w:val="0"/>
          <w:divBdr>
            <w:top w:val="none" w:sz="0" w:space="0" w:color="auto"/>
            <w:left w:val="none" w:sz="0" w:space="0" w:color="auto"/>
            <w:bottom w:val="none" w:sz="0" w:space="0" w:color="auto"/>
            <w:right w:val="none" w:sz="0" w:space="0" w:color="auto"/>
          </w:divBdr>
        </w:div>
        <w:div w:id="2093506047">
          <w:marLeft w:val="0"/>
          <w:marRight w:val="0"/>
          <w:marTop w:val="0"/>
          <w:marBottom w:val="0"/>
          <w:divBdr>
            <w:top w:val="none" w:sz="0" w:space="0" w:color="auto"/>
            <w:left w:val="none" w:sz="0" w:space="0" w:color="auto"/>
            <w:bottom w:val="none" w:sz="0" w:space="0" w:color="auto"/>
            <w:right w:val="none" w:sz="0" w:space="0" w:color="auto"/>
          </w:divBdr>
        </w:div>
        <w:div w:id="334962794">
          <w:marLeft w:val="0"/>
          <w:marRight w:val="0"/>
          <w:marTop w:val="0"/>
          <w:marBottom w:val="0"/>
          <w:divBdr>
            <w:top w:val="none" w:sz="0" w:space="0" w:color="auto"/>
            <w:left w:val="none" w:sz="0" w:space="0" w:color="auto"/>
            <w:bottom w:val="none" w:sz="0" w:space="0" w:color="auto"/>
            <w:right w:val="none" w:sz="0" w:space="0" w:color="auto"/>
          </w:divBdr>
        </w:div>
        <w:div w:id="401026341">
          <w:marLeft w:val="0"/>
          <w:marRight w:val="0"/>
          <w:marTop w:val="0"/>
          <w:marBottom w:val="0"/>
          <w:divBdr>
            <w:top w:val="none" w:sz="0" w:space="0" w:color="auto"/>
            <w:left w:val="none" w:sz="0" w:space="0" w:color="auto"/>
            <w:bottom w:val="none" w:sz="0" w:space="0" w:color="auto"/>
            <w:right w:val="none" w:sz="0" w:space="0" w:color="auto"/>
          </w:divBdr>
        </w:div>
        <w:div w:id="1798789384">
          <w:marLeft w:val="0"/>
          <w:marRight w:val="0"/>
          <w:marTop w:val="0"/>
          <w:marBottom w:val="0"/>
          <w:divBdr>
            <w:top w:val="none" w:sz="0" w:space="0" w:color="auto"/>
            <w:left w:val="none" w:sz="0" w:space="0" w:color="auto"/>
            <w:bottom w:val="none" w:sz="0" w:space="0" w:color="auto"/>
            <w:right w:val="none" w:sz="0" w:space="0" w:color="auto"/>
          </w:divBdr>
        </w:div>
        <w:div w:id="760106296">
          <w:marLeft w:val="0"/>
          <w:marRight w:val="0"/>
          <w:marTop w:val="0"/>
          <w:marBottom w:val="0"/>
          <w:divBdr>
            <w:top w:val="none" w:sz="0" w:space="0" w:color="auto"/>
            <w:left w:val="none" w:sz="0" w:space="0" w:color="auto"/>
            <w:bottom w:val="none" w:sz="0" w:space="0" w:color="auto"/>
            <w:right w:val="none" w:sz="0" w:space="0" w:color="auto"/>
          </w:divBdr>
        </w:div>
        <w:div w:id="1771581566">
          <w:marLeft w:val="0"/>
          <w:marRight w:val="0"/>
          <w:marTop w:val="0"/>
          <w:marBottom w:val="0"/>
          <w:divBdr>
            <w:top w:val="none" w:sz="0" w:space="0" w:color="auto"/>
            <w:left w:val="none" w:sz="0" w:space="0" w:color="auto"/>
            <w:bottom w:val="none" w:sz="0" w:space="0" w:color="auto"/>
            <w:right w:val="none" w:sz="0" w:space="0" w:color="auto"/>
          </w:divBdr>
        </w:div>
        <w:div w:id="2021656887">
          <w:marLeft w:val="0"/>
          <w:marRight w:val="0"/>
          <w:marTop w:val="0"/>
          <w:marBottom w:val="0"/>
          <w:divBdr>
            <w:top w:val="none" w:sz="0" w:space="0" w:color="auto"/>
            <w:left w:val="none" w:sz="0" w:space="0" w:color="auto"/>
            <w:bottom w:val="none" w:sz="0" w:space="0" w:color="auto"/>
            <w:right w:val="none" w:sz="0" w:space="0" w:color="auto"/>
          </w:divBdr>
        </w:div>
        <w:div w:id="71658375">
          <w:marLeft w:val="0"/>
          <w:marRight w:val="0"/>
          <w:marTop w:val="0"/>
          <w:marBottom w:val="0"/>
          <w:divBdr>
            <w:top w:val="none" w:sz="0" w:space="0" w:color="auto"/>
            <w:left w:val="none" w:sz="0" w:space="0" w:color="auto"/>
            <w:bottom w:val="none" w:sz="0" w:space="0" w:color="auto"/>
            <w:right w:val="none" w:sz="0" w:space="0" w:color="auto"/>
          </w:divBdr>
        </w:div>
        <w:div w:id="1089277250">
          <w:marLeft w:val="0"/>
          <w:marRight w:val="0"/>
          <w:marTop w:val="0"/>
          <w:marBottom w:val="0"/>
          <w:divBdr>
            <w:top w:val="none" w:sz="0" w:space="0" w:color="auto"/>
            <w:left w:val="none" w:sz="0" w:space="0" w:color="auto"/>
            <w:bottom w:val="none" w:sz="0" w:space="0" w:color="auto"/>
            <w:right w:val="none" w:sz="0" w:space="0" w:color="auto"/>
          </w:divBdr>
        </w:div>
        <w:div w:id="456604573">
          <w:marLeft w:val="0"/>
          <w:marRight w:val="0"/>
          <w:marTop w:val="0"/>
          <w:marBottom w:val="0"/>
          <w:divBdr>
            <w:top w:val="none" w:sz="0" w:space="0" w:color="auto"/>
            <w:left w:val="none" w:sz="0" w:space="0" w:color="auto"/>
            <w:bottom w:val="none" w:sz="0" w:space="0" w:color="auto"/>
            <w:right w:val="none" w:sz="0" w:space="0" w:color="auto"/>
          </w:divBdr>
        </w:div>
        <w:div w:id="2143385098">
          <w:marLeft w:val="0"/>
          <w:marRight w:val="0"/>
          <w:marTop w:val="0"/>
          <w:marBottom w:val="0"/>
          <w:divBdr>
            <w:top w:val="none" w:sz="0" w:space="0" w:color="auto"/>
            <w:left w:val="none" w:sz="0" w:space="0" w:color="auto"/>
            <w:bottom w:val="none" w:sz="0" w:space="0" w:color="auto"/>
            <w:right w:val="none" w:sz="0" w:space="0" w:color="auto"/>
          </w:divBdr>
        </w:div>
        <w:div w:id="2066757042">
          <w:marLeft w:val="0"/>
          <w:marRight w:val="0"/>
          <w:marTop w:val="0"/>
          <w:marBottom w:val="0"/>
          <w:divBdr>
            <w:top w:val="none" w:sz="0" w:space="0" w:color="auto"/>
            <w:left w:val="none" w:sz="0" w:space="0" w:color="auto"/>
            <w:bottom w:val="none" w:sz="0" w:space="0" w:color="auto"/>
            <w:right w:val="none" w:sz="0" w:space="0" w:color="auto"/>
          </w:divBdr>
        </w:div>
        <w:div w:id="69889519">
          <w:marLeft w:val="0"/>
          <w:marRight w:val="0"/>
          <w:marTop w:val="0"/>
          <w:marBottom w:val="0"/>
          <w:divBdr>
            <w:top w:val="none" w:sz="0" w:space="0" w:color="auto"/>
            <w:left w:val="none" w:sz="0" w:space="0" w:color="auto"/>
            <w:bottom w:val="none" w:sz="0" w:space="0" w:color="auto"/>
            <w:right w:val="none" w:sz="0" w:space="0" w:color="auto"/>
          </w:divBdr>
        </w:div>
        <w:div w:id="573706415">
          <w:marLeft w:val="0"/>
          <w:marRight w:val="0"/>
          <w:marTop w:val="0"/>
          <w:marBottom w:val="0"/>
          <w:divBdr>
            <w:top w:val="none" w:sz="0" w:space="0" w:color="auto"/>
            <w:left w:val="none" w:sz="0" w:space="0" w:color="auto"/>
            <w:bottom w:val="none" w:sz="0" w:space="0" w:color="auto"/>
            <w:right w:val="none" w:sz="0" w:space="0" w:color="auto"/>
          </w:divBdr>
        </w:div>
        <w:div w:id="592864693">
          <w:marLeft w:val="0"/>
          <w:marRight w:val="0"/>
          <w:marTop w:val="0"/>
          <w:marBottom w:val="0"/>
          <w:divBdr>
            <w:top w:val="none" w:sz="0" w:space="0" w:color="auto"/>
            <w:left w:val="none" w:sz="0" w:space="0" w:color="auto"/>
            <w:bottom w:val="none" w:sz="0" w:space="0" w:color="auto"/>
            <w:right w:val="none" w:sz="0" w:space="0" w:color="auto"/>
          </w:divBdr>
        </w:div>
        <w:div w:id="1897473534">
          <w:marLeft w:val="0"/>
          <w:marRight w:val="0"/>
          <w:marTop w:val="0"/>
          <w:marBottom w:val="0"/>
          <w:divBdr>
            <w:top w:val="none" w:sz="0" w:space="0" w:color="auto"/>
            <w:left w:val="none" w:sz="0" w:space="0" w:color="auto"/>
            <w:bottom w:val="none" w:sz="0" w:space="0" w:color="auto"/>
            <w:right w:val="none" w:sz="0" w:space="0" w:color="auto"/>
          </w:divBdr>
        </w:div>
        <w:div w:id="434061743">
          <w:marLeft w:val="0"/>
          <w:marRight w:val="0"/>
          <w:marTop w:val="0"/>
          <w:marBottom w:val="0"/>
          <w:divBdr>
            <w:top w:val="none" w:sz="0" w:space="0" w:color="auto"/>
            <w:left w:val="none" w:sz="0" w:space="0" w:color="auto"/>
            <w:bottom w:val="none" w:sz="0" w:space="0" w:color="auto"/>
            <w:right w:val="none" w:sz="0" w:space="0" w:color="auto"/>
          </w:divBdr>
        </w:div>
        <w:div w:id="2099518247">
          <w:marLeft w:val="0"/>
          <w:marRight w:val="0"/>
          <w:marTop w:val="0"/>
          <w:marBottom w:val="0"/>
          <w:divBdr>
            <w:top w:val="none" w:sz="0" w:space="0" w:color="auto"/>
            <w:left w:val="none" w:sz="0" w:space="0" w:color="auto"/>
            <w:bottom w:val="none" w:sz="0" w:space="0" w:color="auto"/>
            <w:right w:val="none" w:sz="0" w:space="0" w:color="auto"/>
          </w:divBdr>
        </w:div>
        <w:div w:id="710762157">
          <w:marLeft w:val="0"/>
          <w:marRight w:val="0"/>
          <w:marTop w:val="0"/>
          <w:marBottom w:val="0"/>
          <w:divBdr>
            <w:top w:val="none" w:sz="0" w:space="0" w:color="auto"/>
            <w:left w:val="none" w:sz="0" w:space="0" w:color="auto"/>
            <w:bottom w:val="none" w:sz="0" w:space="0" w:color="auto"/>
            <w:right w:val="none" w:sz="0" w:space="0" w:color="auto"/>
          </w:divBdr>
        </w:div>
        <w:div w:id="1068380316">
          <w:marLeft w:val="0"/>
          <w:marRight w:val="0"/>
          <w:marTop w:val="0"/>
          <w:marBottom w:val="0"/>
          <w:divBdr>
            <w:top w:val="none" w:sz="0" w:space="0" w:color="auto"/>
            <w:left w:val="none" w:sz="0" w:space="0" w:color="auto"/>
            <w:bottom w:val="none" w:sz="0" w:space="0" w:color="auto"/>
            <w:right w:val="none" w:sz="0" w:space="0" w:color="auto"/>
          </w:divBdr>
        </w:div>
        <w:div w:id="1949968738">
          <w:marLeft w:val="0"/>
          <w:marRight w:val="0"/>
          <w:marTop w:val="0"/>
          <w:marBottom w:val="0"/>
          <w:divBdr>
            <w:top w:val="none" w:sz="0" w:space="0" w:color="auto"/>
            <w:left w:val="none" w:sz="0" w:space="0" w:color="auto"/>
            <w:bottom w:val="none" w:sz="0" w:space="0" w:color="auto"/>
            <w:right w:val="none" w:sz="0" w:space="0" w:color="auto"/>
          </w:divBdr>
        </w:div>
        <w:div w:id="828256233">
          <w:marLeft w:val="0"/>
          <w:marRight w:val="0"/>
          <w:marTop w:val="0"/>
          <w:marBottom w:val="0"/>
          <w:divBdr>
            <w:top w:val="none" w:sz="0" w:space="0" w:color="auto"/>
            <w:left w:val="none" w:sz="0" w:space="0" w:color="auto"/>
            <w:bottom w:val="none" w:sz="0" w:space="0" w:color="auto"/>
            <w:right w:val="none" w:sz="0" w:space="0" w:color="auto"/>
          </w:divBdr>
        </w:div>
        <w:div w:id="198324494">
          <w:marLeft w:val="0"/>
          <w:marRight w:val="0"/>
          <w:marTop w:val="0"/>
          <w:marBottom w:val="0"/>
          <w:divBdr>
            <w:top w:val="none" w:sz="0" w:space="0" w:color="auto"/>
            <w:left w:val="none" w:sz="0" w:space="0" w:color="auto"/>
            <w:bottom w:val="none" w:sz="0" w:space="0" w:color="auto"/>
            <w:right w:val="none" w:sz="0" w:space="0" w:color="auto"/>
          </w:divBdr>
        </w:div>
        <w:div w:id="2077361291">
          <w:marLeft w:val="0"/>
          <w:marRight w:val="0"/>
          <w:marTop w:val="0"/>
          <w:marBottom w:val="0"/>
          <w:divBdr>
            <w:top w:val="none" w:sz="0" w:space="0" w:color="auto"/>
            <w:left w:val="none" w:sz="0" w:space="0" w:color="auto"/>
            <w:bottom w:val="none" w:sz="0" w:space="0" w:color="auto"/>
            <w:right w:val="none" w:sz="0" w:space="0" w:color="auto"/>
          </w:divBdr>
        </w:div>
        <w:div w:id="1164276295">
          <w:marLeft w:val="0"/>
          <w:marRight w:val="0"/>
          <w:marTop w:val="0"/>
          <w:marBottom w:val="0"/>
          <w:divBdr>
            <w:top w:val="none" w:sz="0" w:space="0" w:color="auto"/>
            <w:left w:val="none" w:sz="0" w:space="0" w:color="auto"/>
            <w:bottom w:val="none" w:sz="0" w:space="0" w:color="auto"/>
            <w:right w:val="none" w:sz="0" w:space="0" w:color="auto"/>
          </w:divBdr>
        </w:div>
        <w:div w:id="667174923">
          <w:marLeft w:val="0"/>
          <w:marRight w:val="0"/>
          <w:marTop w:val="0"/>
          <w:marBottom w:val="0"/>
          <w:divBdr>
            <w:top w:val="none" w:sz="0" w:space="0" w:color="auto"/>
            <w:left w:val="none" w:sz="0" w:space="0" w:color="auto"/>
            <w:bottom w:val="none" w:sz="0" w:space="0" w:color="auto"/>
            <w:right w:val="none" w:sz="0" w:space="0" w:color="auto"/>
          </w:divBdr>
        </w:div>
        <w:div w:id="1873424078">
          <w:marLeft w:val="0"/>
          <w:marRight w:val="0"/>
          <w:marTop w:val="0"/>
          <w:marBottom w:val="0"/>
          <w:divBdr>
            <w:top w:val="none" w:sz="0" w:space="0" w:color="auto"/>
            <w:left w:val="none" w:sz="0" w:space="0" w:color="auto"/>
            <w:bottom w:val="none" w:sz="0" w:space="0" w:color="auto"/>
            <w:right w:val="none" w:sz="0" w:space="0" w:color="auto"/>
          </w:divBdr>
        </w:div>
        <w:div w:id="454370840">
          <w:marLeft w:val="0"/>
          <w:marRight w:val="0"/>
          <w:marTop w:val="0"/>
          <w:marBottom w:val="0"/>
          <w:divBdr>
            <w:top w:val="none" w:sz="0" w:space="0" w:color="auto"/>
            <w:left w:val="none" w:sz="0" w:space="0" w:color="auto"/>
            <w:bottom w:val="none" w:sz="0" w:space="0" w:color="auto"/>
            <w:right w:val="none" w:sz="0" w:space="0" w:color="auto"/>
          </w:divBdr>
        </w:div>
        <w:div w:id="2019770028">
          <w:marLeft w:val="0"/>
          <w:marRight w:val="0"/>
          <w:marTop w:val="0"/>
          <w:marBottom w:val="0"/>
          <w:divBdr>
            <w:top w:val="none" w:sz="0" w:space="0" w:color="auto"/>
            <w:left w:val="none" w:sz="0" w:space="0" w:color="auto"/>
            <w:bottom w:val="none" w:sz="0" w:space="0" w:color="auto"/>
            <w:right w:val="none" w:sz="0" w:space="0" w:color="auto"/>
          </w:divBdr>
        </w:div>
        <w:div w:id="1923298333">
          <w:marLeft w:val="0"/>
          <w:marRight w:val="0"/>
          <w:marTop w:val="0"/>
          <w:marBottom w:val="0"/>
          <w:divBdr>
            <w:top w:val="none" w:sz="0" w:space="0" w:color="auto"/>
            <w:left w:val="none" w:sz="0" w:space="0" w:color="auto"/>
            <w:bottom w:val="none" w:sz="0" w:space="0" w:color="auto"/>
            <w:right w:val="none" w:sz="0" w:space="0" w:color="auto"/>
          </w:divBdr>
        </w:div>
        <w:div w:id="1708529436">
          <w:marLeft w:val="0"/>
          <w:marRight w:val="0"/>
          <w:marTop w:val="0"/>
          <w:marBottom w:val="0"/>
          <w:divBdr>
            <w:top w:val="none" w:sz="0" w:space="0" w:color="auto"/>
            <w:left w:val="none" w:sz="0" w:space="0" w:color="auto"/>
            <w:bottom w:val="none" w:sz="0" w:space="0" w:color="auto"/>
            <w:right w:val="none" w:sz="0" w:space="0" w:color="auto"/>
          </w:divBdr>
        </w:div>
        <w:div w:id="741221195">
          <w:marLeft w:val="0"/>
          <w:marRight w:val="0"/>
          <w:marTop w:val="0"/>
          <w:marBottom w:val="0"/>
          <w:divBdr>
            <w:top w:val="none" w:sz="0" w:space="0" w:color="auto"/>
            <w:left w:val="none" w:sz="0" w:space="0" w:color="auto"/>
            <w:bottom w:val="none" w:sz="0" w:space="0" w:color="auto"/>
            <w:right w:val="none" w:sz="0" w:space="0" w:color="auto"/>
          </w:divBdr>
        </w:div>
        <w:div w:id="32115130">
          <w:marLeft w:val="0"/>
          <w:marRight w:val="0"/>
          <w:marTop w:val="0"/>
          <w:marBottom w:val="0"/>
          <w:divBdr>
            <w:top w:val="none" w:sz="0" w:space="0" w:color="auto"/>
            <w:left w:val="none" w:sz="0" w:space="0" w:color="auto"/>
            <w:bottom w:val="none" w:sz="0" w:space="0" w:color="auto"/>
            <w:right w:val="none" w:sz="0" w:space="0" w:color="auto"/>
          </w:divBdr>
        </w:div>
        <w:div w:id="966164190">
          <w:marLeft w:val="0"/>
          <w:marRight w:val="0"/>
          <w:marTop w:val="0"/>
          <w:marBottom w:val="0"/>
          <w:divBdr>
            <w:top w:val="none" w:sz="0" w:space="0" w:color="auto"/>
            <w:left w:val="none" w:sz="0" w:space="0" w:color="auto"/>
            <w:bottom w:val="none" w:sz="0" w:space="0" w:color="auto"/>
            <w:right w:val="none" w:sz="0" w:space="0" w:color="auto"/>
          </w:divBdr>
        </w:div>
        <w:div w:id="1122384865">
          <w:marLeft w:val="0"/>
          <w:marRight w:val="0"/>
          <w:marTop w:val="0"/>
          <w:marBottom w:val="0"/>
          <w:divBdr>
            <w:top w:val="none" w:sz="0" w:space="0" w:color="auto"/>
            <w:left w:val="none" w:sz="0" w:space="0" w:color="auto"/>
            <w:bottom w:val="none" w:sz="0" w:space="0" w:color="auto"/>
            <w:right w:val="none" w:sz="0" w:space="0" w:color="auto"/>
          </w:divBdr>
        </w:div>
        <w:div w:id="972830913">
          <w:marLeft w:val="0"/>
          <w:marRight w:val="0"/>
          <w:marTop w:val="0"/>
          <w:marBottom w:val="0"/>
          <w:divBdr>
            <w:top w:val="none" w:sz="0" w:space="0" w:color="auto"/>
            <w:left w:val="none" w:sz="0" w:space="0" w:color="auto"/>
            <w:bottom w:val="none" w:sz="0" w:space="0" w:color="auto"/>
            <w:right w:val="none" w:sz="0" w:space="0" w:color="auto"/>
          </w:divBdr>
        </w:div>
        <w:div w:id="1663971549">
          <w:marLeft w:val="0"/>
          <w:marRight w:val="0"/>
          <w:marTop w:val="0"/>
          <w:marBottom w:val="0"/>
          <w:divBdr>
            <w:top w:val="none" w:sz="0" w:space="0" w:color="auto"/>
            <w:left w:val="none" w:sz="0" w:space="0" w:color="auto"/>
            <w:bottom w:val="none" w:sz="0" w:space="0" w:color="auto"/>
            <w:right w:val="none" w:sz="0" w:space="0" w:color="auto"/>
          </w:divBdr>
        </w:div>
        <w:div w:id="726102977">
          <w:marLeft w:val="0"/>
          <w:marRight w:val="0"/>
          <w:marTop w:val="0"/>
          <w:marBottom w:val="0"/>
          <w:divBdr>
            <w:top w:val="none" w:sz="0" w:space="0" w:color="auto"/>
            <w:left w:val="none" w:sz="0" w:space="0" w:color="auto"/>
            <w:bottom w:val="none" w:sz="0" w:space="0" w:color="auto"/>
            <w:right w:val="none" w:sz="0" w:space="0" w:color="auto"/>
          </w:divBdr>
        </w:div>
        <w:div w:id="1267883144">
          <w:marLeft w:val="0"/>
          <w:marRight w:val="0"/>
          <w:marTop w:val="0"/>
          <w:marBottom w:val="0"/>
          <w:divBdr>
            <w:top w:val="none" w:sz="0" w:space="0" w:color="auto"/>
            <w:left w:val="none" w:sz="0" w:space="0" w:color="auto"/>
            <w:bottom w:val="none" w:sz="0" w:space="0" w:color="auto"/>
            <w:right w:val="none" w:sz="0" w:space="0" w:color="auto"/>
          </w:divBdr>
        </w:div>
        <w:div w:id="1780875359">
          <w:marLeft w:val="0"/>
          <w:marRight w:val="0"/>
          <w:marTop w:val="0"/>
          <w:marBottom w:val="0"/>
          <w:divBdr>
            <w:top w:val="none" w:sz="0" w:space="0" w:color="auto"/>
            <w:left w:val="none" w:sz="0" w:space="0" w:color="auto"/>
            <w:bottom w:val="none" w:sz="0" w:space="0" w:color="auto"/>
            <w:right w:val="none" w:sz="0" w:space="0" w:color="auto"/>
          </w:divBdr>
        </w:div>
        <w:div w:id="1246456316">
          <w:marLeft w:val="0"/>
          <w:marRight w:val="0"/>
          <w:marTop w:val="0"/>
          <w:marBottom w:val="0"/>
          <w:divBdr>
            <w:top w:val="none" w:sz="0" w:space="0" w:color="auto"/>
            <w:left w:val="none" w:sz="0" w:space="0" w:color="auto"/>
            <w:bottom w:val="none" w:sz="0" w:space="0" w:color="auto"/>
            <w:right w:val="none" w:sz="0" w:space="0" w:color="auto"/>
          </w:divBdr>
        </w:div>
        <w:div w:id="91584951">
          <w:marLeft w:val="0"/>
          <w:marRight w:val="0"/>
          <w:marTop w:val="0"/>
          <w:marBottom w:val="0"/>
          <w:divBdr>
            <w:top w:val="none" w:sz="0" w:space="0" w:color="auto"/>
            <w:left w:val="none" w:sz="0" w:space="0" w:color="auto"/>
            <w:bottom w:val="none" w:sz="0" w:space="0" w:color="auto"/>
            <w:right w:val="none" w:sz="0" w:space="0" w:color="auto"/>
          </w:divBdr>
        </w:div>
        <w:div w:id="541484821">
          <w:marLeft w:val="0"/>
          <w:marRight w:val="0"/>
          <w:marTop w:val="0"/>
          <w:marBottom w:val="0"/>
          <w:divBdr>
            <w:top w:val="none" w:sz="0" w:space="0" w:color="auto"/>
            <w:left w:val="none" w:sz="0" w:space="0" w:color="auto"/>
            <w:bottom w:val="none" w:sz="0" w:space="0" w:color="auto"/>
            <w:right w:val="none" w:sz="0" w:space="0" w:color="auto"/>
          </w:divBdr>
        </w:div>
        <w:div w:id="1076509712">
          <w:marLeft w:val="0"/>
          <w:marRight w:val="0"/>
          <w:marTop w:val="0"/>
          <w:marBottom w:val="0"/>
          <w:divBdr>
            <w:top w:val="none" w:sz="0" w:space="0" w:color="auto"/>
            <w:left w:val="none" w:sz="0" w:space="0" w:color="auto"/>
            <w:bottom w:val="none" w:sz="0" w:space="0" w:color="auto"/>
            <w:right w:val="none" w:sz="0" w:space="0" w:color="auto"/>
          </w:divBdr>
        </w:div>
        <w:div w:id="1379430866">
          <w:marLeft w:val="0"/>
          <w:marRight w:val="0"/>
          <w:marTop w:val="0"/>
          <w:marBottom w:val="0"/>
          <w:divBdr>
            <w:top w:val="none" w:sz="0" w:space="0" w:color="auto"/>
            <w:left w:val="none" w:sz="0" w:space="0" w:color="auto"/>
            <w:bottom w:val="none" w:sz="0" w:space="0" w:color="auto"/>
            <w:right w:val="none" w:sz="0" w:space="0" w:color="auto"/>
          </w:divBdr>
        </w:div>
        <w:div w:id="1076324156">
          <w:marLeft w:val="0"/>
          <w:marRight w:val="0"/>
          <w:marTop w:val="0"/>
          <w:marBottom w:val="0"/>
          <w:divBdr>
            <w:top w:val="none" w:sz="0" w:space="0" w:color="auto"/>
            <w:left w:val="none" w:sz="0" w:space="0" w:color="auto"/>
            <w:bottom w:val="none" w:sz="0" w:space="0" w:color="auto"/>
            <w:right w:val="none" w:sz="0" w:space="0" w:color="auto"/>
          </w:divBdr>
        </w:div>
        <w:div w:id="2142724599">
          <w:marLeft w:val="0"/>
          <w:marRight w:val="0"/>
          <w:marTop w:val="0"/>
          <w:marBottom w:val="0"/>
          <w:divBdr>
            <w:top w:val="none" w:sz="0" w:space="0" w:color="auto"/>
            <w:left w:val="none" w:sz="0" w:space="0" w:color="auto"/>
            <w:bottom w:val="none" w:sz="0" w:space="0" w:color="auto"/>
            <w:right w:val="none" w:sz="0" w:space="0" w:color="auto"/>
          </w:divBdr>
        </w:div>
        <w:div w:id="1441294275">
          <w:marLeft w:val="0"/>
          <w:marRight w:val="0"/>
          <w:marTop w:val="0"/>
          <w:marBottom w:val="0"/>
          <w:divBdr>
            <w:top w:val="none" w:sz="0" w:space="0" w:color="auto"/>
            <w:left w:val="none" w:sz="0" w:space="0" w:color="auto"/>
            <w:bottom w:val="none" w:sz="0" w:space="0" w:color="auto"/>
            <w:right w:val="none" w:sz="0" w:space="0" w:color="auto"/>
          </w:divBdr>
        </w:div>
        <w:div w:id="1045955453">
          <w:marLeft w:val="0"/>
          <w:marRight w:val="0"/>
          <w:marTop w:val="0"/>
          <w:marBottom w:val="0"/>
          <w:divBdr>
            <w:top w:val="none" w:sz="0" w:space="0" w:color="auto"/>
            <w:left w:val="none" w:sz="0" w:space="0" w:color="auto"/>
            <w:bottom w:val="none" w:sz="0" w:space="0" w:color="auto"/>
            <w:right w:val="none" w:sz="0" w:space="0" w:color="auto"/>
          </w:divBdr>
        </w:div>
        <w:div w:id="1824543462">
          <w:marLeft w:val="0"/>
          <w:marRight w:val="0"/>
          <w:marTop w:val="0"/>
          <w:marBottom w:val="0"/>
          <w:divBdr>
            <w:top w:val="none" w:sz="0" w:space="0" w:color="auto"/>
            <w:left w:val="none" w:sz="0" w:space="0" w:color="auto"/>
            <w:bottom w:val="none" w:sz="0" w:space="0" w:color="auto"/>
            <w:right w:val="none" w:sz="0" w:space="0" w:color="auto"/>
          </w:divBdr>
        </w:div>
        <w:div w:id="1592279489">
          <w:marLeft w:val="0"/>
          <w:marRight w:val="0"/>
          <w:marTop w:val="0"/>
          <w:marBottom w:val="0"/>
          <w:divBdr>
            <w:top w:val="none" w:sz="0" w:space="0" w:color="auto"/>
            <w:left w:val="none" w:sz="0" w:space="0" w:color="auto"/>
            <w:bottom w:val="none" w:sz="0" w:space="0" w:color="auto"/>
            <w:right w:val="none" w:sz="0" w:space="0" w:color="auto"/>
          </w:divBdr>
        </w:div>
        <w:div w:id="467238619">
          <w:marLeft w:val="0"/>
          <w:marRight w:val="0"/>
          <w:marTop w:val="0"/>
          <w:marBottom w:val="0"/>
          <w:divBdr>
            <w:top w:val="none" w:sz="0" w:space="0" w:color="auto"/>
            <w:left w:val="none" w:sz="0" w:space="0" w:color="auto"/>
            <w:bottom w:val="none" w:sz="0" w:space="0" w:color="auto"/>
            <w:right w:val="none" w:sz="0" w:space="0" w:color="auto"/>
          </w:divBdr>
        </w:div>
        <w:div w:id="1356275189">
          <w:marLeft w:val="0"/>
          <w:marRight w:val="0"/>
          <w:marTop w:val="0"/>
          <w:marBottom w:val="0"/>
          <w:divBdr>
            <w:top w:val="none" w:sz="0" w:space="0" w:color="auto"/>
            <w:left w:val="none" w:sz="0" w:space="0" w:color="auto"/>
            <w:bottom w:val="none" w:sz="0" w:space="0" w:color="auto"/>
            <w:right w:val="none" w:sz="0" w:space="0" w:color="auto"/>
          </w:divBdr>
        </w:div>
        <w:div w:id="1199388653">
          <w:marLeft w:val="0"/>
          <w:marRight w:val="0"/>
          <w:marTop w:val="0"/>
          <w:marBottom w:val="0"/>
          <w:divBdr>
            <w:top w:val="none" w:sz="0" w:space="0" w:color="auto"/>
            <w:left w:val="none" w:sz="0" w:space="0" w:color="auto"/>
            <w:bottom w:val="none" w:sz="0" w:space="0" w:color="auto"/>
            <w:right w:val="none" w:sz="0" w:space="0" w:color="auto"/>
          </w:divBdr>
        </w:div>
        <w:div w:id="591596668">
          <w:marLeft w:val="0"/>
          <w:marRight w:val="0"/>
          <w:marTop w:val="0"/>
          <w:marBottom w:val="0"/>
          <w:divBdr>
            <w:top w:val="none" w:sz="0" w:space="0" w:color="auto"/>
            <w:left w:val="none" w:sz="0" w:space="0" w:color="auto"/>
            <w:bottom w:val="none" w:sz="0" w:space="0" w:color="auto"/>
            <w:right w:val="none" w:sz="0" w:space="0" w:color="auto"/>
          </w:divBdr>
        </w:div>
        <w:div w:id="2078168869">
          <w:marLeft w:val="0"/>
          <w:marRight w:val="0"/>
          <w:marTop w:val="0"/>
          <w:marBottom w:val="0"/>
          <w:divBdr>
            <w:top w:val="none" w:sz="0" w:space="0" w:color="auto"/>
            <w:left w:val="none" w:sz="0" w:space="0" w:color="auto"/>
            <w:bottom w:val="none" w:sz="0" w:space="0" w:color="auto"/>
            <w:right w:val="none" w:sz="0" w:space="0" w:color="auto"/>
          </w:divBdr>
        </w:div>
        <w:div w:id="1413430876">
          <w:marLeft w:val="0"/>
          <w:marRight w:val="0"/>
          <w:marTop w:val="0"/>
          <w:marBottom w:val="0"/>
          <w:divBdr>
            <w:top w:val="none" w:sz="0" w:space="0" w:color="auto"/>
            <w:left w:val="none" w:sz="0" w:space="0" w:color="auto"/>
            <w:bottom w:val="none" w:sz="0" w:space="0" w:color="auto"/>
            <w:right w:val="none" w:sz="0" w:space="0" w:color="auto"/>
          </w:divBdr>
        </w:div>
        <w:div w:id="1960526383">
          <w:marLeft w:val="0"/>
          <w:marRight w:val="0"/>
          <w:marTop w:val="0"/>
          <w:marBottom w:val="0"/>
          <w:divBdr>
            <w:top w:val="none" w:sz="0" w:space="0" w:color="auto"/>
            <w:left w:val="none" w:sz="0" w:space="0" w:color="auto"/>
            <w:bottom w:val="none" w:sz="0" w:space="0" w:color="auto"/>
            <w:right w:val="none" w:sz="0" w:space="0" w:color="auto"/>
          </w:divBdr>
        </w:div>
        <w:div w:id="337536141">
          <w:marLeft w:val="0"/>
          <w:marRight w:val="0"/>
          <w:marTop w:val="0"/>
          <w:marBottom w:val="0"/>
          <w:divBdr>
            <w:top w:val="none" w:sz="0" w:space="0" w:color="auto"/>
            <w:left w:val="none" w:sz="0" w:space="0" w:color="auto"/>
            <w:bottom w:val="none" w:sz="0" w:space="0" w:color="auto"/>
            <w:right w:val="none" w:sz="0" w:space="0" w:color="auto"/>
          </w:divBdr>
        </w:div>
        <w:div w:id="611133219">
          <w:marLeft w:val="0"/>
          <w:marRight w:val="0"/>
          <w:marTop w:val="0"/>
          <w:marBottom w:val="0"/>
          <w:divBdr>
            <w:top w:val="none" w:sz="0" w:space="0" w:color="auto"/>
            <w:left w:val="none" w:sz="0" w:space="0" w:color="auto"/>
            <w:bottom w:val="none" w:sz="0" w:space="0" w:color="auto"/>
            <w:right w:val="none" w:sz="0" w:space="0" w:color="auto"/>
          </w:divBdr>
        </w:div>
        <w:div w:id="16472234">
          <w:marLeft w:val="0"/>
          <w:marRight w:val="0"/>
          <w:marTop w:val="0"/>
          <w:marBottom w:val="0"/>
          <w:divBdr>
            <w:top w:val="none" w:sz="0" w:space="0" w:color="auto"/>
            <w:left w:val="none" w:sz="0" w:space="0" w:color="auto"/>
            <w:bottom w:val="none" w:sz="0" w:space="0" w:color="auto"/>
            <w:right w:val="none" w:sz="0" w:space="0" w:color="auto"/>
          </w:divBdr>
        </w:div>
        <w:div w:id="628825555">
          <w:marLeft w:val="0"/>
          <w:marRight w:val="0"/>
          <w:marTop w:val="0"/>
          <w:marBottom w:val="0"/>
          <w:divBdr>
            <w:top w:val="none" w:sz="0" w:space="0" w:color="auto"/>
            <w:left w:val="none" w:sz="0" w:space="0" w:color="auto"/>
            <w:bottom w:val="none" w:sz="0" w:space="0" w:color="auto"/>
            <w:right w:val="none" w:sz="0" w:space="0" w:color="auto"/>
          </w:divBdr>
        </w:div>
        <w:div w:id="760301019">
          <w:marLeft w:val="0"/>
          <w:marRight w:val="0"/>
          <w:marTop w:val="0"/>
          <w:marBottom w:val="0"/>
          <w:divBdr>
            <w:top w:val="none" w:sz="0" w:space="0" w:color="auto"/>
            <w:left w:val="none" w:sz="0" w:space="0" w:color="auto"/>
            <w:bottom w:val="none" w:sz="0" w:space="0" w:color="auto"/>
            <w:right w:val="none" w:sz="0" w:space="0" w:color="auto"/>
          </w:divBdr>
        </w:div>
        <w:div w:id="105080281">
          <w:marLeft w:val="0"/>
          <w:marRight w:val="0"/>
          <w:marTop w:val="0"/>
          <w:marBottom w:val="0"/>
          <w:divBdr>
            <w:top w:val="none" w:sz="0" w:space="0" w:color="auto"/>
            <w:left w:val="none" w:sz="0" w:space="0" w:color="auto"/>
            <w:bottom w:val="none" w:sz="0" w:space="0" w:color="auto"/>
            <w:right w:val="none" w:sz="0" w:space="0" w:color="auto"/>
          </w:divBdr>
        </w:div>
        <w:div w:id="1567915662">
          <w:marLeft w:val="0"/>
          <w:marRight w:val="0"/>
          <w:marTop w:val="0"/>
          <w:marBottom w:val="0"/>
          <w:divBdr>
            <w:top w:val="none" w:sz="0" w:space="0" w:color="auto"/>
            <w:left w:val="none" w:sz="0" w:space="0" w:color="auto"/>
            <w:bottom w:val="none" w:sz="0" w:space="0" w:color="auto"/>
            <w:right w:val="none" w:sz="0" w:space="0" w:color="auto"/>
          </w:divBdr>
        </w:div>
        <w:div w:id="809899819">
          <w:marLeft w:val="0"/>
          <w:marRight w:val="0"/>
          <w:marTop w:val="0"/>
          <w:marBottom w:val="0"/>
          <w:divBdr>
            <w:top w:val="none" w:sz="0" w:space="0" w:color="auto"/>
            <w:left w:val="none" w:sz="0" w:space="0" w:color="auto"/>
            <w:bottom w:val="none" w:sz="0" w:space="0" w:color="auto"/>
            <w:right w:val="none" w:sz="0" w:space="0" w:color="auto"/>
          </w:divBdr>
        </w:div>
        <w:div w:id="1582791718">
          <w:marLeft w:val="0"/>
          <w:marRight w:val="0"/>
          <w:marTop w:val="0"/>
          <w:marBottom w:val="0"/>
          <w:divBdr>
            <w:top w:val="none" w:sz="0" w:space="0" w:color="auto"/>
            <w:left w:val="none" w:sz="0" w:space="0" w:color="auto"/>
            <w:bottom w:val="none" w:sz="0" w:space="0" w:color="auto"/>
            <w:right w:val="none" w:sz="0" w:space="0" w:color="auto"/>
          </w:divBdr>
        </w:div>
        <w:div w:id="1757092452">
          <w:marLeft w:val="0"/>
          <w:marRight w:val="0"/>
          <w:marTop w:val="0"/>
          <w:marBottom w:val="0"/>
          <w:divBdr>
            <w:top w:val="none" w:sz="0" w:space="0" w:color="auto"/>
            <w:left w:val="none" w:sz="0" w:space="0" w:color="auto"/>
            <w:bottom w:val="none" w:sz="0" w:space="0" w:color="auto"/>
            <w:right w:val="none" w:sz="0" w:space="0" w:color="auto"/>
          </w:divBdr>
        </w:div>
        <w:div w:id="1867281430">
          <w:marLeft w:val="0"/>
          <w:marRight w:val="0"/>
          <w:marTop w:val="0"/>
          <w:marBottom w:val="0"/>
          <w:divBdr>
            <w:top w:val="none" w:sz="0" w:space="0" w:color="auto"/>
            <w:left w:val="none" w:sz="0" w:space="0" w:color="auto"/>
            <w:bottom w:val="none" w:sz="0" w:space="0" w:color="auto"/>
            <w:right w:val="none" w:sz="0" w:space="0" w:color="auto"/>
          </w:divBdr>
        </w:div>
        <w:div w:id="609819043">
          <w:marLeft w:val="0"/>
          <w:marRight w:val="0"/>
          <w:marTop w:val="0"/>
          <w:marBottom w:val="0"/>
          <w:divBdr>
            <w:top w:val="none" w:sz="0" w:space="0" w:color="auto"/>
            <w:left w:val="none" w:sz="0" w:space="0" w:color="auto"/>
            <w:bottom w:val="none" w:sz="0" w:space="0" w:color="auto"/>
            <w:right w:val="none" w:sz="0" w:space="0" w:color="auto"/>
          </w:divBdr>
        </w:div>
        <w:div w:id="139809750">
          <w:marLeft w:val="0"/>
          <w:marRight w:val="0"/>
          <w:marTop w:val="0"/>
          <w:marBottom w:val="0"/>
          <w:divBdr>
            <w:top w:val="none" w:sz="0" w:space="0" w:color="auto"/>
            <w:left w:val="none" w:sz="0" w:space="0" w:color="auto"/>
            <w:bottom w:val="none" w:sz="0" w:space="0" w:color="auto"/>
            <w:right w:val="none" w:sz="0" w:space="0" w:color="auto"/>
          </w:divBdr>
        </w:div>
        <w:div w:id="1535196172">
          <w:marLeft w:val="0"/>
          <w:marRight w:val="0"/>
          <w:marTop w:val="0"/>
          <w:marBottom w:val="0"/>
          <w:divBdr>
            <w:top w:val="none" w:sz="0" w:space="0" w:color="auto"/>
            <w:left w:val="none" w:sz="0" w:space="0" w:color="auto"/>
            <w:bottom w:val="none" w:sz="0" w:space="0" w:color="auto"/>
            <w:right w:val="none" w:sz="0" w:space="0" w:color="auto"/>
          </w:divBdr>
        </w:div>
        <w:div w:id="1102336947">
          <w:marLeft w:val="0"/>
          <w:marRight w:val="0"/>
          <w:marTop w:val="0"/>
          <w:marBottom w:val="0"/>
          <w:divBdr>
            <w:top w:val="none" w:sz="0" w:space="0" w:color="auto"/>
            <w:left w:val="none" w:sz="0" w:space="0" w:color="auto"/>
            <w:bottom w:val="none" w:sz="0" w:space="0" w:color="auto"/>
            <w:right w:val="none" w:sz="0" w:space="0" w:color="auto"/>
          </w:divBdr>
        </w:div>
        <w:div w:id="372703377">
          <w:marLeft w:val="0"/>
          <w:marRight w:val="0"/>
          <w:marTop w:val="0"/>
          <w:marBottom w:val="0"/>
          <w:divBdr>
            <w:top w:val="none" w:sz="0" w:space="0" w:color="auto"/>
            <w:left w:val="none" w:sz="0" w:space="0" w:color="auto"/>
            <w:bottom w:val="none" w:sz="0" w:space="0" w:color="auto"/>
            <w:right w:val="none" w:sz="0" w:space="0" w:color="auto"/>
          </w:divBdr>
        </w:div>
        <w:div w:id="1183742060">
          <w:marLeft w:val="0"/>
          <w:marRight w:val="0"/>
          <w:marTop w:val="0"/>
          <w:marBottom w:val="0"/>
          <w:divBdr>
            <w:top w:val="none" w:sz="0" w:space="0" w:color="auto"/>
            <w:left w:val="none" w:sz="0" w:space="0" w:color="auto"/>
            <w:bottom w:val="none" w:sz="0" w:space="0" w:color="auto"/>
            <w:right w:val="none" w:sz="0" w:space="0" w:color="auto"/>
          </w:divBdr>
        </w:div>
        <w:div w:id="1947273324">
          <w:marLeft w:val="0"/>
          <w:marRight w:val="0"/>
          <w:marTop w:val="0"/>
          <w:marBottom w:val="0"/>
          <w:divBdr>
            <w:top w:val="none" w:sz="0" w:space="0" w:color="auto"/>
            <w:left w:val="none" w:sz="0" w:space="0" w:color="auto"/>
            <w:bottom w:val="none" w:sz="0" w:space="0" w:color="auto"/>
            <w:right w:val="none" w:sz="0" w:space="0" w:color="auto"/>
          </w:divBdr>
        </w:div>
        <w:div w:id="605041651">
          <w:marLeft w:val="0"/>
          <w:marRight w:val="0"/>
          <w:marTop w:val="0"/>
          <w:marBottom w:val="0"/>
          <w:divBdr>
            <w:top w:val="none" w:sz="0" w:space="0" w:color="auto"/>
            <w:left w:val="none" w:sz="0" w:space="0" w:color="auto"/>
            <w:bottom w:val="none" w:sz="0" w:space="0" w:color="auto"/>
            <w:right w:val="none" w:sz="0" w:space="0" w:color="auto"/>
          </w:divBdr>
        </w:div>
        <w:div w:id="247538490">
          <w:marLeft w:val="0"/>
          <w:marRight w:val="0"/>
          <w:marTop w:val="0"/>
          <w:marBottom w:val="0"/>
          <w:divBdr>
            <w:top w:val="none" w:sz="0" w:space="0" w:color="auto"/>
            <w:left w:val="none" w:sz="0" w:space="0" w:color="auto"/>
            <w:bottom w:val="none" w:sz="0" w:space="0" w:color="auto"/>
            <w:right w:val="none" w:sz="0" w:space="0" w:color="auto"/>
          </w:divBdr>
        </w:div>
        <w:div w:id="2036998097">
          <w:marLeft w:val="0"/>
          <w:marRight w:val="0"/>
          <w:marTop w:val="0"/>
          <w:marBottom w:val="0"/>
          <w:divBdr>
            <w:top w:val="none" w:sz="0" w:space="0" w:color="auto"/>
            <w:left w:val="none" w:sz="0" w:space="0" w:color="auto"/>
            <w:bottom w:val="none" w:sz="0" w:space="0" w:color="auto"/>
            <w:right w:val="none" w:sz="0" w:space="0" w:color="auto"/>
          </w:divBdr>
        </w:div>
        <w:div w:id="595788713">
          <w:marLeft w:val="0"/>
          <w:marRight w:val="0"/>
          <w:marTop w:val="0"/>
          <w:marBottom w:val="0"/>
          <w:divBdr>
            <w:top w:val="none" w:sz="0" w:space="0" w:color="auto"/>
            <w:left w:val="none" w:sz="0" w:space="0" w:color="auto"/>
            <w:bottom w:val="none" w:sz="0" w:space="0" w:color="auto"/>
            <w:right w:val="none" w:sz="0" w:space="0" w:color="auto"/>
          </w:divBdr>
        </w:div>
        <w:div w:id="1623072152">
          <w:marLeft w:val="0"/>
          <w:marRight w:val="0"/>
          <w:marTop w:val="0"/>
          <w:marBottom w:val="0"/>
          <w:divBdr>
            <w:top w:val="none" w:sz="0" w:space="0" w:color="auto"/>
            <w:left w:val="none" w:sz="0" w:space="0" w:color="auto"/>
            <w:bottom w:val="none" w:sz="0" w:space="0" w:color="auto"/>
            <w:right w:val="none" w:sz="0" w:space="0" w:color="auto"/>
          </w:divBdr>
        </w:div>
        <w:div w:id="1443720173">
          <w:marLeft w:val="0"/>
          <w:marRight w:val="0"/>
          <w:marTop w:val="0"/>
          <w:marBottom w:val="0"/>
          <w:divBdr>
            <w:top w:val="none" w:sz="0" w:space="0" w:color="auto"/>
            <w:left w:val="none" w:sz="0" w:space="0" w:color="auto"/>
            <w:bottom w:val="none" w:sz="0" w:space="0" w:color="auto"/>
            <w:right w:val="none" w:sz="0" w:space="0" w:color="auto"/>
          </w:divBdr>
        </w:div>
        <w:div w:id="466312928">
          <w:marLeft w:val="0"/>
          <w:marRight w:val="0"/>
          <w:marTop w:val="0"/>
          <w:marBottom w:val="0"/>
          <w:divBdr>
            <w:top w:val="none" w:sz="0" w:space="0" w:color="auto"/>
            <w:left w:val="none" w:sz="0" w:space="0" w:color="auto"/>
            <w:bottom w:val="none" w:sz="0" w:space="0" w:color="auto"/>
            <w:right w:val="none" w:sz="0" w:space="0" w:color="auto"/>
          </w:divBdr>
        </w:div>
        <w:div w:id="1624994557">
          <w:marLeft w:val="0"/>
          <w:marRight w:val="0"/>
          <w:marTop w:val="0"/>
          <w:marBottom w:val="0"/>
          <w:divBdr>
            <w:top w:val="none" w:sz="0" w:space="0" w:color="auto"/>
            <w:left w:val="none" w:sz="0" w:space="0" w:color="auto"/>
            <w:bottom w:val="none" w:sz="0" w:space="0" w:color="auto"/>
            <w:right w:val="none" w:sz="0" w:space="0" w:color="auto"/>
          </w:divBdr>
        </w:div>
        <w:div w:id="1819347968">
          <w:marLeft w:val="0"/>
          <w:marRight w:val="0"/>
          <w:marTop w:val="0"/>
          <w:marBottom w:val="0"/>
          <w:divBdr>
            <w:top w:val="none" w:sz="0" w:space="0" w:color="auto"/>
            <w:left w:val="none" w:sz="0" w:space="0" w:color="auto"/>
            <w:bottom w:val="none" w:sz="0" w:space="0" w:color="auto"/>
            <w:right w:val="none" w:sz="0" w:space="0" w:color="auto"/>
          </w:divBdr>
        </w:div>
        <w:div w:id="1585841645">
          <w:marLeft w:val="0"/>
          <w:marRight w:val="0"/>
          <w:marTop w:val="0"/>
          <w:marBottom w:val="0"/>
          <w:divBdr>
            <w:top w:val="none" w:sz="0" w:space="0" w:color="auto"/>
            <w:left w:val="none" w:sz="0" w:space="0" w:color="auto"/>
            <w:bottom w:val="none" w:sz="0" w:space="0" w:color="auto"/>
            <w:right w:val="none" w:sz="0" w:space="0" w:color="auto"/>
          </w:divBdr>
        </w:div>
        <w:div w:id="1861620553">
          <w:marLeft w:val="0"/>
          <w:marRight w:val="0"/>
          <w:marTop w:val="0"/>
          <w:marBottom w:val="0"/>
          <w:divBdr>
            <w:top w:val="none" w:sz="0" w:space="0" w:color="auto"/>
            <w:left w:val="none" w:sz="0" w:space="0" w:color="auto"/>
            <w:bottom w:val="none" w:sz="0" w:space="0" w:color="auto"/>
            <w:right w:val="none" w:sz="0" w:space="0" w:color="auto"/>
          </w:divBdr>
        </w:div>
        <w:div w:id="1540390547">
          <w:marLeft w:val="0"/>
          <w:marRight w:val="0"/>
          <w:marTop w:val="0"/>
          <w:marBottom w:val="0"/>
          <w:divBdr>
            <w:top w:val="none" w:sz="0" w:space="0" w:color="auto"/>
            <w:left w:val="none" w:sz="0" w:space="0" w:color="auto"/>
            <w:bottom w:val="none" w:sz="0" w:space="0" w:color="auto"/>
            <w:right w:val="none" w:sz="0" w:space="0" w:color="auto"/>
          </w:divBdr>
        </w:div>
        <w:div w:id="196161120">
          <w:marLeft w:val="0"/>
          <w:marRight w:val="0"/>
          <w:marTop w:val="0"/>
          <w:marBottom w:val="0"/>
          <w:divBdr>
            <w:top w:val="none" w:sz="0" w:space="0" w:color="auto"/>
            <w:left w:val="none" w:sz="0" w:space="0" w:color="auto"/>
            <w:bottom w:val="none" w:sz="0" w:space="0" w:color="auto"/>
            <w:right w:val="none" w:sz="0" w:space="0" w:color="auto"/>
          </w:divBdr>
        </w:div>
        <w:div w:id="889461633">
          <w:marLeft w:val="0"/>
          <w:marRight w:val="0"/>
          <w:marTop w:val="0"/>
          <w:marBottom w:val="0"/>
          <w:divBdr>
            <w:top w:val="none" w:sz="0" w:space="0" w:color="auto"/>
            <w:left w:val="none" w:sz="0" w:space="0" w:color="auto"/>
            <w:bottom w:val="none" w:sz="0" w:space="0" w:color="auto"/>
            <w:right w:val="none" w:sz="0" w:space="0" w:color="auto"/>
          </w:divBdr>
        </w:div>
        <w:div w:id="878860546">
          <w:marLeft w:val="0"/>
          <w:marRight w:val="0"/>
          <w:marTop w:val="0"/>
          <w:marBottom w:val="0"/>
          <w:divBdr>
            <w:top w:val="none" w:sz="0" w:space="0" w:color="auto"/>
            <w:left w:val="none" w:sz="0" w:space="0" w:color="auto"/>
            <w:bottom w:val="none" w:sz="0" w:space="0" w:color="auto"/>
            <w:right w:val="none" w:sz="0" w:space="0" w:color="auto"/>
          </w:divBdr>
        </w:div>
        <w:div w:id="1094085215">
          <w:marLeft w:val="0"/>
          <w:marRight w:val="0"/>
          <w:marTop w:val="0"/>
          <w:marBottom w:val="0"/>
          <w:divBdr>
            <w:top w:val="none" w:sz="0" w:space="0" w:color="auto"/>
            <w:left w:val="none" w:sz="0" w:space="0" w:color="auto"/>
            <w:bottom w:val="none" w:sz="0" w:space="0" w:color="auto"/>
            <w:right w:val="none" w:sz="0" w:space="0" w:color="auto"/>
          </w:divBdr>
        </w:div>
        <w:div w:id="1683895322">
          <w:marLeft w:val="0"/>
          <w:marRight w:val="0"/>
          <w:marTop w:val="0"/>
          <w:marBottom w:val="0"/>
          <w:divBdr>
            <w:top w:val="none" w:sz="0" w:space="0" w:color="auto"/>
            <w:left w:val="none" w:sz="0" w:space="0" w:color="auto"/>
            <w:bottom w:val="none" w:sz="0" w:space="0" w:color="auto"/>
            <w:right w:val="none" w:sz="0" w:space="0" w:color="auto"/>
          </w:divBdr>
        </w:div>
        <w:div w:id="1701856871">
          <w:marLeft w:val="0"/>
          <w:marRight w:val="0"/>
          <w:marTop w:val="0"/>
          <w:marBottom w:val="0"/>
          <w:divBdr>
            <w:top w:val="none" w:sz="0" w:space="0" w:color="auto"/>
            <w:left w:val="none" w:sz="0" w:space="0" w:color="auto"/>
            <w:bottom w:val="none" w:sz="0" w:space="0" w:color="auto"/>
            <w:right w:val="none" w:sz="0" w:space="0" w:color="auto"/>
          </w:divBdr>
        </w:div>
        <w:div w:id="1885018911">
          <w:marLeft w:val="0"/>
          <w:marRight w:val="0"/>
          <w:marTop w:val="0"/>
          <w:marBottom w:val="0"/>
          <w:divBdr>
            <w:top w:val="none" w:sz="0" w:space="0" w:color="auto"/>
            <w:left w:val="none" w:sz="0" w:space="0" w:color="auto"/>
            <w:bottom w:val="none" w:sz="0" w:space="0" w:color="auto"/>
            <w:right w:val="none" w:sz="0" w:space="0" w:color="auto"/>
          </w:divBdr>
        </w:div>
        <w:div w:id="2712192">
          <w:marLeft w:val="0"/>
          <w:marRight w:val="0"/>
          <w:marTop w:val="0"/>
          <w:marBottom w:val="0"/>
          <w:divBdr>
            <w:top w:val="none" w:sz="0" w:space="0" w:color="auto"/>
            <w:left w:val="none" w:sz="0" w:space="0" w:color="auto"/>
            <w:bottom w:val="none" w:sz="0" w:space="0" w:color="auto"/>
            <w:right w:val="none" w:sz="0" w:space="0" w:color="auto"/>
          </w:divBdr>
        </w:div>
        <w:div w:id="1634167588">
          <w:marLeft w:val="0"/>
          <w:marRight w:val="0"/>
          <w:marTop w:val="0"/>
          <w:marBottom w:val="0"/>
          <w:divBdr>
            <w:top w:val="none" w:sz="0" w:space="0" w:color="auto"/>
            <w:left w:val="none" w:sz="0" w:space="0" w:color="auto"/>
            <w:bottom w:val="none" w:sz="0" w:space="0" w:color="auto"/>
            <w:right w:val="none" w:sz="0" w:space="0" w:color="auto"/>
          </w:divBdr>
        </w:div>
        <w:div w:id="1506897800">
          <w:marLeft w:val="0"/>
          <w:marRight w:val="0"/>
          <w:marTop w:val="0"/>
          <w:marBottom w:val="0"/>
          <w:divBdr>
            <w:top w:val="none" w:sz="0" w:space="0" w:color="auto"/>
            <w:left w:val="none" w:sz="0" w:space="0" w:color="auto"/>
            <w:bottom w:val="none" w:sz="0" w:space="0" w:color="auto"/>
            <w:right w:val="none" w:sz="0" w:space="0" w:color="auto"/>
          </w:divBdr>
        </w:div>
        <w:div w:id="1440643812">
          <w:marLeft w:val="0"/>
          <w:marRight w:val="0"/>
          <w:marTop w:val="0"/>
          <w:marBottom w:val="0"/>
          <w:divBdr>
            <w:top w:val="none" w:sz="0" w:space="0" w:color="auto"/>
            <w:left w:val="none" w:sz="0" w:space="0" w:color="auto"/>
            <w:bottom w:val="none" w:sz="0" w:space="0" w:color="auto"/>
            <w:right w:val="none" w:sz="0" w:space="0" w:color="auto"/>
          </w:divBdr>
        </w:div>
        <w:div w:id="407968402">
          <w:marLeft w:val="0"/>
          <w:marRight w:val="0"/>
          <w:marTop w:val="0"/>
          <w:marBottom w:val="0"/>
          <w:divBdr>
            <w:top w:val="none" w:sz="0" w:space="0" w:color="auto"/>
            <w:left w:val="none" w:sz="0" w:space="0" w:color="auto"/>
            <w:bottom w:val="none" w:sz="0" w:space="0" w:color="auto"/>
            <w:right w:val="none" w:sz="0" w:space="0" w:color="auto"/>
          </w:divBdr>
        </w:div>
        <w:div w:id="1720208850">
          <w:marLeft w:val="0"/>
          <w:marRight w:val="0"/>
          <w:marTop w:val="0"/>
          <w:marBottom w:val="0"/>
          <w:divBdr>
            <w:top w:val="none" w:sz="0" w:space="0" w:color="auto"/>
            <w:left w:val="none" w:sz="0" w:space="0" w:color="auto"/>
            <w:bottom w:val="none" w:sz="0" w:space="0" w:color="auto"/>
            <w:right w:val="none" w:sz="0" w:space="0" w:color="auto"/>
          </w:divBdr>
        </w:div>
        <w:div w:id="212233427">
          <w:marLeft w:val="0"/>
          <w:marRight w:val="0"/>
          <w:marTop w:val="0"/>
          <w:marBottom w:val="0"/>
          <w:divBdr>
            <w:top w:val="none" w:sz="0" w:space="0" w:color="auto"/>
            <w:left w:val="none" w:sz="0" w:space="0" w:color="auto"/>
            <w:bottom w:val="none" w:sz="0" w:space="0" w:color="auto"/>
            <w:right w:val="none" w:sz="0" w:space="0" w:color="auto"/>
          </w:divBdr>
        </w:div>
        <w:div w:id="257299305">
          <w:marLeft w:val="0"/>
          <w:marRight w:val="0"/>
          <w:marTop w:val="0"/>
          <w:marBottom w:val="0"/>
          <w:divBdr>
            <w:top w:val="none" w:sz="0" w:space="0" w:color="auto"/>
            <w:left w:val="none" w:sz="0" w:space="0" w:color="auto"/>
            <w:bottom w:val="none" w:sz="0" w:space="0" w:color="auto"/>
            <w:right w:val="none" w:sz="0" w:space="0" w:color="auto"/>
          </w:divBdr>
        </w:div>
        <w:div w:id="542912290">
          <w:marLeft w:val="0"/>
          <w:marRight w:val="0"/>
          <w:marTop w:val="0"/>
          <w:marBottom w:val="0"/>
          <w:divBdr>
            <w:top w:val="none" w:sz="0" w:space="0" w:color="auto"/>
            <w:left w:val="none" w:sz="0" w:space="0" w:color="auto"/>
            <w:bottom w:val="none" w:sz="0" w:space="0" w:color="auto"/>
            <w:right w:val="none" w:sz="0" w:space="0" w:color="auto"/>
          </w:divBdr>
        </w:div>
        <w:div w:id="840582306">
          <w:marLeft w:val="0"/>
          <w:marRight w:val="0"/>
          <w:marTop w:val="0"/>
          <w:marBottom w:val="0"/>
          <w:divBdr>
            <w:top w:val="none" w:sz="0" w:space="0" w:color="auto"/>
            <w:left w:val="none" w:sz="0" w:space="0" w:color="auto"/>
            <w:bottom w:val="none" w:sz="0" w:space="0" w:color="auto"/>
            <w:right w:val="none" w:sz="0" w:space="0" w:color="auto"/>
          </w:divBdr>
        </w:div>
        <w:div w:id="244923797">
          <w:marLeft w:val="0"/>
          <w:marRight w:val="0"/>
          <w:marTop w:val="0"/>
          <w:marBottom w:val="0"/>
          <w:divBdr>
            <w:top w:val="none" w:sz="0" w:space="0" w:color="auto"/>
            <w:left w:val="none" w:sz="0" w:space="0" w:color="auto"/>
            <w:bottom w:val="none" w:sz="0" w:space="0" w:color="auto"/>
            <w:right w:val="none" w:sz="0" w:space="0" w:color="auto"/>
          </w:divBdr>
        </w:div>
        <w:div w:id="377750180">
          <w:marLeft w:val="0"/>
          <w:marRight w:val="0"/>
          <w:marTop w:val="0"/>
          <w:marBottom w:val="0"/>
          <w:divBdr>
            <w:top w:val="none" w:sz="0" w:space="0" w:color="auto"/>
            <w:left w:val="none" w:sz="0" w:space="0" w:color="auto"/>
            <w:bottom w:val="none" w:sz="0" w:space="0" w:color="auto"/>
            <w:right w:val="none" w:sz="0" w:space="0" w:color="auto"/>
          </w:divBdr>
        </w:div>
        <w:div w:id="1271744218">
          <w:marLeft w:val="0"/>
          <w:marRight w:val="0"/>
          <w:marTop w:val="0"/>
          <w:marBottom w:val="0"/>
          <w:divBdr>
            <w:top w:val="none" w:sz="0" w:space="0" w:color="auto"/>
            <w:left w:val="none" w:sz="0" w:space="0" w:color="auto"/>
            <w:bottom w:val="none" w:sz="0" w:space="0" w:color="auto"/>
            <w:right w:val="none" w:sz="0" w:space="0" w:color="auto"/>
          </w:divBdr>
        </w:div>
        <w:div w:id="702168559">
          <w:marLeft w:val="0"/>
          <w:marRight w:val="0"/>
          <w:marTop w:val="0"/>
          <w:marBottom w:val="0"/>
          <w:divBdr>
            <w:top w:val="none" w:sz="0" w:space="0" w:color="auto"/>
            <w:left w:val="none" w:sz="0" w:space="0" w:color="auto"/>
            <w:bottom w:val="none" w:sz="0" w:space="0" w:color="auto"/>
            <w:right w:val="none" w:sz="0" w:space="0" w:color="auto"/>
          </w:divBdr>
        </w:div>
        <w:div w:id="122161816">
          <w:marLeft w:val="0"/>
          <w:marRight w:val="0"/>
          <w:marTop w:val="0"/>
          <w:marBottom w:val="0"/>
          <w:divBdr>
            <w:top w:val="none" w:sz="0" w:space="0" w:color="auto"/>
            <w:left w:val="none" w:sz="0" w:space="0" w:color="auto"/>
            <w:bottom w:val="none" w:sz="0" w:space="0" w:color="auto"/>
            <w:right w:val="none" w:sz="0" w:space="0" w:color="auto"/>
          </w:divBdr>
        </w:div>
        <w:div w:id="1987007839">
          <w:marLeft w:val="0"/>
          <w:marRight w:val="0"/>
          <w:marTop w:val="0"/>
          <w:marBottom w:val="0"/>
          <w:divBdr>
            <w:top w:val="none" w:sz="0" w:space="0" w:color="auto"/>
            <w:left w:val="none" w:sz="0" w:space="0" w:color="auto"/>
            <w:bottom w:val="none" w:sz="0" w:space="0" w:color="auto"/>
            <w:right w:val="none" w:sz="0" w:space="0" w:color="auto"/>
          </w:divBdr>
        </w:div>
        <w:div w:id="935404940">
          <w:marLeft w:val="0"/>
          <w:marRight w:val="0"/>
          <w:marTop w:val="0"/>
          <w:marBottom w:val="0"/>
          <w:divBdr>
            <w:top w:val="none" w:sz="0" w:space="0" w:color="auto"/>
            <w:left w:val="none" w:sz="0" w:space="0" w:color="auto"/>
            <w:bottom w:val="none" w:sz="0" w:space="0" w:color="auto"/>
            <w:right w:val="none" w:sz="0" w:space="0" w:color="auto"/>
          </w:divBdr>
        </w:div>
        <w:div w:id="1814176825">
          <w:marLeft w:val="0"/>
          <w:marRight w:val="0"/>
          <w:marTop w:val="0"/>
          <w:marBottom w:val="0"/>
          <w:divBdr>
            <w:top w:val="none" w:sz="0" w:space="0" w:color="auto"/>
            <w:left w:val="none" w:sz="0" w:space="0" w:color="auto"/>
            <w:bottom w:val="none" w:sz="0" w:space="0" w:color="auto"/>
            <w:right w:val="none" w:sz="0" w:space="0" w:color="auto"/>
          </w:divBdr>
        </w:div>
        <w:div w:id="765881418">
          <w:marLeft w:val="0"/>
          <w:marRight w:val="0"/>
          <w:marTop w:val="0"/>
          <w:marBottom w:val="0"/>
          <w:divBdr>
            <w:top w:val="none" w:sz="0" w:space="0" w:color="auto"/>
            <w:left w:val="none" w:sz="0" w:space="0" w:color="auto"/>
            <w:bottom w:val="none" w:sz="0" w:space="0" w:color="auto"/>
            <w:right w:val="none" w:sz="0" w:space="0" w:color="auto"/>
          </w:divBdr>
        </w:div>
        <w:div w:id="96873178">
          <w:marLeft w:val="0"/>
          <w:marRight w:val="0"/>
          <w:marTop w:val="0"/>
          <w:marBottom w:val="0"/>
          <w:divBdr>
            <w:top w:val="none" w:sz="0" w:space="0" w:color="auto"/>
            <w:left w:val="none" w:sz="0" w:space="0" w:color="auto"/>
            <w:bottom w:val="none" w:sz="0" w:space="0" w:color="auto"/>
            <w:right w:val="none" w:sz="0" w:space="0" w:color="auto"/>
          </w:divBdr>
        </w:div>
        <w:div w:id="308676095">
          <w:marLeft w:val="0"/>
          <w:marRight w:val="0"/>
          <w:marTop w:val="0"/>
          <w:marBottom w:val="0"/>
          <w:divBdr>
            <w:top w:val="none" w:sz="0" w:space="0" w:color="auto"/>
            <w:left w:val="none" w:sz="0" w:space="0" w:color="auto"/>
            <w:bottom w:val="none" w:sz="0" w:space="0" w:color="auto"/>
            <w:right w:val="none" w:sz="0" w:space="0" w:color="auto"/>
          </w:divBdr>
        </w:div>
        <w:div w:id="2118792164">
          <w:marLeft w:val="0"/>
          <w:marRight w:val="0"/>
          <w:marTop w:val="0"/>
          <w:marBottom w:val="0"/>
          <w:divBdr>
            <w:top w:val="none" w:sz="0" w:space="0" w:color="auto"/>
            <w:left w:val="none" w:sz="0" w:space="0" w:color="auto"/>
            <w:bottom w:val="none" w:sz="0" w:space="0" w:color="auto"/>
            <w:right w:val="none" w:sz="0" w:space="0" w:color="auto"/>
          </w:divBdr>
        </w:div>
        <w:div w:id="1202742392">
          <w:marLeft w:val="0"/>
          <w:marRight w:val="0"/>
          <w:marTop w:val="0"/>
          <w:marBottom w:val="0"/>
          <w:divBdr>
            <w:top w:val="none" w:sz="0" w:space="0" w:color="auto"/>
            <w:left w:val="none" w:sz="0" w:space="0" w:color="auto"/>
            <w:bottom w:val="none" w:sz="0" w:space="0" w:color="auto"/>
            <w:right w:val="none" w:sz="0" w:space="0" w:color="auto"/>
          </w:divBdr>
        </w:div>
        <w:div w:id="1685744167">
          <w:marLeft w:val="0"/>
          <w:marRight w:val="0"/>
          <w:marTop w:val="0"/>
          <w:marBottom w:val="0"/>
          <w:divBdr>
            <w:top w:val="none" w:sz="0" w:space="0" w:color="auto"/>
            <w:left w:val="none" w:sz="0" w:space="0" w:color="auto"/>
            <w:bottom w:val="none" w:sz="0" w:space="0" w:color="auto"/>
            <w:right w:val="none" w:sz="0" w:space="0" w:color="auto"/>
          </w:divBdr>
        </w:div>
        <w:div w:id="2079013595">
          <w:marLeft w:val="0"/>
          <w:marRight w:val="0"/>
          <w:marTop w:val="0"/>
          <w:marBottom w:val="0"/>
          <w:divBdr>
            <w:top w:val="none" w:sz="0" w:space="0" w:color="auto"/>
            <w:left w:val="none" w:sz="0" w:space="0" w:color="auto"/>
            <w:bottom w:val="none" w:sz="0" w:space="0" w:color="auto"/>
            <w:right w:val="none" w:sz="0" w:space="0" w:color="auto"/>
          </w:divBdr>
        </w:div>
        <w:div w:id="103353889">
          <w:marLeft w:val="0"/>
          <w:marRight w:val="0"/>
          <w:marTop w:val="0"/>
          <w:marBottom w:val="0"/>
          <w:divBdr>
            <w:top w:val="none" w:sz="0" w:space="0" w:color="auto"/>
            <w:left w:val="none" w:sz="0" w:space="0" w:color="auto"/>
            <w:bottom w:val="none" w:sz="0" w:space="0" w:color="auto"/>
            <w:right w:val="none" w:sz="0" w:space="0" w:color="auto"/>
          </w:divBdr>
        </w:div>
        <w:div w:id="469371471">
          <w:marLeft w:val="0"/>
          <w:marRight w:val="0"/>
          <w:marTop w:val="0"/>
          <w:marBottom w:val="0"/>
          <w:divBdr>
            <w:top w:val="none" w:sz="0" w:space="0" w:color="auto"/>
            <w:left w:val="none" w:sz="0" w:space="0" w:color="auto"/>
            <w:bottom w:val="none" w:sz="0" w:space="0" w:color="auto"/>
            <w:right w:val="none" w:sz="0" w:space="0" w:color="auto"/>
          </w:divBdr>
        </w:div>
        <w:div w:id="1898393015">
          <w:marLeft w:val="0"/>
          <w:marRight w:val="0"/>
          <w:marTop w:val="0"/>
          <w:marBottom w:val="0"/>
          <w:divBdr>
            <w:top w:val="none" w:sz="0" w:space="0" w:color="auto"/>
            <w:left w:val="none" w:sz="0" w:space="0" w:color="auto"/>
            <w:bottom w:val="none" w:sz="0" w:space="0" w:color="auto"/>
            <w:right w:val="none" w:sz="0" w:space="0" w:color="auto"/>
          </w:divBdr>
        </w:div>
        <w:div w:id="1752316479">
          <w:marLeft w:val="0"/>
          <w:marRight w:val="0"/>
          <w:marTop w:val="0"/>
          <w:marBottom w:val="0"/>
          <w:divBdr>
            <w:top w:val="none" w:sz="0" w:space="0" w:color="auto"/>
            <w:left w:val="none" w:sz="0" w:space="0" w:color="auto"/>
            <w:bottom w:val="none" w:sz="0" w:space="0" w:color="auto"/>
            <w:right w:val="none" w:sz="0" w:space="0" w:color="auto"/>
          </w:divBdr>
        </w:div>
        <w:div w:id="365063918">
          <w:marLeft w:val="0"/>
          <w:marRight w:val="0"/>
          <w:marTop w:val="0"/>
          <w:marBottom w:val="0"/>
          <w:divBdr>
            <w:top w:val="none" w:sz="0" w:space="0" w:color="auto"/>
            <w:left w:val="none" w:sz="0" w:space="0" w:color="auto"/>
            <w:bottom w:val="none" w:sz="0" w:space="0" w:color="auto"/>
            <w:right w:val="none" w:sz="0" w:space="0" w:color="auto"/>
          </w:divBdr>
        </w:div>
        <w:div w:id="1088036325">
          <w:marLeft w:val="0"/>
          <w:marRight w:val="0"/>
          <w:marTop w:val="0"/>
          <w:marBottom w:val="0"/>
          <w:divBdr>
            <w:top w:val="none" w:sz="0" w:space="0" w:color="auto"/>
            <w:left w:val="none" w:sz="0" w:space="0" w:color="auto"/>
            <w:bottom w:val="none" w:sz="0" w:space="0" w:color="auto"/>
            <w:right w:val="none" w:sz="0" w:space="0" w:color="auto"/>
          </w:divBdr>
        </w:div>
        <w:div w:id="1718312006">
          <w:marLeft w:val="0"/>
          <w:marRight w:val="0"/>
          <w:marTop w:val="0"/>
          <w:marBottom w:val="0"/>
          <w:divBdr>
            <w:top w:val="none" w:sz="0" w:space="0" w:color="auto"/>
            <w:left w:val="none" w:sz="0" w:space="0" w:color="auto"/>
            <w:bottom w:val="none" w:sz="0" w:space="0" w:color="auto"/>
            <w:right w:val="none" w:sz="0" w:space="0" w:color="auto"/>
          </w:divBdr>
        </w:div>
        <w:div w:id="387068809">
          <w:marLeft w:val="0"/>
          <w:marRight w:val="0"/>
          <w:marTop w:val="0"/>
          <w:marBottom w:val="0"/>
          <w:divBdr>
            <w:top w:val="none" w:sz="0" w:space="0" w:color="auto"/>
            <w:left w:val="none" w:sz="0" w:space="0" w:color="auto"/>
            <w:bottom w:val="none" w:sz="0" w:space="0" w:color="auto"/>
            <w:right w:val="none" w:sz="0" w:space="0" w:color="auto"/>
          </w:divBdr>
        </w:div>
        <w:div w:id="369381337">
          <w:marLeft w:val="0"/>
          <w:marRight w:val="0"/>
          <w:marTop w:val="0"/>
          <w:marBottom w:val="0"/>
          <w:divBdr>
            <w:top w:val="none" w:sz="0" w:space="0" w:color="auto"/>
            <w:left w:val="none" w:sz="0" w:space="0" w:color="auto"/>
            <w:bottom w:val="none" w:sz="0" w:space="0" w:color="auto"/>
            <w:right w:val="none" w:sz="0" w:space="0" w:color="auto"/>
          </w:divBdr>
        </w:div>
        <w:div w:id="1528173922">
          <w:marLeft w:val="0"/>
          <w:marRight w:val="0"/>
          <w:marTop w:val="0"/>
          <w:marBottom w:val="0"/>
          <w:divBdr>
            <w:top w:val="none" w:sz="0" w:space="0" w:color="auto"/>
            <w:left w:val="none" w:sz="0" w:space="0" w:color="auto"/>
            <w:bottom w:val="none" w:sz="0" w:space="0" w:color="auto"/>
            <w:right w:val="none" w:sz="0" w:space="0" w:color="auto"/>
          </w:divBdr>
        </w:div>
        <w:div w:id="1476408100">
          <w:marLeft w:val="0"/>
          <w:marRight w:val="0"/>
          <w:marTop w:val="0"/>
          <w:marBottom w:val="0"/>
          <w:divBdr>
            <w:top w:val="none" w:sz="0" w:space="0" w:color="auto"/>
            <w:left w:val="none" w:sz="0" w:space="0" w:color="auto"/>
            <w:bottom w:val="none" w:sz="0" w:space="0" w:color="auto"/>
            <w:right w:val="none" w:sz="0" w:space="0" w:color="auto"/>
          </w:divBdr>
        </w:div>
        <w:div w:id="297538649">
          <w:marLeft w:val="0"/>
          <w:marRight w:val="0"/>
          <w:marTop w:val="0"/>
          <w:marBottom w:val="0"/>
          <w:divBdr>
            <w:top w:val="none" w:sz="0" w:space="0" w:color="auto"/>
            <w:left w:val="none" w:sz="0" w:space="0" w:color="auto"/>
            <w:bottom w:val="none" w:sz="0" w:space="0" w:color="auto"/>
            <w:right w:val="none" w:sz="0" w:space="0" w:color="auto"/>
          </w:divBdr>
        </w:div>
        <w:div w:id="555122133">
          <w:marLeft w:val="0"/>
          <w:marRight w:val="0"/>
          <w:marTop w:val="0"/>
          <w:marBottom w:val="0"/>
          <w:divBdr>
            <w:top w:val="none" w:sz="0" w:space="0" w:color="auto"/>
            <w:left w:val="none" w:sz="0" w:space="0" w:color="auto"/>
            <w:bottom w:val="none" w:sz="0" w:space="0" w:color="auto"/>
            <w:right w:val="none" w:sz="0" w:space="0" w:color="auto"/>
          </w:divBdr>
        </w:div>
        <w:div w:id="268509145">
          <w:marLeft w:val="0"/>
          <w:marRight w:val="0"/>
          <w:marTop w:val="0"/>
          <w:marBottom w:val="0"/>
          <w:divBdr>
            <w:top w:val="none" w:sz="0" w:space="0" w:color="auto"/>
            <w:left w:val="none" w:sz="0" w:space="0" w:color="auto"/>
            <w:bottom w:val="none" w:sz="0" w:space="0" w:color="auto"/>
            <w:right w:val="none" w:sz="0" w:space="0" w:color="auto"/>
          </w:divBdr>
        </w:div>
        <w:div w:id="1506749843">
          <w:marLeft w:val="0"/>
          <w:marRight w:val="0"/>
          <w:marTop w:val="0"/>
          <w:marBottom w:val="0"/>
          <w:divBdr>
            <w:top w:val="none" w:sz="0" w:space="0" w:color="auto"/>
            <w:left w:val="none" w:sz="0" w:space="0" w:color="auto"/>
            <w:bottom w:val="none" w:sz="0" w:space="0" w:color="auto"/>
            <w:right w:val="none" w:sz="0" w:space="0" w:color="auto"/>
          </w:divBdr>
        </w:div>
        <w:div w:id="46539718">
          <w:marLeft w:val="0"/>
          <w:marRight w:val="0"/>
          <w:marTop w:val="0"/>
          <w:marBottom w:val="0"/>
          <w:divBdr>
            <w:top w:val="none" w:sz="0" w:space="0" w:color="auto"/>
            <w:left w:val="none" w:sz="0" w:space="0" w:color="auto"/>
            <w:bottom w:val="none" w:sz="0" w:space="0" w:color="auto"/>
            <w:right w:val="none" w:sz="0" w:space="0" w:color="auto"/>
          </w:divBdr>
        </w:div>
        <w:div w:id="2053848122">
          <w:marLeft w:val="0"/>
          <w:marRight w:val="0"/>
          <w:marTop w:val="0"/>
          <w:marBottom w:val="0"/>
          <w:divBdr>
            <w:top w:val="none" w:sz="0" w:space="0" w:color="auto"/>
            <w:left w:val="none" w:sz="0" w:space="0" w:color="auto"/>
            <w:bottom w:val="none" w:sz="0" w:space="0" w:color="auto"/>
            <w:right w:val="none" w:sz="0" w:space="0" w:color="auto"/>
          </w:divBdr>
        </w:div>
        <w:div w:id="258218592">
          <w:marLeft w:val="0"/>
          <w:marRight w:val="0"/>
          <w:marTop w:val="0"/>
          <w:marBottom w:val="0"/>
          <w:divBdr>
            <w:top w:val="none" w:sz="0" w:space="0" w:color="auto"/>
            <w:left w:val="none" w:sz="0" w:space="0" w:color="auto"/>
            <w:bottom w:val="none" w:sz="0" w:space="0" w:color="auto"/>
            <w:right w:val="none" w:sz="0" w:space="0" w:color="auto"/>
          </w:divBdr>
        </w:div>
        <w:div w:id="1551304929">
          <w:marLeft w:val="0"/>
          <w:marRight w:val="0"/>
          <w:marTop w:val="0"/>
          <w:marBottom w:val="0"/>
          <w:divBdr>
            <w:top w:val="none" w:sz="0" w:space="0" w:color="auto"/>
            <w:left w:val="none" w:sz="0" w:space="0" w:color="auto"/>
            <w:bottom w:val="none" w:sz="0" w:space="0" w:color="auto"/>
            <w:right w:val="none" w:sz="0" w:space="0" w:color="auto"/>
          </w:divBdr>
        </w:div>
        <w:div w:id="513344617">
          <w:marLeft w:val="0"/>
          <w:marRight w:val="0"/>
          <w:marTop w:val="0"/>
          <w:marBottom w:val="0"/>
          <w:divBdr>
            <w:top w:val="none" w:sz="0" w:space="0" w:color="auto"/>
            <w:left w:val="none" w:sz="0" w:space="0" w:color="auto"/>
            <w:bottom w:val="none" w:sz="0" w:space="0" w:color="auto"/>
            <w:right w:val="none" w:sz="0" w:space="0" w:color="auto"/>
          </w:divBdr>
        </w:div>
        <w:div w:id="1030687275">
          <w:marLeft w:val="0"/>
          <w:marRight w:val="0"/>
          <w:marTop w:val="0"/>
          <w:marBottom w:val="0"/>
          <w:divBdr>
            <w:top w:val="none" w:sz="0" w:space="0" w:color="auto"/>
            <w:left w:val="none" w:sz="0" w:space="0" w:color="auto"/>
            <w:bottom w:val="none" w:sz="0" w:space="0" w:color="auto"/>
            <w:right w:val="none" w:sz="0" w:space="0" w:color="auto"/>
          </w:divBdr>
        </w:div>
        <w:div w:id="740493285">
          <w:marLeft w:val="0"/>
          <w:marRight w:val="0"/>
          <w:marTop w:val="0"/>
          <w:marBottom w:val="0"/>
          <w:divBdr>
            <w:top w:val="none" w:sz="0" w:space="0" w:color="auto"/>
            <w:left w:val="none" w:sz="0" w:space="0" w:color="auto"/>
            <w:bottom w:val="none" w:sz="0" w:space="0" w:color="auto"/>
            <w:right w:val="none" w:sz="0" w:space="0" w:color="auto"/>
          </w:divBdr>
        </w:div>
      </w:divsChild>
    </w:div>
    <w:div w:id="1704789814">
      <w:bodyDiv w:val="1"/>
      <w:marLeft w:val="0"/>
      <w:marRight w:val="0"/>
      <w:marTop w:val="0"/>
      <w:marBottom w:val="0"/>
      <w:divBdr>
        <w:top w:val="none" w:sz="0" w:space="0" w:color="auto"/>
        <w:left w:val="none" w:sz="0" w:space="0" w:color="auto"/>
        <w:bottom w:val="none" w:sz="0" w:space="0" w:color="auto"/>
        <w:right w:val="none" w:sz="0" w:space="0" w:color="auto"/>
      </w:divBdr>
    </w:div>
    <w:div w:id="1717512520">
      <w:bodyDiv w:val="1"/>
      <w:marLeft w:val="0"/>
      <w:marRight w:val="0"/>
      <w:marTop w:val="0"/>
      <w:marBottom w:val="0"/>
      <w:divBdr>
        <w:top w:val="none" w:sz="0" w:space="0" w:color="auto"/>
        <w:left w:val="none" w:sz="0" w:space="0" w:color="auto"/>
        <w:bottom w:val="none" w:sz="0" w:space="0" w:color="auto"/>
        <w:right w:val="none" w:sz="0" w:space="0" w:color="auto"/>
      </w:divBdr>
    </w:div>
    <w:div w:id="1720737895">
      <w:bodyDiv w:val="1"/>
      <w:marLeft w:val="0"/>
      <w:marRight w:val="0"/>
      <w:marTop w:val="0"/>
      <w:marBottom w:val="0"/>
      <w:divBdr>
        <w:top w:val="none" w:sz="0" w:space="0" w:color="auto"/>
        <w:left w:val="none" w:sz="0" w:space="0" w:color="auto"/>
        <w:bottom w:val="none" w:sz="0" w:space="0" w:color="auto"/>
        <w:right w:val="none" w:sz="0" w:space="0" w:color="auto"/>
      </w:divBdr>
    </w:div>
    <w:div w:id="1879854480">
      <w:bodyDiv w:val="1"/>
      <w:marLeft w:val="0"/>
      <w:marRight w:val="0"/>
      <w:marTop w:val="0"/>
      <w:marBottom w:val="0"/>
      <w:divBdr>
        <w:top w:val="none" w:sz="0" w:space="0" w:color="auto"/>
        <w:left w:val="none" w:sz="0" w:space="0" w:color="auto"/>
        <w:bottom w:val="none" w:sz="0" w:space="0" w:color="auto"/>
        <w:right w:val="none" w:sz="0" w:space="0" w:color="auto"/>
      </w:divBdr>
    </w:div>
    <w:div w:id="1929070776">
      <w:bodyDiv w:val="1"/>
      <w:marLeft w:val="0"/>
      <w:marRight w:val="0"/>
      <w:marTop w:val="0"/>
      <w:marBottom w:val="0"/>
      <w:divBdr>
        <w:top w:val="none" w:sz="0" w:space="0" w:color="auto"/>
        <w:left w:val="none" w:sz="0" w:space="0" w:color="auto"/>
        <w:bottom w:val="none" w:sz="0" w:space="0" w:color="auto"/>
        <w:right w:val="none" w:sz="0" w:space="0" w:color="auto"/>
      </w:divBdr>
    </w:div>
    <w:div w:id="1964844784">
      <w:bodyDiv w:val="1"/>
      <w:marLeft w:val="0"/>
      <w:marRight w:val="0"/>
      <w:marTop w:val="0"/>
      <w:marBottom w:val="0"/>
      <w:divBdr>
        <w:top w:val="none" w:sz="0" w:space="0" w:color="auto"/>
        <w:left w:val="none" w:sz="0" w:space="0" w:color="auto"/>
        <w:bottom w:val="none" w:sz="0" w:space="0" w:color="auto"/>
        <w:right w:val="none" w:sz="0" w:space="0" w:color="auto"/>
      </w:divBdr>
    </w:div>
    <w:div w:id="2023974662">
      <w:bodyDiv w:val="1"/>
      <w:marLeft w:val="0"/>
      <w:marRight w:val="0"/>
      <w:marTop w:val="0"/>
      <w:marBottom w:val="0"/>
      <w:divBdr>
        <w:top w:val="none" w:sz="0" w:space="0" w:color="auto"/>
        <w:left w:val="none" w:sz="0" w:space="0" w:color="auto"/>
        <w:bottom w:val="none" w:sz="0" w:space="0" w:color="auto"/>
        <w:right w:val="none" w:sz="0" w:space="0" w:color="auto"/>
      </w:divBdr>
    </w:div>
    <w:div w:id="2028746990">
      <w:bodyDiv w:val="1"/>
      <w:marLeft w:val="0"/>
      <w:marRight w:val="0"/>
      <w:marTop w:val="0"/>
      <w:marBottom w:val="0"/>
      <w:divBdr>
        <w:top w:val="none" w:sz="0" w:space="0" w:color="auto"/>
        <w:left w:val="none" w:sz="0" w:space="0" w:color="auto"/>
        <w:bottom w:val="none" w:sz="0" w:space="0" w:color="auto"/>
        <w:right w:val="none" w:sz="0" w:space="0" w:color="auto"/>
      </w:divBdr>
    </w:div>
    <w:div w:id="2046324999">
      <w:bodyDiv w:val="1"/>
      <w:marLeft w:val="0"/>
      <w:marRight w:val="0"/>
      <w:marTop w:val="0"/>
      <w:marBottom w:val="0"/>
      <w:divBdr>
        <w:top w:val="none" w:sz="0" w:space="0" w:color="auto"/>
        <w:left w:val="none" w:sz="0" w:space="0" w:color="auto"/>
        <w:bottom w:val="none" w:sz="0" w:space="0" w:color="auto"/>
        <w:right w:val="none" w:sz="0" w:space="0" w:color="auto"/>
      </w:divBdr>
      <w:divsChild>
        <w:div w:id="883953806">
          <w:marLeft w:val="0"/>
          <w:marRight w:val="0"/>
          <w:marTop w:val="0"/>
          <w:marBottom w:val="0"/>
          <w:divBdr>
            <w:top w:val="none" w:sz="0" w:space="0" w:color="auto"/>
            <w:left w:val="none" w:sz="0" w:space="0" w:color="auto"/>
            <w:bottom w:val="none" w:sz="0" w:space="0" w:color="auto"/>
            <w:right w:val="none" w:sz="0" w:space="0" w:color="auto"/>
          </w:divBdr>
          <w:divsChild>
            <w:div w:id="216169021">
              <w:marLeft w:val="0"/>
              <w:marRight w:val="0"/>
              <w:marTop w:val="0"/>
              <w:marBottom w:val="0"/>
              <w:divBdr>
                <w:top w:val="none" w:sz="0" w:space="0" w:color="auto"/>
                <w:left w:val="none" w:sz="0" w:space="0" w:color="auto"/>
                <w:bottom w:val="none" w:sz="0" w:space="0" w:color="auto"/>
                <w:right w:val="none" w:sz="0" w:space="0" w:color="auto"/>
              </w:divBdr>
              <w:divsChild>
                <w:div w:id="2007897220">
                  <w:marLeft w:val="0"/>
                  <w:marRight w:val="0"/>
                  <w:marTop w:val="0"/>
                  <w:marBottom w:val="0"/>
                  <w:divBdr>
                    <w:top w:val="none" w:sz="0" w:space="0" w:color="auto"/>
                    <w:left w:val="none" w:sz="0" w:space="0" w:color="auto"/>
                    <w:bottom w:val="none" w:sz="0" w:space="0" w:color="auto"/>
                    <w:right w:val="none" w:sz="0" w:space="0" w:color="auto"/>
                  </w:divBdr>
                  <w:divsChild>
                    <w:div w:id="2089964303">
                      <w:marLeft w:val="0"/>
                      <w:marRight w:val="0"/>
                      <w:marTop w:val="0"/>
                      <w:marBottom w:val="0"/>
                      <w:divBdr>
                        <w:top w:val="none" w:sz="0" w:space="0" w:color="auto"/>
                        <w:left w:val="none" w:sz="0" w:space="0" w:color="auto"/>
                        <w:bottom w:val="none" w:sz="0" w:space="0" w:color="auto"/>
                        <w:right w:val="none" w:sz="0" w:space="0" w:color="auto"/>
                      </w:divBdr>
                      <w:divsChild>
                        <w:div w:id="1919172098">
                          <w:marLeft w:val="0"/>
                          <w:marRight w:val="0"/>
                          <w:marTop w:val="0"/>
                          <w:marBottom w:val="0"/>
                          <w:divBdr>
                            <w:top w:val="none" w:sz="0" w:space="0" w:color="auto"/>
                            <w:left w:val="none" w:sz="0" w:space="0" w:color="auto"/>
                            <w:bottom w:val="none" w:sz="0" w:space="0" w:color="auto"/>
                            <w:right w:val="none" w:sz="0" w:space="0" w:color="auto"/>
                          </w:divBdr>
                        </w:div>
                        <w:div w:id="2098012880">
                          <w:marLeft w:val="0"/>
                          <w:marRight w:val="0"/>
                          <w:marTop w:val="0"/>
                          <w:marBottom w:val="0"/>
                          <w:divBdr>
                            <w:top w:val="none" w:sz="0" w:space="0" w:color="auto"/>
                            <w:left w:val="none" w:sz="0" w:space="0" w:color="auto"/>
                            <w:bottom w:val="none" w:sz="0" w:space="0" w:color="auto"/>
                            <w:right w:val="none" w:sz="0" w:space="0" w:color="auto"/>
                          </w:divBdr>
                          <w:divsChild>
                            <w:div w:id="1658147472">
                              <w:marLeft w:val="0"/>
                              <w:marRight w:val="0"/>
                              <w:marTop w:val="0"/>
                              <w:marBottom w:val="0"/>
                              <w:divBdr>
                                <w:top w:val="none" w:sz="0" w:space="0" w:color="auto"/>
                                <w:left w:val="none" w:sz="0" w:space="0" w:color="auto"/>
                                <w:bottom w:val="none" w:sz="0" w:space="0" w:color="auto"/>
                                <w:right w:val="none" w:sz="0" w:space="0" w:color="auto"/>
                              </w:divBdr>
                            </w:div>
                          </w:divsChild>
                        </w:div>
                        <w:div w:id="252396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3884490">
          <w:marLeft w:val="0"/>
          <w:marRight w:val="0"/>
          <w:marTop w:val="0"/>
          <w:marBottom w:val="0"/>
          <w:divBdr>
            <w:top w:val="none" w:sz="0" w:space="0" w:color="auto"/>
            <w:left w:val="none" w:sz="0" w:space="0" w:color="auto"/>
            <w:bottom w:val="none" w:sz="0" w:space="0" w:color="auto"/>
            <w:right w:val="none" w:sz="0" w:space="0" w:color="auto"/>
          </w:divBdr>
          <w:divsChild>
            <w:div w:id="353044163">
              <w:marLeft w:val="0"/>
              <w:marRight w:val="0"/>
              <w:marTop w:val="0"/>
              <w:marBottom w:val="0"/>
              <w:divBdr>
                <w:top w:val="none" w:sz="0" w:space="0" w:color="auto"/>
                <w:left w:val="none" w:sz="0" w:space="0" w:color="auto"/>
                <w:bottom w:val="none" w:sz="0" w:space="0" w:color="auto"/>
                <w:right w:val="none" w:sz="0" w:space="0" w:color="auto"/>
              </w:divBdr>
              <w:divsChild>
                <w:div w:id="2041778204">
                  <w:marLeft w:val="0"/>
                  <w:marRight w:val="0"/>
                  <w:marTop w:val="0"/>
                  <w:marBottom w:val="0"/>
                  <w:divBdr>
                    <w:top w:val="none" w:sz="0" w:space="0" w:color="auto"/>
                    <w:left w:val="none" w:sz="0" w:space="0" w:color="auto"/>
                    <w:bottom w:val="none" w:sz="0" w:space="0" w:color="auto"/>
                    <w:right w:val="none" w:sz="0" w:space="0" w:color="auto"/>
                  </w:divBdr>
                  <w:divsChild>
                    <w:div w:id="20477963">
                      <w:marLeft w:val="0"/>
                      <w:marRight w:val="0"/>
                      <w:marTop w:val="0"/>
                      <w:marBottom w:val="0"/>
                      <w:divBdr>
                        <w:top w:val="none" w:sz="0" w:space="0" w:color="auto"/>
                        <w:left w:val="none" w:sz="0" w:space="0" w:color="auto"/>
                        <w:bottom w:val="none" w:sz="0" w:space="0" w:color="auto"/>
                        <w:right w:val="none" w:sz="0" w:space="0" w:color="auto"/>
                      </w:divBdr>
                      <w:divsChild>
                        <w:div w:id="1148135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65326085">
      <w:bodyDiv w:val="1"/>
      <w:marLeft w:val="0"/>
      <w:marRight w:val="0"/>
      <w:marTop w:val="0"/>
      <w:marBottom w:val="0"/>
      <w:divBdr>
        <w:top w:val="none" w:sz="0" w:space="0" w:color="auto"/>
        <w:left w:val="none" w:sz="0" w:space="0" w:color="auto"/>
        <w:bottom w:val="none" w:sz="0" w:space="0" w:color="auto"/>
        <w:right w:val="none" w:sz="0" w:space="0" w:color="auto"/>
      </w:divBdr>
    </w:div>
    <w:div w:id="2079671675">
      <w:bodyDiv w:val="1"/>
      <w:marLeft w:val="0"/>
      <w:marRight w:val="0"/>
      <w:marTop w:val="0"/>
      <w:marBottom w:val="0"/>
      <w:divBdr>
        <w:top w:val="none" w:sz="0" w:space="0" w:color="auto"/>
        <w:left w:val="none" w:sz="0" w:space="0" w:color="auto"/>
        <w:bottom w:val="none" w:sz="0" w:space="0" w:color="auto"/>
        <w:right w:val="none" w:sz="0" w:space="0" w:color="auto"/>
      </w:divBdr>
    </w:div>
    <w:div w:id="21380627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chart" Target="charts/chart3.xml"/><Relationship Id="rId39"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16.png"/><Relationship Id="rId42" Type="http://schemas.openxmlformats.org/officeDocument/2006/relationships/chart" Target="charts/chart10.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7.jpeg"/><Relationship Id="rId25" Type="http://schemas.openxmlformats.org/officeDocument/2006/relationships/chart" Target="charts/chart2.xml"/><Relationship Id="rId33" Type="http://schemas.openxmlformats.org/officeDocument/2006/relationships/image" Target="media/image15.png"/><Relationship Id="rId38" Type="http://schemas.openxmlformats.org/officeDocument/2006/relationships/oleObject" Target="embeddings/oleObject3.bin"/><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chart" Target="charts/chart6.xml"/><Relationship Id="rId41" Type="http://schemas.openxmlformats.org/officeDocument/2006/relationships/chart" Target="charts/chart9.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oleObject" Target="embeddings/oleObject1.bin"/><Relationship Id="rId32" Type="http://schemas.openxmlformats.org/officeDocument/2006/relationships/image" Target="media/image14.png"/><Relationship Id="rId37" Type="http://schemas.openxmlformats.org/officeDocument/2006/relationships/image" Target="media/image18.emf"/><Relationship Id="rId40" Type="http://schemas.openxmlformats.org/officeDocument/2006/relationships/image" Target="media/image20.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comments" Target="comments.xml"/><Relationship Id="rId23" Type="http://schemas.openxmlformats.org/officeDocument/2006/relationships/image" Target="media/image13.emf"/><Relationship Id="rId28" Type="http://schemas.openxmlformats.org/officeDocument/2006/relationships/chart" Target="charts/chart5.xml"/><Relationship Id="rId36" Type="http://schemas.openxmlformats.org/officeDocument/2006/relationships/oleObject" Target="embeddings/oleObject2.bin"/><Relationship Id="rId10" Type="http://schemas.openxmlformats.org/officeDocument/2006/relationships/image" Target="media/image2.emf"/><Relationship Id="rId19" Type="http://schemas.openxmlformats.org/officeDocument/2006/relationships/image" Target="media/image9.png"/><Relationship Id="rId31" Type="http://schemas.openxmlformats.org/officeDocument/2006/relationships/chart" Target="charts/chart8.xml"/><Relationship Id="rId44"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chart" Target="charts/chart1.xml"/><Relationship Id="rId22" Type="http://schemas.openxmlformats.org/officeDocument/2006/relationships/image" Target="media/image12.png"/><Relationship Id="rId27" Type="http://schemas.openxmlformats.org/officeDocument/2006/relationships/chart" Target="charts/chart4.xml"/><Relationship Id="rId30" Type="http://schemas.openxmlformats.org/officeDocument/2006/relationships/chart" Target="charts/chart7.xml"/><Relationship Id="rId35" Type="http://schemas.openxmlformats.org/officeDocument/2006/relationships/image" Target="media/image17.emf"/><Relationship Id="rId43" Type="http://schemas.openxmlformats.org/officeDocument/2006/relationships/chart" Target="charts/chart11.xml"/></Relationships>
</file>

<file path=word/charts/_rels/chart1.xml.rels><?xml version="1.0" encoding="UTF-8" standalone="yes"?>
<Relationships xmlns="http://schemas.openxmlformats.org/package/2006/relationships"><Relationship Id="rId1" Type="http://schemas.openxmlformats.org/officeDocument/2006/relationships/oleObject" Target="file:///D:\userdata\popanda\Desktop\mgr\doc\res\wynikiBenchmarkow.xlsx" TargetMode="External"/></Relationships>
</file>

<file path=word/charts/_rels/chart10.xml.rels><?xml version="1.0" encoding="UTF-8" standalone="yes"?>
<Relationships xmlns="http://schemas.openxmlformats.org/package/2006/relationships"><Relationship Id="rId1" Type="http://schemas.openxmlformats.org/officeDocument/2006/relationships/oleObject" Target="file:///C:\Magisterka\mgr\doc\res\wynikiBenchmarkow.xlsx" TargetMode="External"/></Relationships>
</file>

<file path=word/charts/_rels/chart11.xml.rels><?xml version="1.0" encoding="UTF-8" standalone="yes"?>
<Relationships xmlns="http://schemas.openxmlformats.org/package/2006/relationships"><Relationship Id="rId1" Type="http://schemas.openxmlformats.org/officeDocument/2006/relationships/oleObject" Target="file:///C:\Magisterka\mgr\doc\res\wynikiBenchmarkow.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Magisterka\mgr\doc\res\wynikiBenchmarkow.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Magisterka\mgr\doc\res\wynikiBenchmarkow.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Magisterka\mgr\doc\res\wynikiBenchmarkow.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Magisterka\mgr\doc\res\wynikiBenchmarkow.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C:\Magisterka\mgr\doc\res\wynikiBenchmarkow.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C:\Magisterka\mgr\doc\res\wynikiBenchmarkow.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C:\Magisterka\mgr\doc\res\wynikiBenchmarkow.xlsx"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file:///C:\Magisterka\mgr\doc\res\wynikiBenchmarkow.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dLbls>
            <c:showLegendKey val="0"/>
            <c:showVal val="1"/>
            <c:showCatName val="0"/>
            <c:showSerName val="0"/>
            <c:showPercent val="0"/>
            <c:showBubbleSize val="0"/>
            <c:showLeaderLines val="1"/>
          </c:dLbls>
          <c:cat>
            <c:strRef>
              <c:f>gartner!$B$3:$B$7</c:f>
              <c:strCache>
                <c:ptCount val="5"/>
                <c:pt idx="0">
                  <c:v>Android</c:v>
                </c:pt>
                <c:pt idx="1">
                  <c:v>iOS</c:v>
                </c:pt>
                <c:pt idx="2">
                  <c:v>Windows Phone</c:v>
                </c:pt>
                <c:pt idx="3">
                  <c:v>BlackBerry</c:v>
                </c:pt>
                <c:pt idx="4">
                  <c:v>Inne</c:v>
                </c:pt>
              </c:strCache>
            </c:strRef>
          </c:cat>
          <c:val>
            <c:numRef>
              <c:f>gartner!$C$3:$C$7</c:f>
              <c:numCache>
                <c:formatCode>General</c:formatCode>
                <c:ptCount val="5"/>
                <c:pt idx="0">
                  <c:v>78.400000000000006</c:v>
                </c:pt>
                <c:pt idx="1">
                  <c:v>15.6</c:v>
                </c:pt>
                <c:pt idx="2">
                  <c:v>3.2</c:v>
                </c:pt>
                <c:pt idx="3">
                  <c:v>1.9000000000000001</c:v>
                </c:pt>
                <c:pt idx="4">
                  <c:v>0.9</c:v>
                </c:pt>
              </c:numCache>
            </c:numRef>
          </c:val>
        </c:ser>
        <c:dLbls>
          <c:showLegendKey val="0"/>
          <c:showVal val="0"/>
          <c:showCatName val="0"/>
          <c:showSerName val="0"/>
          <c:showPercent val="0"/>
          <c:showBubbleSize val="0"/>
          <c:showLeaderLines val="1"/>
        </c:dLbls>
        <c:firstSliceAng val="0"/>
      </c:pieChart>
    </c:plotArea>
    <c:legend>
      <c:legendPos val="r"/>
      <c:overlay val="0"/>
    </c:legend>
    <c:plotVisOnly val="1"/>
    <c:dispBlanksAs val="gap"/>
    <c:showDLblsOverMax val="0"/>
  </c:chart>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'2d'!$B$1</c:f>
              <c:strCache>
                <c:ptCount val="1"/>
                <c:pt idx="0">
                  <c:v>S4</c:v>
                </c:pt>
              </c:strCache>
            </c:strRef>
          </c:tx>
          <c:invertIfNegative val="0"/>
          <c:val>
            <c:numRef>
              <c:f>'2d'!$B$4</c:f>
              <c:numCache>
                <c:formatCode>0.00</c:formatCode>
                <c:ptCount val="1"/>
                <c:pt idx="0">
                  <c:v>54.76</c:v>
                </c:pt>
              </c:numCache>
            </c:numRef>
          </c:val>
        </c:ser>
        <c:ser>
          <c:idx val="1"/>
          <c:order val="1"/>
          <c:tx>
            <c:strRef>
              <c:f>'2d'!$C$1</c:f>
              <c:strCache>
                <c:ptCount val="1"/>
                <c:pt idx="0">
                  <c:v>Lumia</c:v>
                </c:pt>
              </c:strCache>
            </c:strRef>
          </c:tx>
          <c:invertIfNegative val="0"/>
          <c:val>
            <c:numRef>
              <c:f>'2d'!$C$4</c:f>
              <c:numCache>
                <c:formatCode>0.00</c:formatCode>
                <c:ptCount val="1"/>
                <c:pt idx="0">
                  <c:v>36.6</c:v>
                </c:pt>
              </c:numCache>
            </c:numRef>
          </c:val>
        </c:ser>
        <c:ser>
          <c:idx val="2"/>
          <c:order val="2"/>
          <c:tx>
            <c:strRef>
              <c:f>'2d'!$D$1</c:f>
              <c:strCache>
                <c:ptCount val="1"/>
                <c:pt idx="0">
                  <c:v>Core</c:v>
                </c:pt>
              </c:strCache>
            </c:strRef>
          </c:tx>
          <c:invertIfNegative val="0"/>
          <c:val>
            <c:numRef>
              <c:f>'2d'!$D$4</c:f>
              <c:numCache>
                <c:formatCode>0.00</c:formatCode>
                <c:ptCount val="1"/>
                <c:pt idx="0">
                  <c:v>47.21</c:v>
                </c:pt>
              </c:numCache>
            </c:numRef>
          </c:val>
        </c:ser>
        <c:ser>
          <c:idx val="3"/>
          <c:order val="3"/>
          <c:tx>
            <c:strRef>
              <c:f>'2d'!$E$1</c:f>
              <c:strCache>
                <c:ptCount val="1"/>
                <c:pt idx="0">
                  <c:v>iPhone 5</c:v>
                </c:pt>
              </c:strCache>
            </c:strRef>
          </c:tx>
          <c:invertIfNegative val="0"/>
          <c:val>
            <c:numRef>
              <c:f>'2d'!$E$4</c:f>
              <c:numCache>
                <c:formatCode>0.00</c:formatCode>
                <c:ptCount val="1"/>
                <c:pt idx="0">
                  <c:v>59.65</c:v>
                </c:pt>
              </c:numCache>
            </c:numRef>
          </c:val>
        </c:ser>
        <c:ser>
          <c:idx val="4"/>
          <c:order val="4"/>
          <c:tx>
            <c:strRef>
              <c:f>'2d'!$F$1</c:f>
              <c:strCache>
                <c:ptCount val="1"/>
                <c:pt idx="0">
                  <c:v>iPad 3</c:v>
                </c:pt>
              </c:strCache>
            </c:strRef>
          </c:tx>
          <c:invertIfNegative val="0"/>
          <c:val>
            <c:numRef>
              <c:f>'2d'!$F$4</c:f>
              <c:numCache>
                <c:formatCode>0.00</c:formatCode>
                <c:ptCount val="1"/>
                <c:pt idx="0">
                  <c:v>57.5</c:v>
                </c:pt>
              </c:numCache>
            </c:numRef>
          </c:val>
        </c:ser>
        <c:ser>
          <c:idx val="5"/>
          <c:order val="5"/>
          <c:tx>
            <c:strRef>
              <c:f>'2d'!$G$1</c:f>
              <c:strCache>
                <c:ptCount val="1"/>
                <c:pt idx="0">
                  <c:v>iPad 1</c:v>
                </c:pt>
              </c:strCache>
            </c:strRef>
          </c:tx>
          <c:invertIfNegative val="0"/>
          <c:val>
            <c:numRef>
              <c:f>'2d'!$G$4</c:f>
              <c:numCache>
                <c:formatCode>0.00</c:formatCode>
                <c:ptCount val="1"/>
                <c:pt idx="0">
                  <c:v>40.229999999999997</c:v>
                </c:pt>
              </c:numCache>
            </c:numRef>
          </c:val>
        </c:ser>
        <c:dLbls>
          <c:showLegendKey val="0"/>
          <c:showVal val="0"/>
          <c:showCatName val="0"/>
          <c:showSerName val="0"/>
          <c:showPercent val="0"/>
          <c:showBubbleSize val="0"/>
        </c:dLbls>
        <c:gapWidth val="150"/>
        <c:axId val="218859776"/>
        <c:axId val="218865664"/>
      </c:barChart>
      <c:catAx>
        <c:axId val="218859776"/>
        <c:scaling>
          <c:orientation val="minMax"/>
        </c:scaling>
        <c:delete val="1"/>
        <c:axPos val="b"/>
        <c:majorTickMark val="out"/>
        <c:minorTickMark val="none"/>
        <c:tickLblPos val="nextTo"/>
        <c:crossAx val="218865664"/>
        <c:crosses val="autoZero"/>
        <c:auto val="1"/>
        <c:lblAlgn val="ctr"/>
        <c:lblOffset val="100"/>
        <c:noMultiLvlLbl val="0"/>
      </c:catAx>
      <c:valAx>
        <c:axId val="218865664"/>
        <c:scaling>
          <c:orientation val="minMax"/>
        </c:scaling>
        <c:delete val="0"/>
        <c:axPos val="l"/>
        <c:majorGridlines/>
        <c:numFmt formatCode="0.00" sourceLinked="1"/>
        <c:majorTickMark val="out"/>
        <c:minorTickMark val="none"/>
        <c:tickLblPos val="nextTo"/>
        <c:crossAx val="218859776"/>
        <c:crosses val="autoZero"/>
        <c:crossBetween val="between"/>
      </c:valAx>
    </c:plotArea>
    <c:legend>
      <c:legendPos val="r"/>
      <c:overlay val="0"/>
    </c:legend>
    <c:plotVisOnly val="1"/>
    <c:dispBlanksAs val="gap"/>
    <c:showDLblsOverMax val="0"/>
  </c:chart>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'3d'!$B$1</c:f>
              <c:strCache>
                <c:ptCount val="1"/>
                <c:pt idx="0">
                  <c:v>S4</c:v>
                </c:pt>
              </c:strCache>
            </c:strRef>
          </c:tx>
          <c:invertIfNegative val="0"/>
          <c:val>
            <c:numRef>
              <c:f>'3d'!$B$3</c:f>
              <c:numCache>
                <c:formatCode>General</c:formatCode>
                <c:ptCount val="1"/>
                <c:pt idx="0">
                  <c:v>59.67</c:v>
                </c:pt>
              </c:numCache>
            </c:numRef>
          </c:val>
        </c:ser>
        <c:ser>
          <c:idx val="1"/>
          <c:order val="1"/>
          <c:tx>
            <c:strRef>
              <c:f>'3d'!$C$1</c:f>
              <c:strCache>
                <c:ptCount val="1"/>
                <c:pt idx="0">
                  <c:v>Lumia</c:v>
                </c:pt>
              </c:strCache>
            </c:strRef>
          </c:tx>
          <c:invertIfNegative val="0"/>
          <c:val>
            <c:numRef>
              <c:f>'3d'!$C$3</c:f>
              <c:numCache>
                <c:formatCode>General</c:formatCode>
                <c:ptCount val="1"/>
                <c:pt idx="0">
                  <c:v>59.06</c:v>
                </c:pt>
              </c:numCache>
            </c:numRef>
          </c:val>
        </c:ser>
        <c:ser>
          <c:idx val="2"/>
          <c:order val="2"/>
          <c:tx>
            <c:strRef>
              <c:f>'3d'!$D$1</c:f>
              <c:strCache>
                <c:ptCount val="1"/>
                <c:pt idx="0">
                  <c:v>Core</c:v>
                </c:pt>
              </c:strCache>
            </c:strRef>
          </c:tx>
          <c:invertIfNegative val="0"/>
          <c:val>
            <c:numRef>
              <c:f>'3d'!$D$3</c:f>
              <c:numCache>
                <c:formatCode>General</c:formatCode>
                <c:ptCount val="1"/>
                <c:pt idx="0">
                  <c:v>59.13</c:v>
                </c:pt>
              </c:numCache>
            </c:numRef>
          </c:val>
        </c:ser>
        <c:ser>
          <c:idx val="3"/>
          <c:order val="3"/>
          <c:tx>
            <c:strRef>
              <c:f>'3d'!$E$1</c:f>
              <c:strCache>
                <c:ptCount val="1"/>
                <c:pt idx="0">
                  <c:v>iPhone 5</c:v>
                </c:pt>
              </c:strCache>
            </c:strRef>
          </c:tx>
          <c:invertIfNegative val="0"/>
          <c:val>
            <c:numRef>
              <c:f>'3d'!$E$3</c:f>
              <c:numCache>
                <c:formatCode>0.00</c:formatCode>
                <c:ptCount val="1"/>
                <c:pt idx="0">
                  <c:v>59.75</c:v>
                </c:pt>
              </c:numCache>
            </c:numRef>
          </c:val>
        </c:ser>
        <c:ser>
          <c:idx val="4"/>
          <c:order val="4"/>
          <c:tx>
            <c:strRef>
              <c:f>'3d'!$F$1</c:f>
              <c:strCache>
                <c:ptCount val="1"/>
                <c:pt idx="0">
                  <c:v>iPad 3</c:v>
                </c:pt>
              </c:strCache>
            </c:strRef>
          </c:tx>
          <c:invertIfNegative val="0"/>
          <c:val>
            <c:numRef>
              <c:f>'3d'!$F$3</c:f>
              <c:numCache>
                <c:formatCode>0.00</c:formatCode>
                <c:ptCount val="1"/>
                <c:pt idx="0">
                  <c:v>59.83</c:v>
                </c:pt>
              </c:numCache>
            </c:numRef>
          </c:val>
        </c:ser>
        <c:ser>
          <c:idx val="5"/>
          <c:order val="5"/>
          <c:tx>
            <c:strRef>
              <c:f>'3d'!$G$1</c:f>
              <c:strCache>
                <c:ptCount val="1"/>
                <c:pt idx="0">
                  <c:v>iPad 1</c:v>
                </c:pt>
              </c:strCache>
            </c:strRef>
          </c:tx>
          <c:invertIfNegative val="0"/>
          <c:val>
            <c:numRef>
              <c:f>'3d'!$G$3</c:f>
              <c:numCache>
                <c:formatCode>0.00</c:formatCode>
                <c:ptCount val="1"/>
                <c:pt idx="0">
                  <c:v>59.47</c:v>
                </c:pt>
              </c:numCache>
            </c:numRef>
          </c:val>
        </c:ser>
        <c:dLbls>
          <c:showLegendKey val="0"/>
          <c:showVal val="0"/>
          <c:showCatName val="0"/>
          <c:showSerName val="0"/>
          <c:showPercent val="0"/>
          <c:showBubbleSize val="0"/>
        </c:dLbls>
        <c:gapWidth val="150"/>
        <c:axId val="228265984"/>
        <c:axId val="228267520"/>
      </c:barChart>
      <c:catAx>
        <c:axId val="228265984"/>
        <c:scaling>
          <c:orientation val="minMax"/>
        </c:scaling>
        <c:delete val="1"/>
        <c:axPos val="b"/>
        <c:majorTickMark val="out"/>
        <c:minorTickMark val="none"/>
        <c:tickLblPos val="nextTo"/>
        <c:crossAx val="228267520"/>
        <c:crosses val="autoZero"/>
        <c:auto val="1"/>
        <c:lblAlgn val="ctr"/>
        <c:lblOffset val="100"/>
        <c:noMultiLvlLbl val="0"/>
      </c:catAx>
      <c:valAx>
        <c:axId val="228267520"/>
        <c:scaling>
          <c:orientation val="minMax"/>
          <c:min val="0"/>
        </c:scaling>
        <c:delete val="0"/>
        <c:axPos val="l"/>
        <c:majorGridlines/>
        <c:numFmt formatCode="General" sourceLinked="1"/>
        <c:majorTickMark val="out"/>
        <c:minorTickMark val="none"/>
        <c:tickLblPos val="nextTo"/>
        <c:crossAx val="228265984"/>
        <c:crosses val="autoZero"/>
        <c:crossBetween val="between"/>
      </c:valAx>
    </c:plotArea>
    <c:legend>
      <c:legendPos val="r"/>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1269986398826062"/>
          <c:y val="0.10695610965296004"/>
          <c:w val="0.7399409362820486"/>
          <c:h val="0.75391586468358363"/>
        </c:manualLayout>
      </c:layout>
      <c:barChart>
        <c:barDir val="col"/>
        <c:grouping val="clustered"/>
        <c:varyColors val="0"/>
        <c:ser>
          <c:idx val="0"/>
          <c:order val="0"/>
          <c:tx>
            <c:strRef>
              <c:f>'test 2D'!$B$1</c:f>
              <c:strCache>
                <c:ptCount val="1"/>
                <c:pt idx="0">
                  <c:v>S4</c:v>
                </c:pt>
              </c:strCache>
            </c:strRef>
          </c:tx>
          <c:invertIfNegative val="0"/>
          <c:cat>
            <c:numRef>
              <c:f>'test 2D'!$I$4:$I$6</c:f>
              <c:numCache>
                <c:formatCode>0</c:formatCode>
                <c:ptCount val="3"/>
                <c:pt idx="0">
                  <c:v>50</c:v>
                </c:pt>
                <c:pt idx="1">
                  <c:v>250</c:v>
                </c:pt>
                <c:pt idx="2">
                  <c:v>500</c:v>
                </c:pt>
              </c:numCache>
            </c:numRef>
          </c:cat>
          <c:val>
            <c:numRef>
              <c:f>'test 2D'!$B$4:$B$6</c:f>
              <c:numCache>
                <c:formatCode>0.00</c:formatCode>
                <c:ptCount val="3"/>
                <c:pt idx="0">
                  <c:v>58.4</c:v>
                </c:pt>
                <c:pt idx="1">
                  <c:v>50.8</c:v>
                </c:pt>
                <c:pt idx="2">
                  <c:v>24.7</c:v>
                </c:pt>
              </c:numCache>
            </c:numRef>
          </c:val>
        </c:ser>
        <c:ser>
          <c:idx val="1"/>
          <c:order val="1"/>
          <c:tx>
            <c:strRef>
              <c:f>'test 2D'!$C$1</c:f>
              <c:strCache>
                <c:ptCount val="1"/>
                <c:pt idx="0">
                  <c:v>Lumia</c:v>
                </c:pt>
              </c:strCache>
            </c:strRef>
          </c:tx>
          <c:invertIfNegative val="0"/>
          <c:cat>
            <c:numRef>
              <c:f>'test 2D'!$I$4:$I$6</c:f>
              <c:numCache>
                <c:formatCode>0</c:formatCode>
                <c:ptCount val="3"/>
                <c:pt idx="0">
                  <c:v>50</c:v>
                </c:pt>
                <c:pt idx="1">
                  <c:v>250</c:v>
                </c:pt>
                <c:pt idx="2">
                  <c:v>500</c:v>
                </c:pt>
              </c:numCache>
            </c:numRef>
          </c:cat>
          <c:val>
            <c:numRef>
              <c:f>'test 2D'!$C$4:$C$6</c:f>
              <c:numCache>
                <c:formatCode>0.00</c:formatCode>
                <c:ptCount val="3"/>
                <c:pt idx="0">
                  <c:v>57.55</c:v>
                </c:pt>
                <c:pt idx="1">
                  <c:v>31.75</c:v>
                </c:pt>
                <c:pt idx="2">
                  <c:v>15.3</c:v>
                </c:pt>
              </c:numCache>
            </c:numRef>
          </c:val>
        </c:ser>
        <c:ser>
          <c:idx val="2"/>
          <c:order val="2"/>
          <c:tx>
            <c:strRef>
              <c:f>'test 2D'!$D$1</c:f>
              <c:strCache>
                <c:ptCount val="1"/>
                <c:pt idx="0">
                  <c:v>Core</c:v>
                </c:pt>
              </c:strCache>
            </c:strRef>
          </c:tx>
          <c:invertIfNegative val="0"/>
          <c:cat>
            <c:numRef>
              <c:f>'test 2D'!$I$4:$I$6</c:f>
              <c:numCache>
                <c:formatCode>0</c:formatCode>
                <c:ptCount val="3"/>
                <c:pt idx="0">
                  <c:v>50</c:v>
                </c:pt>
                <c:pt idx="1">
                  <c:v>250</c:v>
                </c:pt>
                <c:pt idx="2">
                  <c:v>500</c:v>
                </c:pt>
              </c:numCache>
            </c:numRef>
          </c:cat>
          <c:val>
            <c:numRef>
              <c:f>'test 2D'!$D$4:$D$6</c:f>
              <c:numCache>
                <c:formatCode>0.00</c:formatCode>
                <c:ptCount val="3"/>
                <c:pt idx="0">
                  <c:v>58.21</c:v>
                </c:pt>
                <c:pt idx="1">
                  <c:v>45.23</c:v>
                </c:pt>
                <c:pt idx="2">
                  <c:v>22.53</c:v>
                </c:pt>
              </c:numCache>
            </c:numRef>
          </c:val>
        </c:ser>
        <c:ser>
          <c:idx val="3"/>
          <c:order val="3"/>
          <c:tx>
            <c:strRef>
              <c:f>'test 2D'!$E$1</c:f>
              <c:strCache>
                <c:ptCount val="1"/>
                <c:pt idx="0">
                  <c:v>iPhone 5</c:v>
                </c:pt>
              </c:strCache>
            </c:strRef>
          </c:tx>
          <c:invertIfNegative val="0"/>
          <c:cat>
            <c:numRef>
              <c:f>'test 2D'!$I$4:$I$6</c:f>
              <c:numCache>
                <c:formatCode>0</c:formatCode>
                <c:ptCount val="3"/>
                <c:pt idx="0">
                  <c:v>50</c:v>
                </c:pt>
                <c:pt idx="1">
                  <c:v>250</c:v>
                </c:pt>
                <c:pt idx="2">
                  <c:v>500</c:v>
                </c:pt>
              </c:numCache>
            </c:numRef>
          </c:cat>
          <c:val>
            <c:numRef>
              <c:f>'test 2D'!$E$4:$E$6</c:f>
              <c:numCache>
                <c:formatCode>0.00</c:formatCode>
                <c:ptCount val="3"/>
                <c:pt idx="0">
                  <c:v>58.440886473217603</c:v>
                </c:pt>
                <c:pt idx="1">
                  <c:v>58.828164061085673</c:v>
                </c:pt>
                <c:pt idx="2">
                  <c:v>55.49078268317411</c:v>
                </c:pt>
              </c:numCache>
            </c:numRef>
          </c:val>
        </c:ser>
        <c:ser>
          <c:idx val="4"/>
          <c:order val="4"/>
          <c:tx>
            <c:strRef>
              <c:f>'test 2D'!$F$1</c:f>
              <c:strCache>
                <c:ptCount val="1"/>
                <c:pt idx="0">
                  <c:v>iPad 3</c:v>
                </c:pt>
              </c:strCache>
            </c:strRef>
          </c:tx>
          <c:invertIfNegative val="0"/>
          <c:cat>
            <c:numRef>
              <c:f>'test 2D'!$I$4:$I$6</c:f>
              <c:numCache>
                <c:formatCode>0</c:formatCode>
                <c:ptCount val="3"/>
                <c:pt idx="0">
                  <c:v>50</c:v>
                </c:pt>
                <c:pt idx="1">
                  <c:v>250</c:v>
                </c:pt>
                <c:pt idx="2">
                  <c:v>500</c:v>
                </c:pt>
              </c:numCache>
            </c:numRef>
          </c:cat>
          <c:val>
            <c:numRef>
              <c:f>'test 2D'!$F$4:$F$6</c:f>
              <c:numCache>
                <c:formatCode>0.00</c:formatCode>
                <c:ptCount val="3"/>
                <c:pt idx="0">
                  <c:v>57.69229657050662</c:v>
                </c:pt>
                <c:pt idx="1">
                  <c:v>58.655811199707436</c:v>
                </c:pt>
                <c:pt idx="2">
                  <c:v>44.875839752131377</c:v>
                </c:pt>
              </c:numCache>
            </c:numRef>
          </c:val>
        </c:ser>
        <c:ser>
          <c:idx val="5"/>
          <c:order val="5"/>
          <c:tx>
            <c:strRef>
              <c:f>'test 2D'!$G$1</c:f>
              <c:strCache>
                <c:ptCount val="1"/>
                <c:pt idx="0">
                  <c:v>iPad 1</c:v>
                </c:pt>
              </c:strCache>
            </c:strRef>
          </c:tx>
          <c:invertIfNegative val="0"/>
          <c:cat>
            <c:numRef>
              <c:f>'test 2D'!$I$4:$I$6</c:f>
              <c:numCache>
                <c:formatCode>0</c:formatCode>
                <c:ptCount val="3"/>
                <c:pt idx="0">
                  <c:v>50</c:v>
                </c:pt>
                <c:pt idx="1">
                  <c:v>250</c:v>
                </c:pt>
                <c:pt idx="2">
                  <c:v>500</c:v>
                </c:pt>
              </c:numCache>
            </c:numRef>
          </c:cat>
          <c:val>
            <c:numRef>
              <c:f>'test 2D'!$G$4:$G$6</c:f>
              <c:numCache>
                <c:formatCode>0.00</c:formatCode>
                <c:ptCount val="3"/>
                <c:pt idx="0">
                  <c:v>57.175167463545776</c:v>
                </c:pt>
                <c:pt idx="1">
                  <c:v>39.438872948705843</c:v>
                </c:pt>
                <c:pt idx="2">
                  <c:v>24.901683159318985</c:v>
                </c:pt>
              </c:numCache>
            </c:numRef>
          </c:val>
        </c:ser>
        <c:dLbls>
          <c:showLegendKey val="0"/>
          <c:showVal val="0"/>
          <c:showCatName val="0"/>
          <c:showSerName val="0"/>
          <c:showPercent val="0"/>
          <c:showBubbleSize val="0"/>
        </c:dLbls>
        <c:gapWidth val="150"/>
        <c:axId val="136236416"/>
        <c:axId val="136238592"/>
      </c:barChart>
      <c:catAx>
        <c:axId val="136236416"/>
        <c:scaling>
          <c:orientation val="minMax"/>
        </c:scaling>
        <c:delete val="0"/>
        <c:axPos val="b"/>
        <c:title>
          <c:tx>
            <c:rich>
              <a:bodyPr/>
              <a:lstStyle/>
              <a:p>
                <a:pPr>
                  <a:defRPr/>
                </a:pPr>
                <a:r>
                  <a:rPr lang="pl-PL"/>
                  <a:t>Ilość obiektów</a:t>
                </a:r>
              </a:p>
            </c:rich>
          </c:tx>
          <c:overlay val="0"/>
        </c:title>
        <c:numFmt formatCode="0" sourceLinked="1"/>
        <c:majorTickMark val="out"/>
        <c:minorTickMark val="none"/>
        <c:tickLblPos val="nextTo"/>
        <c:crossAx val="136238592"/>
        <c:crosses val="autoZero"/>
        <c:auto val="1"/>
        <c:lblAlgn val="ctr"/>
        <c:lblOffset val="100"/>
        <c:noMultiLvlLbl val="0"/>
      </c:catAx>
      <c:valAx>
        <c:axId val="136238592"/>
        <c:scaling>
          <c:orientation val="minMax"/>
        </c:scaling>
        <c:delete val="0"/>
        <c:axPos val="l"/>
        <c:majorGridlines/>
        <c:title>
          <c:tx>
            <c:rich>
              <a:bodyPr rot="-5400000" vert="horz"/>
              <a:lstStyle/>
              <a:p>
                <a:pPr>
                  <a:defRPr/>
                </a:pPr>
                <a:r>
                  <a:rPr lang="pl-PL"/>
                  <a:t>FPS</a:t>
                </a:r>
              </a:p>
            </c:rich>
          </c:tx>
          <c:layout>
            <c:manualLayout>
              <c:xMode val="edge"/>
              <c:yMode val="edge"/>
              <c:x val="2.2082239720035051E-3"/>
              <c:y val="0.49170312044327774"/>
            </c:manualLayout>
          </c:layout>
          <c:overlay val="0"/>
        </c:title>
        <c:numFmt formatCode="0.00" sourceLinked="1"/>
        <c:majorTickMark val="out"/>
        <c:minorTickMark val="none"/>
        <c:tickLblPos val="nextTo"/>
        <c:crossAx val="136236416"/>
        <c:crosses val="autoZero"/>
        <c:crossBetween val="between"/>
      </c:valAx>
    </c:plotArea>
    <c:legend>
      <c:legendPos val="r"/>
      <c:overlay val="0"/>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'test 2D'!$B$1</c:f>
              <c:strCache>
                <c:ptCount val="1"/>
                <c:pt idx="0">
                  <c:v>S4</c:v>
                </c:pt>
              </c:strCache>
            </c:strRef>
          </c:tx>
          <c:invertIfNegative val="0"/>
          <c:cat>
            <c:numRef>
              <c:f>'test 2D'!$I$8:$I$10</c:f>
              <c:numCache>
                <c:formatCode>0</c:formatCode>
                <c:ptCount val="3"/>
                <c:pt idx="0">
                  <c:v>50</c:v>
                </c:pt>
                <c:pt idx="1">
                  <c:v>250</c:v>
                </c:pt>
                <c:pt idx="2">
                  <c:v>500</c:v>
                </c:pt>
              </c:numCache>
            </c:numRef>
          </c:cat>
          <c:val>
            <c:numRef>
              <c:f>'test 2D'!$B$25:$B$27</c:f>
              <c:numCache>
                <c:formatCode>0.00</c:formatCode>
                <c:ptCount val="3"/>
                <c:pt idx="0">
                  <c:v>0.58999999999999631</c:v>
                </c:pt>
                <c:pt idx="1">
                  <c:v>12.259999999999998</c:v>
                </c:pt>
                <c:pt idx="2">
                  <c:v>7</c:v>
                </c:pt>
              </c:numCache>
            </c:numRef>
          </c:val>
        </c:ser>
        <c:ser>
          <c:idx val="1"/>
          <c:order val="1"/>
          <c:tx>
            <c:strRef>
              <c:f>'test 2D'!$C$1</c:f>
              <c:strCache>
                <c:ptCount val="1"/>
                <c:pt idx="0">
                  <c:v>Lumia</c:v>
                </c:pt>
              </c:strCache>
            </c:strRef>
          </c:tx>
          <c:invertIfNegative val="0"/>
          <c:cat>
            <c:numRef>
              <c:f>'test 2D'!$I$8:$I$10</c:f>
              <c:numCache>
                <c:formatCode>0</c:formatCode>
                <c:ptCount val="3"/>
                <c:pt idx="0">
                  <c:v>50</c:v>
                </c:pt>
                <c:pt idx="1">
                  <c:v>250</c:v>
                </c:pt>
                <c:pt idx="2">
                  <c:v>500</c:v>
                </c:pt>
              </c:numCache>
            </c:numRef>
          </c:cat>
          <c:val>
            <c:numRef>
              <c:f>'test 2D'!$C$25:$C$27</c:f>
              <c:numCache>
                <c:formatCode>0.00</c:formatCode>
                <c:ptCount val="3"/>
                <c:pt idx="0">
                  <c:v>0</c:v>
                </c:pt>
                <c:pt idx="1">
                  <c:v>8.14</c:v>
                </c:pt>
                <c:pt idx="2">
                  <c:v>3.3600000000000012</c:v>
                </c:pt>
              </c:numCache>
            </c:numRef>
          </c:val>
        </c:ser>
        <c:ser>
          <c:idx val="2"/>
          <c:order val="2"/>
          <c:tx>
            <c:strRef>
              <c:f>'test 2D'!$D$1</c:f>
              <c:strCache>
                <c:ptCount val="1"/>
                <c:pt idx="0">
                  <c:v>Core</c:v>
                </c:pt>
              </c:strCache>
            </c:strRef>
          </c:tx>
          <c:invertIfNegative val="0"/>
          <c:cat>
            <c:numRef>
              <c:f>'test 2D'!$I$8:$I$10</c:f>
              <c:numCache>
                <c:formatCode>0</c:formatCode>
                <c:ptCount val="3"/>
                <c:pt idx="0">
                  <c:v>50</c:v>
                </c:pt>
                <c:pt idx="1">
                  <c:v>250</c:v>
                </c:pt>
                <c:pt idx="2">
                  <c:v>500</c:v>
                </c:pt>
              </c:numCache>
            </c:numRef>
          </c:cat>
          <c:val>
            <c:numRef>
              <c:f>'test 2D'!$D$25:$D$27</c:f>
              <c:numCache>
                <c:formatCode>0.00</c:formatCode>
                <c:ptCount val="3"/>
                <c:pt idx="0">
                  <c:v>2.0000000000003126E-2</c:v>
                </c:pt>
                <c:pt idx="1">
                  <c:v>9.1199999999999974</c:v>
                </c:pt>
                <c:pt idx="2">
                  <c:v>4.870000000000001</c:v>
                </c:pt>
              </c:numCache>
            </c:numRef>
          </c:val>
        </c:ser>
        <c:ser>
          <c:idx val="3"/>
          <c:order val="3"/>
          <c:tx>
            <c:strRef>
              <c:f>'test 2D'!$E$1</c:f>
              <c:strCache>
                <c:ptCount val="1"/>
                <c:pt idx="0">
                  <c:v>iPhone 5</c:v>
                </c:pt>
              </c:strCache>
            </c:strRef>
          </c:tx>
          <c:invertIfNegative val="0"/>
          <c:cat>
            <c:numRef>
              <c:f>'test 2D'!$I$8:$I$10</c:f>
              <c:numCache>
                <c:formatCode>0</c:formatCode>
                <c:ptCount val="3"/>
                <c:pt idx="0">
                  <c:v>50</c:v>
                </c:pt>
                <c:pt idx="1">
                  <c:v>250</c:v>
                </c:pt>
                <c:pt idx="2">
                  <c:v>500</c:v>
                </c:pt>
              </c:numCache>
            </c:numRef>
          </c:cat>
          <c:val>
            <c:numRef>
              <c:f>'test 2D'!$E$25:$E$27</c:f>
              <c:numCache>
                <c:formatCode>0.00</c:formatCode>
                <c:ptCount val="3"/>
                <c:pt idx="0">
                  <c:v>0.22905643082614091</c:v>
                </c:pt>
                <c:pt idx="1">
                  <c:v>0.38532410907959047</c:v>
                </c:pt>
                <c:pt idx="2">
                  <c:v>17.415285218337871</c:v>
                </c:pt>
              </c:numCache>
            </c:numRef>
          </c:val>
        </c:ser>
        <c:ser>
          <c:idx val="4"/>
          <c:order val="4"/>
          <c:tx>
            <c:strRef>
              <c:f>'test 2D'!$F$1</c:f>
              <c:strCache>
                <c:ptCount val="1"/>
                <c:pt idx="0">
                  <c:v>iPad 3</c:v>
                </c:pt>
              </c:strCache>
            </c:strRef>
          </c:tx>
          <c:invertIfNegative val="0"/>
          <c:cat>
            <c:numRef>
              <c:f>'test 2D'!$I$8:$I$10</c:f>
              <c:numCache>
                <c:formatCode>0</c:formatCode>
                <c:ptCount val="3"/>
                <c:pt idx="0">
                  <c:v>50</c:v>
                </c:pt>
                <c:pt idx="1">
                  <c:v>250</c:v>
                </c:pt>
                <c:pt idx="2">
                  <c:v>500</c:v>
                </c:pt>
              </c:numCache>
            </c:numRef>
          </c:cat>
          <c:val>
            <c:numRef>
              <c:f>'test 2D'!$F$25:$F$27</c:f>
              <c:numCache>
                <c:formatCode>0.00</c:formatCode>
                <c:ptCount val="3"/>
                <c:pt idx="0">
                  <c:v>0</c:v>
                </c:pt>
                <c:pt idx="1">
                  <c:v>7.4890051564393119</c:v>
                </c:pt>
                <c:pt idx="2">
                  <c:v>17.486747140225404</c:v>
                </c:pt>
              </c:numCache>
            </c:numRef>
          </c:val>
        </c:ser>
        <c:ser>
          <c:idx val="5"/>
          <c:order val="5"/>
          <c:tx>
            <c:strRef>
              <c:f>'test 2D'!$G$1</c:f>
              <c:strCache>
                <c:ptCount val="1"/>
                <c:pt idx="0">
                  <c:v>iPad 1</c:v>
                </c:pt>
              </c:strCache>
            </c:strRef>
          </c:tx>
          <c:invertIfNegative val="0"/>
          <c:cat>
            <c:numRef>
              <c:f>'test 2D'!$I$8:$I$10</c:f>
              <c:numCache>
                <c:formatCode>0</c:formatCode>
                <c:ptCount val="3"/>
                <c:pt idx="0">
                  <c:v>50</c:v>
                </c:pt>
                <c:pt idx="1">
                  <c:v>250</c:v>
                </c:pt>
                <c:pt idx="2">
                  <c:v>500</c:v>
                </c:pt>
              </c:numCache>
            </c:numRef>
          </c:cat>
          <c:val>
            <c:numRef>
              <c:f>'test 2D'!$G$25:$G$27</c:f>
              <c:numCache>
                <c:formatCode>0.00</c:formatCode>
                <c:ptCount val="3"/>
                <c:pt idx="0">
                  <c:v>0</c:v>
                </c:pt>
                <c:pt idx="1">
                  <c:v>10.496253814651205</c:v>
                </c:pt>
                <c:pt idx="2">
                  <c:v>9.5497353439164989</c:v>
                </c:pt>
              </c:numCache>
            </c:numRef>
          </c:val>
        </c:ser>
        <c:dLbls>
          <c:showLegendKey val="0"/>
          <c:showVal val="0"/>
          <c:showCatName val="0"/>
          <c:showSerName val="0"/>
          <c:showPercent val="0"/>
          <c:showBubbleSize val="0"/>
        </c:dLbls>
        <c:gapWidth val="150"/>
        <c:axId val="185415168"/>
        <c:axId val="185417088"/>
      </c:barChart>
      <c:catAx>
        <c:axId val="185415168"/>
        <c:scaling>
          <c:orientation val="minMax"/>
        </c:scaling>
        <c:delete val="0"/>
        <c:axPos val="b"/>
        <c:title>
          <c:tx>
            <c:rich>
              <a:bodyPr/>
              <a:lstStyle/>
              <a:p>
                <a:pPr>
                  <a:defRPr/>
                </a:pPr>
                <a:r>
                  <a:rPr lang="pl-PL"/>
                  <a:t>Ilość obiektów</a:t>
                </a:r>
              </a:p>
            </c:rich>
          </c:tx>
          <c:layout>
            <c:manualLayout>
              <c:xMode val="edge"/>
              <c:yMode val="edge"/>
              <c:x val="0.36499453193350884"/>
              <c:y val="0.92960629921259863"/>
            </c:manualLayout>
          </c:layout>
          <c:overlay val="0"/>
        </c:title>
        <c:numFmt formatCode="0" sourceLinked="1"/>
        <c:majorTickMark val="out"/>
        <c:minorTickMark val="none"/>
        <c:tickLblPos val="nextTo"/>
        <c:crossAx val="185417088"/>
        <c:crosses val="autoZero"/>
        <c:auto val="1"/>
        <c:lblAlgn val="ctr"/>
        <c:lblOffset val="100"/>
        <c:noMultiLvlLbl val="0"/>
      </c:catAx>
      <c:valAx>
        <c:axId val="185417088"/>
        <c:scaling>
          <c:orientation val="minMax"/>
        </c:scaling>
        <c:delete val="0"/>
        <c:axPos val="l"/>
        <c:majorGridlines/>
        <c:title>
          <c:tx>
            <c:rich>
              <a:bodyPr rot="-5400000" vert="horz"/>
              <a:lstStyle/>
              <a:p>
                <a:pPr>
                  <a:defRPr/>
                </a:pPr>
                <a:r>
                  <a:rPr lang="pl-PL"/>
                  <a:t>FPS</a:t>
                </a:r>
              </a:p>
            </c:rich>
          </c:tx>
          <c:overlay val="0"/>
        </c:title>
        <c:numFmt formatCode="0.00" sourceLinked="1"/>
        <c:majorTickMark val="out"/>
        <c:minorTickMark val="none"/>
        <c:tickLblPos val="nextTo"/>
        <c:crossAx val="185415168"/>
        <c:crosses val="autoZero"/>
        <c:crossBetween val="between"/>
      </c:valAx>
    </c:plotArea>
    <c:legend>
      <c:legendPos val="r"/>
      <c:overlay val="0"/>
    </c:legend>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551640419947553"/>
          <c:y val="0.15001166520851536"/>
          <c:w val="0.6796649168853911"/>
          <c:h val="0.68676290463692036"/>
        </c:manualLayout>
      </c:layout>
      <c:barChart>
        <c:barDir val="col"/>
        <c:grouping val="clustered"/>
        <c:varyColors val="0"/>
        <c:ser>
          <c:idx val="0"/>
          <c:order val="0"/>
          <c:tx>
            <c:strRef>
              <c:f>'test 2D'!$B$1</c:f>
              <c:strCache>
                <c:ptCount val="1"/>
                <c:pt idx="0">
                  <c:v>S4</c:v>
                </c:pt>
              </c:strCache>
            </c:strRef>
          </c:tx>
          <c:invertIfNegative val="0"/>
          <c:cat>
            <c:numRef>
              <c:f>('test 2D'!$J$13,'test 2D'!$J$17)</c:f>
              <c:numCache>
                <c:formatCode>0.00</c:formatCode>
                <c:ptCount val="2"/>
                <c:pt idx="0">
                  <c:v>225</c:v>
                </c:pt>
                <c:pt idx="1">
                  <c:v>2500</c:v>
                </c:pt>
              </c:numCache>
            </c:numRef>
          </c:cat>
          <c:val>
            <c:numRef>
              <c:f>('test 2D'!$B$13,'test 2D'!$B$17)</c:f>
              <c:numCache>
                <c:formatCode>0.00</c:formatCode>
                <c:ptCount val="2"/>
                <c:pt idx="0">
                  <c:v>55.87</c:v>
                </c:pt>
                <c:pt idx="1">
                  <c:v>56.56</c:v>
                </c:pt>
              </c:numCache>
            </c:numRef>
          </c:val>
        </c:ser>
        <c:ser>
          <c:idx val="1"/>
          <c:order val="1"/>
          <c:tx>
            <c:strRef>
              <c:f>'test 2D'!$C$1</c:f>
              <c:strCache>
                <c:ptCount val="1"/>
                <c:pt idx="0">
                  <c:v>Lumia</c:v>
                </c:pt>
              </c:strCache>
            </c:strRef>
          </c:tx>
          <c:invertIfNegative val="0"/>
          <c:cat>
            <c:numRef>
              <c:f>('test 2D'!$J$13,'test 2D'!$J$17)</c:f>
              <c:numCache>
                <c:formatCode>0.00</c:formatCode>
                <c:ptCount val="2"/>
                <c:pt idx="0">
                  <c:v>225</c:v>
                </c:pt>
                <c:pt idx="1">
                  <c:v>2500</c:v>
                </c:pt>
              </c:numCache>
            </c:numRef>
          </c:cat>
          <c:val>
            <c:numRef>
              <c:f>('test 2D'!$C$13,'test 2D'!$C$17)</c:f>
              <c:numCache>
                <c:formatCode>0.00</c:formatCode>
                <c:ptCount val="2"/>
                <c:pt idx="0">
                  <c:v>44.65</c:v>
                </c:pt>
                <c:pt idx="1">
                  <c:v>44.3</c:v>
                </c:pt>
              </c:numCache>
            </c:numRef>
          </c:val>
        </c:ser>
        <c:ser>
          <c:idx val="2"/>
          <c:order val="2"/>
          <c:tx>
            <c:strRef>
              <c:f>'test 2D'!$D$1</c:f>
              <c:strCache>
                <c:ptCount val="1"/>
                <c:pt idx="0">
                  <c:v>Core</c:v>
                </c:pt>
              </c:strCache>
            </c:strRef>
          </c:tx>
          <c:invertIfNegative val="0"/>
          <c:cat>
            <c:numRef>
              <c:f>('test 2D'!$J$13,'test 2D'!$J$17)</c:f>
              <c:numCache>
                <c:formatCode>0.00</c:formatCode>
                <c:ptCount val="2"/>
                <c:pt idx="0">
                  <c:v>225</c:v>
                </c:pt>
                <c:pt idx="1">
                  <c:v>2500</c:v>
                </c:pt>
              </c:numCache>
            </c:numRef>
          </c:cat>
          <c:val>
            <c:numRef>
              <c:f>('test 2D'!$D$13,'test 2D'!$D$17)</c:f>
              <c:numCache>
                <c:formatCode>0.00</c:formatCode>
                <c:ptCount val="2"/>
                <c:pt idx="0">
                  <c:v>54.45</c:v>
                </c:pt>
                <c:pt idx="1">
                  <c:v>52.65</c:v>
                </c:pt>
              </c:numCache>
            </c:numRef>
          </c:val>
        </c:ser>
        <c:ser>
          <c:idx val="3"/>
          <c:order val="3"/>
          <c:tx>
            <c:strRef>
              <c:f>'test 2D'!$E$1</c:f>
              <c:strCache>
                <c:ptCount val="1"/>
                <c:pt idx="0">
                  <c:v>iPhone 5</c:v>
                </c:pt>
              </c:strCache>
            </c:strRef>
          </c:tx>
          <c:invertIfNegative val="0"/>
          <c:cat>
            <c:numRef>
              <c:f>('test 2D'!$J$13,'test 2D'!$J$17)</c:f>
              <c:numCache>
                <c:formatCode>0.00</c:formatCode>
                <c:ptCount val="2"/>
                <c:pt idx="0">
                  <c:v>225</c:v>
                </c:pt>
                <c:pt idx="1">
                  <c:v>2500</c:v>
                </c:pt>
              </c:numCache>
            </c:numRef>
          </c:cat>
          <c:val>
            <c:numRef>
              <c:f>('test 2D'!$E$13,'test 2D'!$E$17)</c:f>
              <c:numCache>
                <c:formatCode>0.00</c:formatCode>
                <c:ptCount val="2"/>
                <c:pt idx="0">
                  <c:v>58.544740126178375</c:v>
                </c:pt>
                <c:pt idx="1">
                  <c:v>58.898070846558838</c:v>
                </c:pt>
              </c:numCache>
            </c:numRef>
          </c:val>
        </c:ser>
        <c:ser>
          <c:idx val="4"/>
          <c:order val="4"/>
          <c:tx>
            <c:strRef>
              <c:f>'test 2D'!$F$1</c:f>
              <c:strCache>
                <c:ptCount val="1"/>
                <c:pt idx="0">
                  <c:v>iPad 3</c:v>
                </c:pt>
              </c:strCache>
            </c:strRef>
          </c:tx>
          <c:invertIfNegative val="0"/>
          <c:cat>
            <c:numRef>
              <c:f>('test 2D'!$J$13,'test 2D'!$J$17)</c:f>
              <c:numCache>
                <c:formatCode>0.00</c:formatCode>
                <c:ptCount val="2"/>
                <c:pt idx="0">
                  <c:v>225</c:v>
                </c:pt>
                <c:pt idx="1">
                  <c:v>2500</c:v>
                </c:pt>
              </c:numCache>
            </c:numRef>
          </c:cat>
          <c:val>
            <c:numRef>
              <c:f>('test 2D'!$F$13,'test 2D'!$F$17)</c:f>
              <c:numCache>
                <c:formatCode>0.00</c:formatCode>
                <c:ptCount val="2"/>
                <c:pt idx="0">
                  <c:v>58.514229187787393</c:v>
                </c:pt>
                <c:pt idx="1">
                  <c:v>58.395496836868404</c:v>
                </c:pt>
              </c:numCache>
            </c:numRef>
          </c:val>
        </c:ser>
        <c:ser>
          <c:idx val="5"/>
          <c:order val="5"/>
          <c:tx>
            <c:strRef>
              <c:f>'test 2D'!$G$1</c:f>
              <c:strCache>
                <c:ptCount val="1"/>
                <c:pt idx="0">
                  <c:v>iPad 1</c:v>
                </c:pt>
              </c:strCache>
            </c:strRef>
          </c:tx>
          <c:invertIfNegative val="0"/>
          <c:cat>
            <c:numRef>
              <c:f>('test 2D'!$J$13,'test 2D'!$J$17)</c:f>
              <c:numCache>
                <c:formatCode>0.00</c:formatCode>
                <c:ptCount val="2"/>
                <c:pt idx="0">
                  <c:v>225</c:v>
                </c:pt>
                <c:pt idx="1">
                  <c:v>2500</c:v>
                </c:pt>
              </c:numCache>
            </c:numRef>
          </c:cat>
          <c:val>
            <c:numRef>
              <c:f>('test 2D'!$G$13,'test 2D'!$G$17)</c:f>
              <c:numCache>
                <c:formatCode>0.00</c:formatCode>
                <c:ptCount val="2"/>
                <c:pt idx="0">
                  <c:v>57.280888346165227</c:v>
                </c:pt>
                <c:pt idx="1">
                  <c:v>48.083496922929051</c:v>
                </c:pt>
              </c:numCache>
            </c:numRef>
          </c:val>
        </c:ser>
        <c:dLbls>
          <c:showLegendKey val="0"/>
          <c:showVal val="0"/>
          <c:showCatName val="0"/>
          <c:showSerName val="0"/>
          <c:showPercent val="0"/>
          <c:showBubbleSize val="0"/>
        </c:dLbls>
        <c:gapWidth val="150"/>
        <c:axId val="197328256"/>
        <c:axId val="197432832"/>
      </c:barChart>
      <c:catAx>
        <c:axId val="197328256"/>
        <c:scaling>
          <c:orientation val="minMax"/>
        </c:scaling>
        <c:delete val="0"/>
        <c:axPos val="b"/>
        <c:title>
          <c:tx>
            <c:rich>
              <a:bodyPr/>
              <a:lstStyle/>
              <a:p>
                <a:pPr>
                  <a:defRPr/>
                </a:pPr>
                <a:r>
                  <a:rPr lang="pl-PL"/>
                  <a:t>Operacje</a:t>
                </a:r>
                <a:r>
                  <a:rPr lang="pl-PL" baseline="0"/>
                  <a:t> zmiennoprzecinkowe na sekundę</a:t>
                </a:r>
                <a:endParaRPr lang="pl-PL"/>
              </a:p>
            </c:rich>
          </c:tx>
          <c:layout>
            <c:manualLayout>
              <c:xMode val="edge"/>
              <c:yMode val="edge"/>
              <c:x val="0.23400853018372725"/>
              <c:y val="0.92960629921259863"/>
            </c:manualLayout>
          </c:layout>
          <c:overlay val="0"/>
        </c:title>
        <c:numFmt formatCode="0.00" sourceLinked="1"/>
        <c:majorTickMark val="out"/>
        <c:minorTickMark val="none"/>
        <c:tickLblPos val="nextTo"/>
        <c:crossAx val="197432832"/>
        <c:crosses val="autoZero"/>
        <c:auto val="1"/>
        <c:lblAlgn val="ctr"/>
        <c:lblOffset val="100"/>
        <c:noMultiLvlLbl val="0"/>
      </c:catAx>
      <c:valAx>
        <c:axId val="197432832"/>
        <c:scaling>
          <c:orientation val="minMax"/>
          <c:min val="40"/>
        </c:scaling>
        <c:delete val="0"/>
        <c:axPos val="l"/>
        <c:majorGridlines/>
        <c:title>
          <c:tx>
            <c:rich>
              <a:bodyPr rot="-5400000" vert="horz"/>
              <a:lstStyle/>
              <a:p>
                <a:pPr>
                  <a:defRPr/>
                </a:pPr>
                <a:r>
                  <a:rPr lang="pl-PL"/>
                  <a:t>FPS</a:t>
                </a:r>
              </a:p>
            </c:rich>
          </c:tx>
          <c:layout>
            <c:manualLayout>
              <c:xMode val="edge"/>
              <c:yMode val="edge"/>
              <c:x val="2.7777777777777887E-3"/>
              <c:y val="0.45951552930883638"/>
            </c:manualLayout>
          </c:layout>
          <c:overlay val="0"/>
        </c:title>
        <c:numFmt formatCode="0.00" sourceLinked="1"/>
        <c:majorTickMark val="out"/>
        <c:minorTickMark val="none"/>
        <c:tickLblPos val="nextTo"/>
        <c:crossAx val="197328256"/>
        <c:crosses val="autoZero"/>
        <c:crossBetween val="between"/>
      </c:valAx>
    </c:plotArea>
    <c:legend>
      <c:legendPos val="r"/>
      <c:overlay val="0"/>
    </c:legend>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6607195975503061"/>
          <c:y val="8.6817220764071168E-2"/>
          <c:w val="0.62568394575678044"/>
          <c:h val="0.71863662875473888"/>
        </c:manualLayout>
      </c:layout>
      <c:lineChart>
        <c:grouping val="standard"/>
        <c:varyColors val="0"/>
        <c:ser>
          <c:idx val="0"/>
          <c:order val="0"/>
          <c:tx>
            <c:strRef>
              <c:f>'test incrementalObjects'!$B$1</c:f>
              <c:strCache>
                <c:ptCount val="1"/>
                <c:pt idx="0">
                  <c:v>S4</c:v>
                </c:pt>
              </c:strCache>
            </c:strRef>
          </c:tx>
          <c:cat>
            <c:numRef>
              <c:f>'test incrementalObjects'!$A$3:$A$12</c:f>
              <c:numCache>
                <c:formatCode>General</c:formatCode>
                <c:ptCount val="10"/>
                <c:pt idx="0">
                  <c:v>50</c:v>
                </c:pt>
                <c:pt idx="1">
                  <c:v>100</c:v>
                </c:pt>
                <c:pt idx="2">
                  <c:v>250</c:v>
                </c:pt>
                <c:pt idx="3">
                  <c:v>500</c:v>
                </c:pt>
                <c:pt idx="4">
                  <c:v>750</c:v>
                </c:pt>
                <c:pt idx="5">
                  <c:v>1000</c:v>
                </c:pt>
                <c:pt idx="6">
                  <c:v>1250</c:v>
                </c:pt>
                <c:pt idx="7">
                  <c:v>1500</c:v>
                </c:pt>
                <c:pt idx="8">
                  <c:v>1750</c:v>
                </c:pt>
                <c:pt idx="9">
                  <c:v>2000</c:v>
                </c:pt>
              </c:numCache>
            </c:numRef>
          </c:cat>
          <c:val>
            <c:numRef>
              <c:f>'test incrementalObjects'!$B$3:$B$12</c:f>
              <c:numCache>
                <c:formatCode>0.00</c:formatCode>
                <c:ptCount val="10"/>
                <c:pt idx="0">
                  <c:v>56</c:v>
                </c:pt>
                <c:pt idx="1">
                  <c:v>53</c:v>
                </c:pt>
                <c:pt idx="2">
                  <c:v>39</c:v>
                </c:pt>
                <c:pt idx="3">
                  <c:v>19</c:v>
                </c:pt>
                <c:pt idx="4">
                  <c:v>12</c:v>
                </c:pt>
                <c:pt idx="5">
                  <c:v>8</c:v>
                </c:pt>
                <c:pt idx="6">
                  <c:v>7</c:v>
                </c:pt>
                <c:pt idx="7">
                  <c:v>6</c:v>
                </c:pt>
                <c:pt idx="8">
                  <c:v>4</c:v>
                </c:pt>
                <c:pt idx="9">
                  <c:v>3</c:v>
                </c:pt>
              </c:numCache>
            </c:numRef>
          </c:val>
          <c:smooth val="0"/>
        </c:ser>
        <c:ser>
          <c:idx val="1"/>
          <c:order val="1"/>
          <c:tx>
            <c:strRef>
              <c:f>'test incrementalObjects'!$C$1</c:f>
              <c:strCache>
                <c:ptCount val="1"/>
                <c:pt idx="0">
                  <c:v>Lumia</c:v>
                </c:pt>
              </c:strCache>
            </c:strRef>
          </c:tx>
          <c:cat>
            <c:numRef>
              <c:f>'test incrementalObjects'!$A$3:$A$12</c:f>
              <c:numCache>
                <c:formatCode>General</c:formatCode>
                <c:ptCount val="10"/>
                <c:pt idx="0">
                  <c:v>50</c:v>
                </c:pt>
                <c:pt idx="1">
                  <c:v>100</c:v>
                </c:pt>
                <c:pt idx="2">
                  <c:v>250</c:v>
                </c:pt>
                <c:pt idx="3">
                  <c:v>500</c:v>
                </c:pt>
                <c:pt idx="4">
                  <c:v>750</c:v>
                </c:pt>
                <c:pt idx="5">
                  <c:v>1000</c:v>
                </c:pt>
                <c:pt idx="6">
                  <c:v>1250</c:v>
                </c:pt>
                <c:pt idx="7">
                  <c:v>1500</c:v>
                </c:pt>
                <c:pt idx="8">
                  <c:v>1750</c:v>
                </c:pt>
                <c:pt idx="9">
                  <c:v>2000</c:v>
                </c:pt>
              </c:numCache>
            </c:numRef>
          </c:cat>
          <c:val>
            <c:numRef>
              <c:f>'test incrementalObjects'!$C$3:$C$12</c:f>
              <c:numCache>
                <c:formatCode>0.00</c:formatCode>
                <c:ptCount val="10"/>
                <c:pt idx="0">
                  <c:v>58</c:v>
                </c:pt>
                <c:pt idx="1">
                  <c:v>44</c:v>
                </c:pt>
                <c:pt idx="2">
                  <c:v>17</c:v>
                </c:pt>
                <c:pt idx="3">
                  <c:v>7</c:v>
                </c:pt>
                <c:pt idx="4">
                  <c:v>5</c:v>
                </c:pt>
                <c:pt idx="5">
                  <c:v>3</c:v>
                </c:pt>
                <c:pt idx="6">
                  <c:v>3</c:v>
                </c:pt>
                <c:pt idx="7">
                  <c:v>2</c:v>
                </c:pt>
                <c:pt idx="8">
                  <c:v>1</c:v>
                </c:pt>
                <c:pt idx="9">
                  <c:v>1</c:v>
                </c:pt>
              </c:numCache>
            </c:numRef>
          </c:val>
          <c:smooth val="0"/>
        </c:ser>
        <c:ser>
          <c:idx val="2"/>
          <c:order val="2"/>
          <c:tx>
            <c:strRef>
              <c:f>'test incrementalObjects'!$D$1</c:f>
              <c:strCache>
                <c:ptCount val="1"/>
                <c:pt idx="0">
                  <c:v>Core</c:v>
                </c:pt>
              </c:strCache>
            </c:strRef>
          </c:tx>
          <c:cat>
            <c:numRef>
              <c:f>'test incrementalObjects'!$A$3:$A$12</c:f>
              <c:numCache>
                <c:formatCode>General</c:formatCode>
                <c:ptCount val="10"/>
                <c:pt idx="0">
                  <c:v>50</c:v>
                </c:pt>
                <c:pt idx="1">
                  <c:v>100</c:v>
                </c:pt>
                <c:pt idx="2">
                  <c:v>250</c:v>
                </c:pt>
                <c:pt idx="3">
                  <c:v>500</c:v>
                </c:pt>
                <c:pt idx="4">
                  <c:v>750</c:v>
                </c:pt>
                <c:pt idx="5">
                  <c:v>1000</c:v>
                </c:pt>
                <c:pt idx="6">
                  <c:v>1250</c:v>
                </c:pt>
                <c:pt idx="7">
                  <c:v>1500</c:v>
                </c:pt>
                <c:pt idx="8">
                  <c:v>1750</c:v>
                </c:pt>
                <c:pt idx="9">
                  <c:v>2000</c:v>
                </c:pt>
              </c:numCache>
            </c:numRef>
          </c:cat>
          <c:val>
            <c:numRef>
              <c:f>'test incrementalObjects'!$D$3:$D$12</c:f>
              <c:numCache>
                <c:formatCode>0.00</c:formatCode>
                <c:ptCount val="10"/>
                <c:pt idx="0">
                  <c:v>59</c:v>
                </c:pt>
                <c:pt idx="1">
                  <c:v>57</c:v>
                </c:pt>
                <c:pt idx="2">
                  <c:v>37</c:v>
                </c:pt>
                <c:pt idx="3">
                  <c:v>17</c:v>
                </c:pt>
                <c:pt idx="4">
                  <c:v>10</c:v>
                </c:pt>
                <c:pt idx="5">
                  <c:v>8</c:v>
                </c:pt>
                <c:pt idx="6">
                  <c:v>6</c:v>
                </c:pt>
                <c:pt idx="7">
                  <c:v>4</c:v>
                </c:pt>
                <c:pt idx="8">
                  <c:v>4</c:v>
                </c:pt>
                <c:pt idx="9">
                  <c:v>3</c:v>
                </c:pt>
              </c:numCache>
            </c:numRef>
          </c:val>
          <c:smooth val="0"/>
        </c:ser>
        <c:ser>
          <c:idx val="3"/>
          <c:order val="3"/>
          <c:tx>
            <c:strRef>
              <c:f>'test incrementalObjects'!$E$1</c:f>
              <c:strCache>
                <c:ptCount val="1"/>
                <c:pt idx="0">
                  <c:v>iPhone 5</c:v>
                </c:pt>
              </c:strCache>
            </c:strRef>
          </c:tx>
          <c:cat>
            <c:numRef>
              <c:f>'test incrementalObjects'!$A$3:$A$12</c:f>
              <c:numCache>
                <c:formatCode>General</c:formatCode>
                <c:ptCount val="10"/>
                <c:pt idx="0">
                  <c:v>50</c:v>
                </c:pt>
                <c:pt idx="1">
                  <c:v>100</c:v>
                </c:pt>
                <c:pt idx="2">
                  <c:v>250</c:v>
                </c:pt>
                <c:pt idx="3">
                  <c:v>500</c:v>
                </c:pt>
                <c:pt idx="4">
                  <c:v>750</c:v>
                </c:pt>
                <c:pt idx="5">
                  <c:v>1000</c:v>
                </c:pt>
                <c:pt idx="6">
                  <c:v>1250</c:v>
                </c:pt>
                <c:pt idx="7">
                  <c:v>1500</c:v>
                </c:pt>
                <c:pt idx="8">
                  <c:v>1750</c:v>
                </c:pt>
                <c:pt idx="9">
                  <c:v>2000</c:v>
                </c:pt>
              </c:numCache>
            </c:numRef>
          </c:cat>
          <c:val>
            <c:numRef>
              <c:f>'test incrementalObjects'!$E$3:$E$12</c:f>
              <c:numCache>
                <c:formatCode>0.00</c:formatCode>
                <c:ptCount val="10"/>
                <c:pt idx="0">
                  <c:v>59</c:v>
                </c:pt>
                <c:pt idx="1">
                  <c:v>58</c:v>
                </c:pt>
                <c:pt idx="2">
                  <c:v>58</c:v>
                </c:pt>
                <c:pt idx="3">
                  <c:v>38</c:v>
                </c:pt>
                <c:pt idx="4">
                  <c:v>21</c:v>
                </c:pt>
                <c:pt idx="5">
                  <c:v>13</c:v>
                </c:pt>
                <c:pt idx="6">
                  <c:v>8</c:v>
                </c:pt>
                <c:pt idx="7">
                  <c:v>6</c:v>
                </c:pt>
                <c:pt idx="8">
                  <c:v>5</c:v>
                </c:pt>
                <c:pt idx="9">
                  <c:v>5</c:v>
                </c:pt>
              </c:numCache>
            </c:numRef>
          </c:val>
          <c:smooth val="0"/>
        </c:ser>
        <c:ser>
          <c:idx val="4"/>
          <c:order val="4"/>
          <c:tx>
            <c:strRef>
              <c:f>'test incrementalObjects'!$F$1</c:f>
              <c:strCache>
                <c:ptCount val="1"/>
                <c:pt idx="0">
                  <c:v>iPad 3</c:v>
                </c:pt>
              </c:strCache>
            </c:strRef>
          </c:tx>
          <c:cat>
            <c:numRef>
              <c:f>'test incrementalObjects'!$A$3:$A$12</c:f>
              <c:numCache>
                <c:formatCode>General</c:formatCode>
                <c:ptCount val="10"/>
                <c:pt idx="0">
                  <c:v>50</c:v>
                </c:pt>
                <c:pt idx="1">
                  <c:v>100</c:v>
                </c:pt>
                <c:pt idx="2">
                  <c:v>250</c:v>
                </c:pt>
                <c:pt idx="3">
                  <c:v>500</c:v>
                </c:pt>
                <c:pt idx="4">
                  <c:v>750</c:v>
                </c:pt>
                <c:pt idx="5">
                  <c:v>1000</c:v>
                </c:pt>
                <c:pt idx="6">
                  <c:v>1250</c:v>
                </c:pt>
                <c:pt idx="7">
                  <c:v>1500</c:v>
                </c:pt>
                <c:pt idx="8">
                  <c:v>1750</c:v>
                </c:pt>
                <c:pt idx="9">
                  <c:v>2000</c:v>
                </c:pt>
              </c:numCache>
            </c:numRef>
          </c:cat>
          <c:val>
            <c:numRef>
              <c:f>'test incrementalObjects'!$F$3:$F$12</c:f>
              <c:numCache>
                <c:formatCode>0.00</c:formatCode>
                <c:ptCount val="10"/>
                <c:pt idx="0">
                  <c:v>59</c:v>
                </c:pt>
                <c:pt idx="1">
                  <c:v>58</c:v>
                </c:pt>
                <c:pt idx="2">
                  <c:v>51</c:v>
                </c:pt>
                <c:pt idx="3">
                  <c:v>27</c:v>
                </c:pt>
                <c:pt idx="4">
                  <c:v>14</c:v>
                </c:pt>
                <c:pt idx="5">
                  <c:v>7</c:v>
                </c:pt>
                <c:pt idx="6">
                  <c:v>7</c:v>
                </c:pt>
                <c:pt idx="7">
                  <c:v>6</c:v>
                </c:pt>
                <c:pt idx="8">
                  <c:v>4</c:v>
                </c:pt>
                <c:pt idx="9">
                  <c:v>3</c:v>
                </c:pt>
              </c:numCache>
            </c:numRef>
          </c:val>
          <c:smooth val="0"/>
        </c:ser>
        <c:ser>
          <c:idx val="5"/>
          <c:order val="5"/>
          <c:tx>
            <c:strRef>
              <c:f>'test incrementalObjects'!$G$1</c:f>
              <c:strCache>
                <c:ptCount val="1"/>
                <c:pt idx="0">
                  <c:v>iPad 1</c:v>
                </c:pt>
              </c:strCache>
            </c:strRef>
          </c:tx>
          <c:cat>
            <c:numRef>
              <c:f>'test incrementalObjects'!$A$3:$A$12</c:f>
              <c:numCache>
                <c:formatCode>General</c:formatCode>
                <c:ptCount val="10"/>
                <c:pt idx="0">
                  <c:v>50</c:v>
                </c:pt>
                <c:pt idx="1">
                  <c:v>100</c:v>
                </c:pt>
                <c:pt idx="2">
                  <c:v>250</c:v>
                </c:pt>
                <c:pt idx="3">
                  <c:v>500</c:v>
                </c:pt>
                <c:pt idx="4">
                  <c:v>750</c:v>
                </c:pt>
                <c:pt idx="5">
                  <c:v>1000</c:v>
                </c:pt>
                <c:pt idx="6">
                  <c:v>1250</c:v>
                </c:pt>
                <c:pt idx="7">
                  <c:v>1500</c:v>
                </c:pt>
                <c:pt idx="8">
                  <c:v>1750</c:v>
                </c:pt>
                <c:pt idx="9">
                  <c:v>2000</c:v>
                </c:pt>
              </c:numCache>
            </c:numRef>
          </c:cat>
          <c:val>
            <c:numRef>
              <c:f>'test incrementalObjects'!$G$3:$G$12</c:f>
              <c:numCache>
                <c:formatCode>0.00</c:formatCode>
                <c:ptCount val="10"/>
                <c:pt idx="0">
                  <c:v>58</c:v>
                </c:pt>
                <c:pt idx="1">
                  <c:v>58</c:v>
                </c:pt>
                <c:pt idx="2">
                  <c:v>28</c:v>
                </c:pt>
                <c:pt idx="3">
                  <c:v>15</c:v>
                </c:pt>
                <c:pt idx="4">
                  <c:v>9</c:v>
                </c:pt>
                <c:pt idx="5">
                  <c:v>5</c:v>
                </c:pt>
                <c:pt idx="6">
                  <c:v>4</c:v>
                </c:pt>
                <c:pt idx="7">
                  <c:v>3</c:v>
                </c:pt>
                <c:pt idx="8">
                  <c:v>1</c:v>
                </c:pt>
                <c:pt idx="9">
                  <c:v>1</c:v>
                </c:pt>
              </c:numCache>
            </c:numRef>
          </c:val>
          <c:smooth val="0"/>
        </c:ser>
        <c:dLbls>
          <c:showLegendKey val="0"/>
          <c:showVal val="0"/>
          <c:showCatName val="0"/>
          <c:showSerName val="0"/>
          <c:showPercent val="0"/>
          <c:showBubbleSize val="0"/>
        </c:dLbls>
        <c:marker val="1"/>
        <c:smooth val="0"/>
        <c:axId val="197551616"/>
        <c:axId val="197553536"/>
      </c:lineChart>
      <c:catAx>
        <c:axId val="197551616"/>
        <c:scaling>
          <c:orientation val="minMax"/>
        </c:scaling>
        <c:delete val="0"/>
        <c:axPos val="b"/>
        <c:title>
          <c:tx>
            <c:rich>
              <a:bodyPr/>
              <a:lstStyle/>
              <a:p>
                <a:pPr>
                  <a:defRPr/>
                </a:pPr>
                <a:r>
                  <a:rPr lang="pl-PL"/>
                  <a:t>Ilość obiektów</a:t>
                </a:r>
              </a:p>
            </c:rich>
          </c:tx>
          <c:layout>
            <c:manualLayout>
              <c:xMode val="edge"/>
              <c:yMode val="edge"/>
              <c:x val="0.3785667104111986"/>
              <c:y val="0.92960629921259863"/>
            </c:manualLayout>
          </c:layout>
          <c:overlay val="0"/>
        </c:title>
        <c:numFmt formatCode="General" sourceLinked="1"/>
        <c:majorTickMark val="out"/>
        <c:minorTickMark val="none"/>
        <c:tickLblPos val="nextTo"/>
        <c:txPr>
          <a:bodyPr rot="2700000"/>
          <a:lstStyle/>
          <a:p>
            <a:pPr>
              <a:defRPr/>
            </a:pPr>
            <a:endParaRPr lang="pl-PL"/>
          </a:p>
        </c:txPr>
        <c:crossAx val="197553536"/>
        <c:crosses val="autoZero"/>
        <c:auto val="1"/>
        <c:lblAlgn val="ctr"/>
        <c:lblOffset val="100"/>
        <c:noMultiLvlLbl val="0"/>
      </c:catAx>
      <c:valAx>
        <c:axId val="197553536"/>
        <c:scaling>
          <c:orientation val="minMax"/>
        </c:scaling>
        <c:delete val="0"/>
        <c:axPos val="l"/>
        <c:majorGridlines/>
        <c:title>
          <c:tx>
            <c:rich>
              <a:bodyPr rot="-5400000" vert="horz"/>
              <a:lstStyle/>
              <a:p>
                <a:pPr>
                  <a:defRPr/>
                </a:pPr>
                <a:r>
                  <a:rPr lang="pl-PL"/>
                  <a:t>FPS</a:t>
                </a:r>
              </a:p>
            </c:rich>
          </c:tx>
          <c:layout>
            <c:manualLayout>
              <c:xMode val="edge"/>
              <c:yMode val="edge"/>
              <c:x val="2.7777777777777887E-3"/>
              <c:y val="0.40068387284922774"/>
            </c:manualLayout>
          </c:layout>
          <c:overlay val="0"/>
        </c:title>
        <c:numFmt formatCode="0.00" sourceLinked="1"/>
        <c:majorTickMark val="out"/>
        <c:minorTickMark val="none"/>
        <c:tickLblPos val="nextTo"/>
        <c:crossAx val="197551616"/>
        <c:crosses val="autoZero"/>
        <c:crossBetween val="between"/>
      </c:valAx>
    </c:plotArea>
    <c:legend>
      <c:legendPos val="r"/>
      <c:layout>
        <c:manualLayout>
          <c:xMode val="edge"/>
          <c:yMode val="edge"/>
          <c:x val="0.81791601049868856"/>
          <c:y val="0.22026027996500439"/>
          <c:w val="0.18208398950131274"/>
          <c:h val="0.50230314960629807"/>
        </c:manualLayout>
      </c:layout>
      <c:overlay val="0"/>
    </c:legend>
    <c:plotVisOnly val="1"/>
    <c:dispBlanksAs val="gap"/>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'test creation-deletion'!$B$1</c:f>
              <c:strCache>
                <c:ptCount val="1"/>
                <c:pt idx="0">
                  <c:v>S4</c:v>
                </c:pt>
              </c:strCache>
            </c:strRef>
          </c:tx>
          <c:invertIfNegative val="0"/>
          <c:cat>
            <c:numRef>
              <c:f>'test creation-deletion'!$H$1</c:f>
              <c:numCache>
                <c:formatCode>General</c:formatCode>
                <c:ptCount val="1"/>
              </c:numCache>
            </c:numRef>
          </c:cat>
          <c:val>
            <c:numRef>
              <c:f>'test creation-deletion'!$B$2</c:f>
              <c:numCache>
                <c:formatCode>General</c:formatCode>
                <c:ptCount val="1"/>
                <c:pt idx="0">
                  <c:v>70</c:v>
                </c:pt>
              </c:numCache>
            </c:numRef>
          </c:val>
        </c:ser>
        <c:ser>
          <c:idx val="1"/>
          <c:order val="1"/>
          <c:tx>
            <c:strRef>
              <c:f>'test creation-deletion'!$C$1</c:f>
              <c:strCache>
                <c:ptCount val="1"/>
                <c:pt idx="0">
                  <c:v>Lumia</c:v>
                </c:pt>
              </c:strCache>
            </c:strRef>
          </c:tx>
          <c:invertIfNegative val="0"/>
          <c:cat>
            <c:numRef>
              <c:f>'test creation-deletion'!$H$1</c:f>
              <c:numCache>
                <c:formatCode>General</c:formatCode>
                <c:ptCount val="1"/>
              </c:numCache>
            </c:numRef>
          </c:cat>
          <c:val>
            <c:numRef>
              <c:f>'test creation-deletion'!$C$2</c:f>
              <c:numCache>
                <c:formatCode>General</c:formatCode>
                <c:ptCount val="1"/>
                <c:pt idx="0">
                  <c:v>90</c:v>
                </c:pt>
              </c:numCache>
            </c:numRef>
          </c:val>
        </c:ser>
        <c:ser>
          <c:idx val="2"/>
          <c:order val="2"/>
          <c:tx>
            <c:strRef>
              <c:f>'test creation-deletion'!$D$1</c:f>
              <c:strCache>
                <c:ptCount val="1"/>
                <c:pt idx="0">
                  <c:v>Core</c:v>
                </c:pt>
              </c:strCache>
            </c:strRef>
          </c:tx>
          <c:invertIfNegative val="0"/>
          <c:cat>
            <c:numRef>
              <c:f>'test creation-deletion'!$H$1</c:f>
              <c:numCache>
                <c:formatCode>General</c:formatCode>
                <c:ptCount val="1"/>
              </c:numCache>
            </c:numRef>
          </c:cat>
          <c:val>
            <c:numRef>
              <c:f>'test creation-deletion'!$D$2</c:f>
              <c:numCache>
                <c:formatCode>General</c:formatCode>
                <c:ptCount val="1"/>
                <c:pt idx="0">
                  <c:v>75</c:v>
                </c:pt>
              </c:numCache>
            </c:numRef>
          </c:val>
        </c:ser>
        <c:ser>
          <c:idx val="3"/>
          <c:order val="3"/>
          <c:tx>
            <c:strRef>
              <c:f>'test creation-deletion'!$E$1</c:f>
              <c:strCache>
                <c:ptCount val="1"/>
                <c:pt idx="0">
                  <c:v>iPhone 5</c:v>
                </c:pt>
              </c:strCache>
            </c:strRef>
          </c:tx>
          <c:invertIfNegative val="0"/>
          <c:cat>
            <c:numRef>
              <c:f>'test creation-deletion'!$H$1</c:f>
              <c:numCache>
                <c:formatCode>General</c:formatCode>
                <c:ptCount val="1"/>
              </c:numCache>
            </c:numRef>
          </c:cat>
          <c:val>
            <c:numRef>
              <c:f>'test creation-deletion'!$E$2</c:f>
              <c:numCache>
                <c:formatCode>General</c:formatCode>
                <c:ptCount val="1"/>
                <c:pt idx="0">
                  <c:v>140</c:v>
                </c:pt>
              </c:numCache>
            </c:numRef>
          </c:val>
        </c:ser>
        <c:ser>
          <c:idx val="4"/>
          <c:order val="4"/>
          <c:tx>
            <c:strRef>
              <c:f>'test creation-deletion'!$F$1</c:f>
              <c:strCache>
                <c:ptCount val="1"/>
                <c:pt idx="0">
                  <c:v>iPad 3</c:v>
                </c:pt>
              </c:strCache>
            </c:strRef>
          </c:tx>
          <c:invertIfNegative val="0"/>
          <c:cat>
            <c:numRef>
              <c:f>'test creation-deletion'!$H$1</c:f>
              <c:numCache>
                <c:formatCode>General</c:formatCode>
                <c:ptCount val="1"/>
              </c:numCache>
            </c:numRef>
          </c:cat>
          <c:val>
            <c:numRef>
              <c:f>'test creation-deletion'!$F$2</c:f>
              <c:numCache>
                <c:formatCode>General</c:formatCode>
                <c:ptCount val="1"/>
                <c:pt idx="0">
                  <c:v>115</c:v>
                </c:pt>
              </c:numCache>
            </c:numRef>
          </c:val>
        </c:ser>
        <c:ser>
          <c:idx val="5"/>
          <c:order val="5"/>
          <c:tx>
            <c:strRef>
              <c:f>'test creation-deletion'!$G$1</c:f>
              <c:strCache>
                <c:ptCount val="1"/>
                <c:pt idx="0">
                  <c:v>iPad 1</c:v>
                </c:pt>
              </c:strCache>
            </c:strRef>
          </c:tx>
          <c:invertIfNegative val="0"/>
          <c:cat>
            <c:numRef>
              <c:f>'test creation-deletion'!$H$1</c:f>
              <c:numCache>
                <c:formatCode>General</c:formatCode>
                <c:ptCount val="1"/>
              </c:numCache>
            </c:numRef>
          </c:cat>
          <c:val>
            <c:numRef>
              <c:f>'test creation-deletion'!$G$2</c:f>
              <c:numCache>
                <c:formatCode>General</c:formatCode>
                <c:ptCount val="1"/>
                <c:pt idx="0">
                  <c:v>65</c:v>
                </c:pt>
              </c:numCache>
            </c:numRef>
          </c:val>
        </c:ser>
        <c:dLbls>
          <c:showLegendKey val="0"/>
          <c:showVal val="0"/>
          <c:showCatName val="0"/>
          <c:showSerName val="0"/>
          <c:showPercent val="0"/>
          <c:showBubbleSize val="0"/>
        </c:dLbls>
        <c:gapWidth val="150"/>
        <c:axId val="197569920"/>
        <c:axId val="197624960"/>
      </c:barChart>
      <c:catAx>
        <c:axId val="197569920"/>
        <c:scaling>
          <c:orientation val="minMax"/>
        </c:scaling>
        <c:delete val="0"/>
        <c:axPos val="b"/>
        <c:numFmt formatCode="General" sourceLinked="1"/>
        <c:majorTickMark val="out"/>
        <c:minorTickMark val="none"/>
        <c:tickLblPos val="nextTo"/>
        <c:crossAx val="197624960"/>
        <c:crosses val="autoZero"/>
        <c:auto val="1"/>
        <c:lblAlgn val="ctr"/>
        <c:lblOffset val="100"/>
        <c:noMultiLvlLbl val="0"/>
      </c:catAx>
      <c:valAx>
        <c:axId val="197624960"/>
        <c:scaling>
          <c:orientation val="minMax"/>
        </c:scaling>
        <c:delete val="0"/>
        <c:axPos val="l"/>
        <c:majorGridlines/>
        <c:title>
          <c:tx>
            <c:rich>
              <a:bodyPr rot="-5400000" vert="horz"/>
              <a:lstStyle/>
              <a:p>
                <a:pPr>
                  <a:defRPr/>
                </a:pPr>
                <a:r>
                  <a:rPr lang="pl-PL"/>
                  <a:t>Ilość obiektów na klatkę</a:t>
                </a:r>
              </a:p>
            </c:rich>
          </c:tx>
          <c:overlay val="0"/>
        </c:title>
        <c:numFmt formatCode="General" sourceLinked="1"/>
        <c:majorTickMark val="out"/>
        <c:minorTickMark val="none"/>
        <c:tickLblPos val="nextTo"/>
        <c:crossAx val="197569920"/>
        <c:crosses val="autoZero"/>
        <c:crossBetween val="between"/>
      </c:valAx>
    </c:plotArea>
    <c:legend>
      <c:legendPos val="r"/>
      <c:overlay val="0"/>
    </c:legend>
    <c:plotVisOnly val="1"/>
    <c:dispBlanksAs val="gap"/>
    <c:showDLblsOverMax val="0"/>
  </c:chart>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789129483814541"/>
          <c:y val="9.9085739282589694E-2"/>
          <c:w val="0.68991535433070861"/>
          <c:h val="0.80321741032370952"/>
        </c:manualLayout>
      </c:layout>
      <c:barChart>
        <c:barDir val="col"/>
        <c:grouping val="clustered"/>
        <c:varyColors val="0"/>
        <c:ser>
          <c:idx val="0"/>
          <c:order val="0"/>
          <c:tx>
            <c:strRef>
              <c:f>'test 3D'!$B$1</c:f>
              <c:strCache>
                <c:ptCount val="1"/>
                <c:pt idx="0">
                  <c:v>S4</c:v>
                </c:pt>
              </c:strCache>
            </c:strRef>
          </c:tx>
          <c:invertIfNegative val="0"/>
          <c:cat>
            <c:numRef>
              <c:f>'test 3D'!$H$4:$H$6</c:f>
              <c:numCache>
                <c:formatCode>0</c:formatCode>
                <c:ptCount val="3"/>
                <c:pt idx="0">
                  <c:v>50</c:v>
                </c:pt>
                <c:pt idx="1">
                  <c:v>250</c:v>
                </c:pt>
                <c:pt idx="2">
                  <c:v>500</c:v>
                </c:pt>
              </c:numCache>
            </c:numRef>
          </c:cat>
          <c:val>
            <c:numRef>
              <c:f>'test 3D'!$B$23:$B$25</c:f>
              <c:numCache>
                <c:formatCode>0.00</c:formatCode>
                <c:ptCount val="3"/>
                <c:pt idx="0">
                  <c:v>-0.60000000000000142</c:v>
                </c:pt>
                <c:pt idx="1">
                  <c:v>-4.2000000000000028</c:v>
                </c:pt>
                <c:pt idx="2">
                  <c:v>0.69999999999999929</c:v>
                </c:pt>
              </c:numCache>
            </c:numRef>
          </c:val>
        </c:ser>
        <c:ser>
          <c:idx val="1"/>
          <c:order val="1"/>
          <c:tx>
            <c:strRef>
              <c:f>'test 3D'!$C$1</c:f>
              <c:strCache>
                <c:ptCount val="1"/>
                <c:pt idx="0">
                  <c:v>Lumia</c:v>
                </c:pt>
              </c:strCache>
            </c:strRef>
          </c:tx>
          <c:invertIfNegative val="0"/>
          <c:cat>
            <c:numRef>
              <c:f>'test 3D'!$H$4:$H$6</c:f>
              <c:numCache>
                <c:formatCode>0</c:formatCode>
                <c:ptCount val="3"/>
                <c:pt idx="0">
                  <c:v>50</c:v>
                </c:pt>
                <c:pt idx="1">
                  <c:v>250</c:v>
                </c:pt>
                <c:pt idx="2">
                  <c:v>500</c:v>
                </c:pt>
              </c:numCache>
            </c:numRef>
          </c:cat>
          <c:val>
            <c:numRef>
              <c:f>'test 3D'!$C$23:$C$25</c:f>
              <c:numCache>
                <c:formatCode>0.00</c:formatCode>
                <c:ptCount val="3"/>
                <c:pt idx="0">
                  <c:v>-1.4500000000000028</c:v>
                </c:pt>
                <c:pt idx="1">
                  <c:v>-0.25</c:v>
                </c:pt>
                <c:pt idx="2">
                  <c:v>0.30000000000000071</c:v>
                </c:pt>
              </c:numCache>
            </c:numRef>
          </c:val>
        </c:ser>
        <c:ser>
          <c:idx val="2"/>
          <c:order val="2"/>
          <c:tx>
            <c:strRef>
              <c:f>'test 3D'!$D$1</c:f>
              <c:strCache>
                <c:ptCount val="1"/>
                <c:pt idx="0">
                  <c:v>Core</c:v>
                </c:pt>
              </c:strCache>
            </c:strRef>
          </c:tx>
          <c:invertIfNegative val="0"/>
          <c:cat>
            <c:numRef>
              <c:f>'test 3D'!$H$4:$H$6</c:f>
              <c:numCache>
                <c:formatCode>0</c:formatCode>
                <c:ptCount val="3"/>
                <c:pt idx="0">
                  <c:v>50</c:v>
                </c:pt>
                <c:pt idx="1">
                  <c:v>250</c:v>
                </c:pt>
                <c:pt idx="2">
                  <c:v>500</c:v>
                </c:pt>
              </c:numCache>
            </c:numRef>
          </c:cat>
          <c:val>
            <c:numRef>
              <c:f>'test 3D'!$D$23:$D$25</c:f>
              <c:numCache>
                <c:formatCode>0.00</c:formatCode>
                <c:ptCount val="3"/>
                <c:pt idx="0">
                  <c:v>-0.78999999999999915</c:v>
                </c:pt>
                <c:pt idx="1">
                  <c:v>-8.7700000000000031</c:v>
                </c:pt>
                <c:pt idx="2">
                  <c:v>-1.4699999999999989</c:v>
                </c:pt>
              </c:numCache>
            </c:numRef>
          </c:val>
        </c:ser>
        <c:ser>
          <c:idx val="3"/>
          <c:order val="3"/>
          <c:tx>
            <c:strRef>
              <c:f>'test 3D'!$E$1</c:f>
              <c:strCache>
                <c:ptCount val="1"/>
                <c:pt idx="0">
                  <c:v>iPhone 5</c:v>
                </c:pt>
              </c:strCache>
            </c:strRef>
          </c:tx>
          <c:invertIfNegative val="0"/>
          <c:cat>
            <c:numRef>
              <c:f>'test 3D'!$H$4:$H$6</c:f>
              <c:numCache>
                <c:formatCode>0</c:formatCode>
                <c:ptCount val="3"/>
                <c:pt idx="0">
                  <c:v>50</c:v>
                </c:pt>
                <c:pt idx="1">
                  <c:v>250</c:v>
                </c:pt>
                <c:pt idx="2">
                  <c:v>500</c:v>
                </c:pt>
              </c:numCache>
            </c:numRef>
          </c:cat>
          <c:val>
            <c:numRef>
              <c:f>'test 3D'!$E$23:$E$25</c:f>
              <c:numCache>
                <c:formatCode>0.00</c:formatCode>
                <c:ptCount val="3"/>
                <c:pt idx="0">
                  <c:v>-0.89346417363342567</c:v>
                </c:pt>
                <c:pt idx="1">
                  <c:v>-0.36183593891432508</c:v>
                </c:pt>
                <c:pt idx="2">
                  <c:v>-3.5833581553526912</c:v>
                </c:pt>
              </c:numCache>
            </c:numRef>
          </c:val>
        </c:ser>
        <c:ser>
          <c:idx val="4"/>
          <c:order val="4"/>
          <c:tx>
            <c:strRef>
              <c:f>'test 3D'!$F$1</c:f>
              <c:strCache>
                <c:ptCount val="1"/>
                <c:pt idx="0">
                  <c:v>iPad 3</c:v>
                </c:pt>
              </c:strCache>
            </c:strRef>
          </c:tx>
          <c:invertIfNegative val="0"/>
          <c:cat>
            <c:numRef>
              <c:f>'test 3D'!$H$4:$H$6</c:f>
              <c:numCache>
                <c:formatCode>0</c:formatCode>
                <c:ptCount val="3"/>
                <c:pt idx="0">
                  <c:v>50</c:v>
                </c:pt>
                <c:pt idx="1">
                  <c:v>250</c:v>
                </c:pt>
                <c:pt idx="2">
                  <c:v>500</c:v>
                </c:pt>
              </c:numCache>
            </c:numRef>
          </c:cat>
          <c:val>
            <c:numRef>
              <c:f>'test 3D'!$F$23:$F$25</c:f>
              <c:numCache>
                <c:formatCode>0.00</c:formatCode>
                <c:ptCount val="3"/>
                <c:pt idx="0">
                  <c:v>-1.647703429493383</c:v>
                </c:pt>
                <c:pt idx="1">
                  <c:v>-0.985732995172377</c:v>
                </c:pt>
                <c:pt idx="2">
                  <c:v>-1.0516182310616387</c:v>
                </c:pt>
              </c:numCache>
            </c:numRef>
          </c:val>
        </c:ser>
        <c:ser>
          <c:idx val="5"/>
          <c:order val="5"/>
          <c:tx>
            <c:strRef>
              <c:f>'test 3D'!$G$1</c:f>
              <c:strCache>
                <c:ptCount val="1"/>
                <c:pt idx="0">
                  <c:v>iPad 1</c:v>
                </c:pt>
              </c:strCache>
            </c:strRef>
          </c:tx>
          <c:invertIfNegative val="0"/>
          <c:cat>
            <c:numRef>
              <c:f>'test 3D'!$H$4:$H$6</c:f>
              <c:numCache>
                <c:formatCode>0</c:formatCode>
                <c:ptCount val="3"/>
                <c:pt idx="0">
                  <c:v>50</c:v>
                </c:pt>
                <c:pt idx="1">
                  <c:v>250</c:v>
                </c:pt>
                <c:pt idx="2">
                  <c:v>500</c:v>
                </c:pt>
              </c:numCache>
            </c:numRef>
          </c:cat>
          <c:val>
            <c:numRef>
              <c:f>'test 3D'!$G$23:$G$25</c:f>
              <c:numCache>
                <c:formatCode>0.00</c:formatCode>
                <c:ptCount val="3"/>
                <c:pt idx="0">
                  <c:v>-2.6453525710801529</c:v>
                </c:pt>
                <c:pt idx="1">
                  <c:v>-2.0260051402627326</c:v>
                </c:pt>
                <c:pt idx="2">
                  <c:v>-4.9147222144532137</c:v>
                </c:pt>
              </c:numCache>
            </c:numRef>
          </c:val>
        </c:ser>
        <c:dLbls>
          <c:showLegendKey val="0"/>
          <c:showVal val="0"/>
          <c:showCatName val="0"/>
          <c:showSerName val="0"/>
          <c:showPercent val="0"/>
          <c:showBubbleSize val="0"/>
        </c:dLbls>
        <c:gapWidth val="150"/>
        <c:axId val="202273920"/>
        <c:axId val="202275840"/>
      </c:barChart>
      <c:catAx>
        <c:axId val="202273920"/>
        <c:scaling>
          <c:orientation val="minMax"/>
        </c:scaling>
        <c:delete val="0"/>
        <c:axPos val="b"/>
        <c:title>
          <c:tx>
            <c:rich>
              <a:bodyPr/>
              <a:lstStyle/>
              <a:p>
                <a:pPr>
                  <a:defRPr/>
                </a:pPr>
                <a:r>
                  <a:rPr lang="pl-PL"/>
                  <a:t>Ilość obiektów</a:t>
                </a:r>
              </a:p>
            </c:rich>
          </c:tx>
          <c:overlay val="0"/>
        </c:title>
        <c:numFmt formatCode="0" sourceLinked="1"/>
        <c:majorTickMark val="out"/>
        <c:minorTickMark val="none"/>
        <c:tickLblPos val="nextTo"/>
        <c:crossAx val="202275840"/>
        <c:crosses val="autoZero"/>
        <c:auto val="1"/>
        <c:lblAlgn val="ctr"/>
        <c:lblOffset val="100"/>
        <c:noMultiLvlLbl val="0"/>
      </c:catAx>
      <c:valAx>
        <c:axId val="202275840"/>
        <c:scaling>
          <c:orientation val="minMax"/>
        </c:scaling>
        <c:delete val="0"/>
        <c:axPos val="l"/>
        <c:majorGridlines/>
        <c:title>
          <c:tx>
            <c:rich>
              <a:bodyPr rot="-5400000" vert="horz"/>
              <a:lstStyle/>
              <a:p>
                <a:pPr>
                  <a:defRPr/>
                </a:pPr>
                <a:r>
                  <a:rPr lang="pl-PL"/>
                  <a:t>FPS</a:t>
                </a:r>
              </a:p>
            </c:rich>
          </c:tx>
          <c:overlay val="0"/>
        </c:title>
        <c:numFmt formatCode="0.00" sourceLinked="1"/>
        <c:majorTickMark val="out"/>
        <c:minorTickMark val="none"/>
        <c:tickLblPos val="nextTo"/>
        <c:crossAx val="202273920"/>
        <c:crosses val="autoZero"/>
        <c:crossBetween val="between"/>
      </c:valAx>
    </c:plotArea>
    <c:legend>
      <c:legendPos val="r"/>
      <c:layout>
        <c:manualLayout>
          <c:xMode val="edge"/>
          <c:yMode val="edge"/>
          <c:x val="0.83613998250218824"/>
          <c:y val="0.26343175853018308"/>
          <c:w val="0.16386001749781276"/>
          <c:h val="0.50230314960629807"/>
        </c:manualLayout>
      </c:layout>
      <c:overlay val="0"/>
    </c:legend>
    <c:plotVisOnly val="1"/>
    <c:dispBlanksAs val="gap"/>
    <c:showDLblsOverMax val="0"/>
  </c:chart>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9.5509193962844768E-2"/>
          <c:y val="5.2789442986293379E-2"/>
          <c:w val="0.73230075205930212"/>
          <c:h val="0.8495137066200058"/>
        </c:manualLayout>
      </c:layout>
      <c:barChart>
        <c:barDir val="col"/>
        <c:grouping val="clustered"/>
        <c:varyColors val="0"/>
        <c:ser>
          <c:idx val="0"/>
          <c:order val="0"/>
          <c:tx>
            <c:strRef>
              <c:f>'test 3D'!$B$1</c:f>
              <c:strCache>
                <c:ptCount val="1"/>
                <c:pt idx="0">
                  <c:v>S4</c:v>
                </c:pt>
              </c:strCache>
            </c:strRef>
          </c:tx>
          <c:invertIfNegative val="0"/>
          <c:cat>
            <c:numRef>
              <c:f>'test 3D'!$H$4:$H$6</c:f>
              <c:numCache>
                <c:formatCode>0</c:formatCode>
                <c:ptCount val="3"/>
                <c:pt idx="0">
                  <c:v>50</c:v>
                </c:pt>
                <c:pt idx="1">
                  <c:v>250</c:v>
                </c:pt>
                <c:pt idx="2">
                  <c:v>500</c:v>
                </c:pt>
              </c:numCache>
            </c:numRef>
          </c:cat>
          <c:val>
            <c:numRef>
              <c:f>'test 3D'!$B$27:$B$29</c:f>
              <c:numCache>
                <c:formatCode>0.00</c:formatCode>
                <c:ptCount val="3"/>
                <c:pt idx="0">
                  <c:v>-1.1899999999999977</c:v>
                </c:pt>
                <c:pt idx="1">
                  <c:v>2.5399999999999991</c:v>
                </c:pt>
                <c:pt idx="2">
                  <c:v>1.6999999999999993</c:v>
                </c:pt>
              </c:numCache>
            </c:numRef>
          </c:val>
        </c:ser>
        <c:ser>
          <c:idx val="1"/>
          <c:order val="1"/>
          <c:tx>
            <c:strRef>
              <c:f>'test 3D'!$C$1</c:f>
              <c:strCache>
                <c:ptCount val="1"/>
                <c:pt idx="0">
                  <c:v>Lumia</c:v>
                </c:pt>
              </c:strCache>
            </c:strRef>
          </c:tx>
          <c:invertIfNegative val="0"/>
          <c:cat>
            <c:numRef>
              <c:f>'test 3D'!$H$4:$H$6</c:f>
              <c:numCache>
                <c:formatCode>0</c:formatCode>
                <c:ptCount val="3"/>
                <c:pt idx="0">
                  <c:v>50</c:v>
                </c:pt>
                <c:pt idx="1">
                  <c:v>250</c:v>
                </c:pt>
                <c:pt idx="2">
                  <c:v>500</c:v>
                </c:pt>
              </c:numCache>
            </c:numRef>
          </c:cat>
          <c:val>
            <c:numRef>
              <c:f>'test 3D'!$C$27:$C$29</c:f>
              <c:numCache>
                <c:formatCode>0.00</c:formatCode>
                <c:ptCount val="3"/>
                <c:pt idx="0">
                  <c:v>-1.2199999999999989</c:v>
                </c:pt>
                <c:pt idx="1">
                  <c:v>3.6099999999999994</c:v>
                </c:pt>
                <c:pt idx="2">
                  <c:v>1.9399999999999995</c:v>
                </c:pt>
              </c:numCache>
            </c:numRef>
          </c:val>
        </c:ser>
        <c:ser>
          <c:idx val="2"/>
          <c:order val="2"/>
          <c:tx>
            <c:strRef>
              <c:f>'test 3D'!$D$1</c:f>
              <c:strCache>
                <c:ptCount val="1"/>
                <c:pt idx="0">
                  <c:v>Core</c:v>
                </c:pt>
              </c:strCache>
            </c:strRef>
          </c:tx>
          <c:invertIfNegative val="0"/>
          <c:cat>
            <c:numRef>
              <c:f>'test 3D'!$H$4:$H$6</c:f>
              <c:numCache>
                <c:formatCode>0</c:formatCode>
                <c:ptCount val="3"/>
                <c:pt idx="0">
                  <c:v>50</c:v>
                </c:pt>
                <c:pt idx="1">
                  <c:v>250</c:v>
                </c:pt>
                <c:pt idx="2">
                  <c:v>500</c:v>
                </c:pt>
              </c:numCache>
            </c:numRef>
          </c:cat>
          <c:val>
            <c:numRef>
              <c:f>'test 3D'!$D$27:$D$29</c:f>
              <c:numCache>
                <c:formatCode>0.00</c:formatCode>
                <c:ptCount val="3"/>
                <c:pt idx="0">
                  <c:v>-0.81000000000000227</c:v>
                </c:pt>
                <c:pt idx="1">
                  <c:v>2.1099999999999994</c:v>
                </c:pt>
                <c:pt idx="2">
                  <c:v>3.66</c:v>
                </c:pt>
              </c:numCache>
            </c:numRef>
          </c:val>
        </c:ser>
        <c:ser>
          <c:idx val="3"/>
          <c:order val="3"/>
          <c:tx>
            <c:strRef>
              <c:f>'test 3D'!$E$1</c:f>
              <c:strCache>
                <c:ptCount val="1"/>
                <c:pt idx="0">
                  <c:v>iPhone 5</c:v>
                </c:pt>
              </c:strCache>
            </c:strRef>
          </c:tx>
          <c:invertIfNegative val="0"/>
          <c:cat>
            <c:numRef>
              <c:f>'test 3D'!$H$4:$H$6</c:f>
              <c:numCache>
                <c:formatCode>0</c:formatCode>
                <c:ptCount val="3"/>
                <c:pt idx="0">
                  <c:v>50</c:v>
                </c:pt>
                <c:pt idx="1">
                  <c:v>250</c:v>
                </c:pt>
                <c:pt idx="2">
                  <c:v>500</c:v>
                </c:pt>
              </c:numCache>
            </c:numRef>
          </c:cat>
          <c:val>
            <c:numRef>
              <c:f>'test 3D'!$E$27:$E$29</c:f>
              <c:numCache>
                <c:formatCode>0.00</c:formatCode>
                <c:ptCount val="3"/>
                <c:pt idx="0">
                  <c:v>-1.4481699576085347</c:v>
                </c:pt>
                <c:pt idx="1">
                  <c:v>-0.79504474814535797</c:v>
                </c:pt>
                <c:pt idx="2">
                  <c:v>-2.4467728867867748</c:v>
                </c:pt>
              </c:numCache>
            </c:numRef>
          </c:val>
        </c:ser>
        <c:ser>
          <c:idx val="4"/>
          <c:order val="4"/>
          <c:tx>
            <c:strRef>
              <c:f>'test 3D'!$F$1</c:f>
              <c:strCache>
                <c:ptCount val="1"/>
                <c:pt idx="0">
                  <c:v>iPad 3</c:v>
                </c:pt>
              </c:strCache>
            </c:strRef>
          </c:tx>
          <c:invertIfNegative val="0"/>
          <c:cat>
            <c:numRef>
              <c:f>'test 3D'!$H$4:$H$6</c:f>
              <c:numCache>
                <c:formatCode>0</c:formatCode>
                <c:ptCount val="3"/>
                <c:pt idx="0">
                  <c:v>50</c:v>
                </c:pt>
                <c:pt idx="1">
                  <c:v>250</c:v>
                </c:pt>
                <c:pt idx="2">
                  <c:v>500</c:v>
                </c:pt>
              </c:numCache>
            </c:numRef>
          </c:cat>
          <c:val>
            <c:numRef>
              <c:f>'test 3D'!$F$27:$F$29</c:f>
              <c:numCache>
                <c:formatCode>0.00</c:formatCode>
                <c:ptCount val="3"/>
                <c:pt idx="0">
                  <c:v>-0.68615128226476685</c:v>
                </c:pt>
                <c:pt idx="1">
                  <c:v>-1.6703326216909602</c:v>
                </c:pt>
                <c:pt idx="2">
                  <c:v>-2.5933933051923717</c:v>
                </c:pt>
              </c:numCache>
            </c:numRef>
          </c:val>
        </c:ser>
        <c:ser>
          <c:idx val="5"/>
          <c:order val="5"/>
          <c:tx>
            <c:strRef>
              <c:f>'test 3D'!$G$1</c:f>
              <c:strCache>
                <c:ptCount val="1"/>
                <c:pt idx="0">
                  <c:v>iPad 1</c:v>
                </c:pt>
              </c:strCache>
            </c:strRef>
          </c:tx>
          <c:invertIfNegative val="0"/>
          <c:cat>
            <c:numRef>
              <c:f>'test 3D'!$H$4:$H$6</c:f>
              <c:numCache>
                <c:formatCode>0</c:formatCode>
                <c:ptCount val="3"/>
                <c:pt idx="0">
                  <c:v>50</c:v>
                </c:pt>
                <c:pt idx="1">
                  <c:v>250</c:v>
                </c:pt>
                <c:pt idx="2">
                  <c:v>500</c:v>
                </c:pt>
              </c:numCache>
            </c:numRef>
          </c:cat>
          <c:val>
            <c:numRef>
              <c:f>'test 3D'!$G$27:$G$29</c:f>
              <c:numCache>
                <c:formatCode>0.00</c:formatCode>
                <c:ptCount val="3"/>
                <c:pt idx="0">
                  <c:v>-0.9746497500343807</c:v>
                </c:pt>
                <c:pt idx="1">
                  <c:v>-3.2799295639652897</c:v>
                </c:pt>
                <c:pt idx="2">
                  <c:v>-2.9260039479109636</c:v>
                </c:pt>
              </c:numCache>
            </c:numRef>
          </c:val>
        </c:ser>
        <c:dLbls>
          <c:showLegendKey val="0"/>
          <c:showVal val="0"/>
          <c:showCatName val="0"/>
          <c:showSerName val="0"/>
          <c:showPercent val="0"/>
          <c:showBubbleSize val="0"/>
        </c:dLbls>
        <c:gapWidth val="150"/>
        <c:axId val="218725376"/>
        <c:axId val="218727552"/>
      </c:barChart>
      <c:catAx>
        <c:axId val="218725376"/>
        <c:scaling>
          <c:orientation val="minMax"/>
        </c:scaling>
        <c:delete val="0"/>
        <c:axPos val="b"/>
        <c:title>
          <c:tx>
            <c:rich>
              <a:bodyPr/>
              <a:lstStyle/>
              <a:p>
                <a:pPr>
                  <a:defRPr/>
                </a:pPr>
                <a:r>
                  <a:rPr lang="pl-PL"/>
                  <a:t>Ilość obiektów</a:t>
                </a:r>
              </a:p>
            </c:rich>
          </c:tx>
          <c:overlay val="0"/>
        </c:title>
        <c:numFmt formatCode="0" sourceLinked="1"/>
        <c:majorTickMark val="out"/>
        <c:minorTickMark val="none"/>
        <c:tickLblPos val="nextTo"/>
        <c:crossAx val="218727552"/>
        <c:crosses val="autoZero"/>
        <c:auto val="1"/>
        <c:lblAlgn val="ctr"/>
        <c:lblOffset val="100"/>
        <c:noMultiLvlLbl val="0"/>
      </c:catAx>
      <c:valAx>
        <c:axId val="218727552"/>
        <c:scaling>
          <c:orientation val="minMax"/>
        </c:scaling>
        <c:delete val="0"/>
        <c:axPos val="l"/>
        <c:majorGridlines/>
        <c:title>
          <c:tx>
            <c:rich>
              <a:bodyPr rot="-5400000" vert="horz"/>
              <a:lstStyle/>
              <a:p>
                <a:pPr>
                  <a:defRPr/>
                </a:pPr>
                <a:r>
                  <a:rPr lang="pl-PL"/>
                  <a:t>FPS</a:t>
                </a:r>
              </a:p>
            </c:rich>
          </c:tx>
          <c:overlay val="0"/>
        </c:title>
        <c:numFmt formatCode="0.00" sourceLinked="1"/>
        <c:majorTickMark val="out"/>
        <c:minorTickMark val="none"/>
        <c:tickLblPos val="nextTo"/>
        <c:crossAx val="218725376"/>
        <c:crosses val="autoZero"/>
        <c:crossBetween val="between"/>
      </c:valAx>
    </c:plotArea>
    <c:legend>
      <c:legendPos val="r"/>
      <c:layout>
        <c:manualLayout>
          <c:xMode val="edge"/>
          <c:yMode val="edge"/>
          <c:x val="0.83613998250218824"/>
          <c:y val="0.26343175853018308"/>
          <c:w val="0.16386001749781276"/>
          <c:h val="0.50230314960629807"/>
        </c:manualLayout>
      </c:layout>
      <c:overlay val="0"/>
    </c:legend>
    <c:plotVisOnly val="1"/>
    <c:dispBlanksAs val="gap"/>
    <c:showDLblsOverMax val="0"/>
  </c:chart>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'2d'!$B$1</c:f>
              <c:strCache>
                <c:ptCount val="1"/>
                <c:pt idx="0">
                  <c:v>S4</c:v>
                </c:pt>
              </c:strCache>
            </c:strRef>
          </c:tx>
          <c:invertIfNegative val="0"/>
          <c:val>
            <c:numRef>
              <c:f>'2d'!$B$3</c:f>
              <c:numCache>
                <c:formatCode>General</c:formatCode>
                <c:ptCount val="1"/>
                <c:pt idx="0">
                  <c:v>59.88</c:v>
                </c:pt>
              </c:numCache>
            </c:numRef>
          </c:val>
        </c:ser>
        <c:ser>
          <c:idx val="1"/>
          <c:order val="1"/>
          <c:tx>
            <c:strRef>
              <c:f>'2d'!$C$1</c:f>
              <c:strCache>
                <c:ptCount val="1"/>
                <c:pt idx="0">
                  <c:v>Lumia</c:v>
                </c:pt>
              </c:strCache>
            </c:strRef>
          </c:tx>
          <c:invertIfNegative val="0"/>
          <c:val>
            <c:numRef>
              <c:f>'2d'!$C$3</c:f>
              <c:numCache>
                <c:formatCode>General</c:formatCode>
                <c:ptCount val="1"/>
                <c:pt idx="0">
                  <c:v>59.34</c:v>
                </c:pt>
              </c:numCache>
            </c:numRef>
          </c:val>
        </c:ser>
        <c:ser>
          <c:idx val="2"/>
          <c:order val="2"/>
          <c:tx>
            <c:strRef>
              <c:f>'2d'!$D$1</c:f>
              <c:strCache>
                <c:ptCount val="1"/>
                <c:pt idx="0">
                  <c:v>Core</c:v>
                </c:pt>
              </c:strCache>
            </c:strRef>
          </c:tx>
          <c:invertIfNegative val="0"/>
          <c:val>
            <c:numRef>
              <c:f>'2d'!$D$3</c:f>
              <c:numCache>
                <c:formatCode>General</c:formatCode>
                <c:ptCount val="1"/>
                <c:pt idx="0">
                  <c:v>59.88</c:v>
                </c:pt>
              </c:numCache>
            </c:numRef>
          </c:val>
        </c:ser>
        <c:ser>
          <c:idx val="3"/>
          <c:order val="3"/>
          <c:tx>
            <c:strRef>
              <c:f>'2d'!$E$1</c:f>
              <c:strCache>
                <c:ptCount val="1"/>
                <c:pt idx="0">
                  <c:v>iPhone 5</c:v>
                </c:pt>
              </c:strCache>
            </c:strRef>
          </c:tx>
          <c:invertIfNegative val="0"/>
          <c:val>
            <c:numRef>
              <c:f>'2d'!$E$3</c:f>
              <c:numCache>
                <c:formatCode>General</c:formatCode>
                <c:ptCount val="1"/>
                <c:pt idx="0">
                  <c:v>59.97</c:v>
                </c:pt>
              </c:numCache>
            </c:numRef>
          </c:val>
        </c:ser>
        <c:ser>
          <c:idx val="4"/>
          <c:order val="4"/>
          <c:tx>
            <c:strRef>
              <c:f>'2d'!$F$1</c:f>
              <c:strCache>
                <c:ptCount val="1"/>
                <c:pt idx="0">
                  <c:v>iPad 3</c:v>
                </c:pt>
              </c:strCache>
            </c:strRef>
          </c:tx>
          <c:invertIfNegative val="0"/>
          <c:val>
            <c:numRef>
              <c:f>'2d'!$F$3</c:f>
              <c:numCache>
                <c:formatCode>General</c:formatCode>
                <c:ptCount val="1"/>
                <c:pt idx="0">
                  <c:v>59.88</c:v>
                </c:pt>
              </c:numCache>
            </c:numRef>
          </c:val>
        </c:ser>
        <c:ser>
          <c:idx val="5"/>
          <c:order val="5"/>
          <c:tx>
            <c:strRef>
              <c:f>'2d'!$G$1</c:f>
              <c:strCache>
                <c:ptCount val="1"/>
                <c:pt idx="0">
                  <c:v>iPad 1</c:v>
                </c:pt>
              </c:strCache>
            </c:strRef>
          </c:tx>
          <c:invertIfNegative val="0"/>
          <c:val>
            <c:numRef>
              <c:f>'2d'!$G$3</c:f>
              <c:numCache>
                <c:formatCode>General</c:formatCode>
                <c:ptCount val="1"/>
                <c:pt idx="0">
                  <c:v>59.33</c:v>
                </c:pt>
              </c:numCache>
            </c:numRef>
          </c:val>
        </c:ser>
        <c:dLbls>
          <c:showLegendKey val="0"/>
          <c:showVal val="0"/>
          <c:showCatName val="0"/>
          <c:showSerName val="0"/>
          <c:showPercent val="0"/>
          <c:showBubbleSize val="0"/>
        </c:dLbls>
        <c:gapWidth val="150"/>
        <c:axId val="218829952"/>
        <c:axId val="218831488"/>
      </c:barChart>
      <c:catAx>
        <c:axId val="218829952"/>
        <c:scaling>
          <c:orientation val="minMax"/>
        </c:scaling>
        <c:delete val="1"/>
        <c:axPos val="b"/>
        <c:majorTickMark val="out"/>
        <c:minorTickMark val="none"/>
        <c:tickLblPos val="nextTo"/>
        <c:crossAx val="218831488"/>
        <c:crosses val="autoZero"/>
        <c:auto val="1"/>
        <c:lblAlgn val="ctr"/>
        <c:lblOffset val="100"/>
        <c:noMultiLvlLbl val="0"/>
      </c:catAx>
      <c:valAx>
        <c:axId val="218831488"/>
        <c:scaling>
          <c:orientation val="minMax"/>
          <c:min val="0"/>
        </c:scaling>
        <c:delete val="0"/>
        <c:axPos val="l"/>
        <c:majorGridlines/>
        <c:numFmt formatCode="General" sourceLinked="1"/>
        <c:majorTickMark val="out"/>
        <c:minorTickMark val="none"/>
        <c:tickLblPos val="nextTo"/>
        <c:crossAx val="218829952"/>
        <c:crosses val="autoZero"/>
        <c:crossBetween val="between"/>
      </c:valAx>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4580E5A-FA1B-4603-BE4D-8D341030E0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2503</TotalTime>
  <Pages>57</Pages>
  <Words>12046</Words>
  <Characters>72280</Characters>
  <Application>Microsoft Office Word</Application>
  <DocSecurity>0</DocSecurity>
  <Lines>602</Lines>
  <Paragraphs>168</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Nokia Siemens Networks</Company>
  <LinksUpToDate>false</LinksUpToDate>
  <CharactersWithSpaces>84158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noname</dc:creator>
  <cp:lastModifiedBy>Bizkit</cp:lastModifiedBy>
  <cp:revision>186</cp:revision>
  <cp:lastPrinted>2012-06-29T13:32:00Z</cp:lastPrinted>
  <dcterms:created xsi:type="dcterms:W3CDTF">2014-08-02T20:38:00Z</dcterms:created>
  <dcterms:modified xsi:type="dcterms:W3CDTF">2014-08-25T19:37:00Z</dcterms:modified>
</cp:coreProperties>
</file>