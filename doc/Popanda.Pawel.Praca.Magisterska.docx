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val="pl-PL" w:eastAsia="pl-PL"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val="pl-PL" w:eastAsia="pl-PL"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proofErr w:type="gramStart"/>
      <w:r w:rsidRPr="00BC2573">
        <w:rPr>
          <w:sz w:val="32"/>
          <w:szCs w:val="32"/>
          <w:lang w:val="pl-PL"/>
        </w:rPr>
        <w:t>pt</w:t>
      </w:r>
      <w:proofErr w:type="gramEnd"/>
      <w:r w:rsidRPr="00BC2573">
        <w:rPr>
          <w:sz w:val="32"/>
          <w:szCs w:val="32"/>
          <w:lang w:val="pl-PL"/>
        </w:rPr>
        <w: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proofErr w:type="gramStart"/>
      <w:r w:rsidRPr="00BC2573">
        <w:rPr>
          <w:sz w:val="36"/>
          <w:szCs w:val="36"/>
          <w:lang w:val="pl-PL"/>
        </w:rPr>
        <w:t>do</w:t>
      </w:r>
      <w:proofErr w:type="gramEnd"/>
      <w:r w:rsidRPr="00BC2573">
        <w:rPr>
          <w:sz w:val="36"/>
          <w:szCs w:val="36"/>
          <w:lang w:val="pl-PL"/>
        </w:rPr>
        <w:t xml:space="preserve">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proofErr w:type="gramStart"/>
      <w:r w:rsidRPr="00BC2573">
        <w:rPr>
          <w:lang w:val="pl-PL"/>
        </w:rPr>
        <w:t>:</w:t>
      </w:r>
      <w:r w:rsidRPr="00BC2573">
        <w:rPr>
          <w:b/>
          <w:lang w:val="pl-PL"/>
        </w:rPr>
        <w:tab/>
      </w:r>
      <w:r w:rsidRPr="00BC2573">
        <w:rPr>
          <w:b/>
          <w:lang w:val="pl-PL"/>
        </w:rPr>
        <w:tab/>
      </w:r>
      <w:r w:rsidR="009C1A25" w:rsidRPr="00BC2573">
        <w:rPr>
          <w:b/>
          <w:lang w:val="pl-PL"/>
        </w:rPr>
        <w:t>Paweł</w:t>
      </w:r>
      <w:proofErr w:type="gramEnd"/>
      <w:r w:rsidR="009C1A25" w:rsidRPr="00BC2573">
        <w:rPr>
          <w:b/>
          <w:lang w:val="pl-PL"/>
        </w:rPr>
        <w:t xml:space="preserve"> Popanda</w:t>
      </w:r>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 xml:space="preserve">Nr </w:t>
      </w:r>
      <w:proofErr w:type="spellStart"/>
      <w:r w:rsidRPr="00705BDF">
        <w:t>albumu</w:t>
      </w:r>
      <w:proofErr w:type="spellEnd"/>
      <w:r w:rsidRPr="00705BDF">
        <w:t>:</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proofErr w:type="spellStart"/>
      <w:r w:rsidRPr="00705BDF">
        <w:t>Promotor</w:t>
      </w:r>
      <w:proofErr w:type="spellEnd"/>
      <w:r w:rsidRPr="00705BDF">
        <w:t xml:space="preserve">: </w:t>
      </w:r>
      <w:r w:rsidRPr="00705BDF">
        <w:tab/>
      </w:r>
      <w:r w:rsidRPr="00705BDF">
        <w:tab/>
      </w:r>
      <w:r w:rsidRPr="00705BDF">
        <w:tab/>
      </w:r>
      <w:r w:rsidRPr="00705BDF">
        <w:tab/>
      </w:r>
      <w:proofErr w:type="spellStart"/>
      <w:r w:rsidRPr="00705BDF">
        <w:t>dr</w:t>
      </w:r>
      <w:proofErr w:type="spellEnd"/>
      <w:r w:rsidRPr="00705BDF">
        <w:t xml:space="preserve"> </w:t>
      </w:r>
      <w:proofErr w:type="spellStart"/>
      <w:r w:rsidRPr="00705BDF">
        <w:t>inż</w:t>
      </w:r>
      <w:proofErr w:type="spellEnd"/>
      <w:r w:rsidRPr="00705BDF">
        <w:t xml:space="preserve">. </w:t>
      </w:r>
      <w:r w:rsidRPr="00BC2573">
        <w:rPr>
          <w:lang w:val="pl-PL"/>
        </w:rPr>
        <w:t xml:space="preserve">Łukasz </w:t>
      </w:r>
      <w:proofErr w:type="spellStart"/>
      <w:r w:rsidRPr="00BC2573">
        <w:rPr>
          <w:lang w:val="pl-PL"/>
        </w:rPr>
        <w:t>Rauch</w:t>
      </w:r>
      <w:proofErr w:type="spellEnd"/>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proofErr w:type="gramStart"/>
      <w:r w:rsidRPr="00BC2573">
        <w:rPr>
          <w:lang w:val="pl-PL"/>
        </w:rPr>
        <w:t>:</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w:t>
      </w:r>
      <w:proofErr w:type="gramEnd"/>
      <w:r w:rsidRPr="00BC2573">
        <w:rPr>
          <w:lang w:val="pl-PL"/>
        </w:rPr>
        <w:t xml:space="preserve">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Spistreci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5676C3" w:rsidRDefault="00652581">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4862002" w:history="1">
        <w:r w:rsidR="005676C3" w:rsidRPr="00427BE3">
          <w:rPr>
            <w:rStyle w:val="Hipercze"/>
            <w:noProof/>
            <w:lang w:val="pl-PL"/>
          </w:rPr>
          <w:t>1</w:t>
        </w:r>
        <w:r w:rsidR="005676C3">
          <w:rPr>
            <w:rFonts w:asciiTheme="minorHAnsi" w:eastAsiaTheme="minorEastAsia" w:hAnsiTheme="minorHAnsi" w:cstheme="minorBidi"/>
            <w:noProof/>
            <w:kern w:val="0"/>
            <w:sz w:val="22"/>
            <w:szCs w:val="22"/>
            <w:lang w:val="pl-PL" w:eastAsia="pl-PL" w:bidi="ar-SA"/>
          </w:rPr>
          <w:tab/>
        </w:r>
        <w:r w:rsidR="005676C3" w:rsidRPr="00427BE3">
          <w:rPr>
            <w:rStyle w:val="Hipercze"/>
            <w:noProof/>
            <w:lang w:val="pl-PL"/>
          </w:rPr>
          <w:t>Wstęp</w:t>
        </w:r>
        <w:r w:rsidR="005676C3">
          <w:rPr>
            <w:noProof/>
            <w:webHidden/>
          </w:rPr>
          <w:tab/>
        </w:r>
        <w:r w:rsidR="005676C3">
          <w:rPr>
            <w:noProof/>
            <w:webHidden/>
          </w:rPr>
          <w:fldChar w:fldCharType="begin"/>
        </w:r>
        <w:r w:rsidR="005676C3">
          <w:rPr>
            <w:noProof/>
            <w:webHidden/>
          </w:rPr>
          <w:instrText xml:space="preserve"> PAGEREF _Toc394862002 \h </w:instrText>
        </w:r>
        <w:r w:rsidR="005676C3">
          <w:rPr>
            <w:noProof/>
            <w:webHidden/>
          </w:rPr>
        </w:r>
        <w:r w:rsidR="005676C3">
          <w:rPr>
            <w:noProof/>
            <w:webHidden/>
          </w:rPr>
          <w:fldChar w:fldCharType="separate"/>
        </w:r>
        <w:r w:rsidR="005676C3">
          <w:rPr>
            <w:noProof/>
            <w:webHidden/>
          </w:rPr>
          <w:t>4</w:t>
        </w:r>
        <w:r w:rsidR="005676C3">
          <w:rPr>
            <w:noProof/>
            <w:webHidden/>
          </w:rPr>
          <w:fldChar w:fldCharType="end"/>
        </w:r>
      </w:hyperlink>
    </w:p>
    <w:p w:rsidR="005676C3" w:rsidRDefault="005676C3">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862003" w:history="1">
        <w:r w:rsidRPr="00427BE3">
          <w:rPr>
            <w:rStyle w:val="Hipercze"/>
            <w:noProof/>
            <w:lang w:val="pl-PL"/>
          </w:rPr>
          <w:t>2</w:t>
        </w:r>
        <w:r>
          <w:rPr>
            <w:rFonts w:asciiTheme="minorHAnsi" w:eastAsiaTheme="minorEastAsia" w:hAnsiTheme="minorHAnsi" w:cstheme="minorBidi"/>
            <w:noProof/>
            <w:kern w:val="0"/>
            <w:sz w:val="22"/>
            <w:szCs w:val="22"/>
            <w:lang w:val="pl-PL" w:eastAsia="pl-PL" w:bidi="ar-SA"/>
          </w:rPr>
          <w:tab/>
        </w:r>
        <w:r w:rsidRPr="00427BE3">
          <w:rPr>
            <w:rStyle w:val="Hipercze"/>
            <w:noProof/>
            <w:lang w:val="pl-PL"/>
          </w:rPr>
          <w:t>Analiza problemu</w:t>
        </w:r>
        <w:r>
          <w:rPr>
            <w:noProof/>
            <w:webHidden/>
          </w:rPr>
          <w:tab/>
        </w:r>
        <w:r>
          <w:rPr>
            <w:noProof/>
            <w:webHidden/>
          </w:rPr>
          <w:fldChar w:fldCharType="begin"/>
        </w:r>
        <w:r>
          <w:rPr>
            <w:noProof/>
            <w:webHidden/>
          </w:rPr>
          <w:instrText xml:space="preserve"> PAGEREF _Toc394862003 \h </w:instrText>
        </w:r>
        <w:r>
          <w:rPr>
            <w:noProof/>
            <w:webHidden/>
          </w:rPr>
        </w:r>
        <w:r>
          <w:rPr>
            <w:noProof/>
            <w:webHidden/>
          </w:rPr>
          <w:fldChar w:fldCharType="separate"/>
        </w:r>
        <w:r>
          <w:rPr>
            <w:noProof/>
            <w:webHidden/>
          </w:rPr>
          <w:t>5</w:t>
        </w:r>
        <w:r>
          <w:rPr>
            <w:noProof/>
            <w:webHidden/>
          </w:rPr>
          <w:fldChar w:fldCharType="end"/>
        </w:r>
      </w:hyperlink>
    </w:p>
    <w:p w:rsidR="005676C3" w:rsidRDefault="005676C3">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862004" w:history="1">
        <w:r w:rsidRPr="00427BE3">
          <w:rPr>
            <w:rStyle w:val="Hipercze"/>
            <w:noProof/>
            <w:lang w:val="pl-PL"/>
          </w:rPr>
          <w:t>3</w:t>
        </w:r>
        <w:r>
          <w:rPr>
            <w:rFonts w:asciiTheme="minorHAnsi" w:eastAsiaTheme="minorEastAsia" w:hAnsiTheme="minorHAnsi" w:cstheme="minorBidi"/>
            <w:noProof/>
            <w:kern w:val="0"/>
            <w:sz w:val="22"/>
            <w:szCs w:val="22"/>
            <w:lang w:val="pl-PL" w:eastAsia="pl-PL" w:bidi="ar-SA"/>
          </w:rPr>
          <w:tab/>
        </w:r>
        <w:r w:rsidRPr="00427BE3">
          <w:rPr>
            <w:rStyle w:val="Hipercze"/>
            <w:noProof/>
            <w:lang w:val="pl-PL"/>
          </w:rPr>
          <w:t>Systemy</w:t>
        </w:r>
        <w:r>
          <w:rPr>
            <w:noProof/>
            <w:webHidden/>
          </w:rPr>
          <w:tab/>
        </w:r>
        <w:r>
          <w:rPr>
            <w:noProof/>
            <w:webHidden/>
          </w:rPr>
          <w:fldChar w:fldCharType="begin"/>
        </w:r>
        <w:r>
          <w:rPr>
            <w:noProof/>
            <w:webHidden/>
          </w:rPr>
          <w:instrText xml:space="preserve"> PAGEREF _Toc394862004 \h </w:instrText>
        </w:r>
        <w:r>
          <w:rPr>
            <w:noProof/>
            <w:webHidden/>
          </w:rPr>
        </w:r>
        <w:r>
          <w:rPr>
            <w:noProof/>
            <w:webHidden/>
          </w:rPr>
          <w:fldChar w:fldCharType="separate"/>
        </w:r>
        <w:r>
          <w:rPr>
            <w:noProof/>
            <w:webHidden/>
          </w:rPr>
          <w:t>7</w:t>
        </w:r>
        <w:r>
          <w:rPr>
            <w:noProof/>
            <w:webHidden/>
          </w:rPr>
          <w:fldChar w:fldCharType="end"/>
        </w:r>
      </w:hyperlink>
    </w:p>
    <w:p w:rsidR="005676C3" w:rsidRDefault="005676C3">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862005" w:history="1">
        <w:r w:rsidRPr="00427BE3">
          <w:rPr>
            <w:rStyle w:val="Hipercze"/>
            <w:noProof/>
            <w:lang w:val="pl-PL"/>
          </w:rPr>
          <w:t>3.1</w:t>
        </w:r>
        <w:r>
          <w:rPr>
            <w:rFonts w:asciiTheme="minorHAnsi" w:eastAsiaTheme="minorEastAsia" w:hAnsiTheme="minorHAnsi" w:cstheme="minorBidi"/>
            <w:noProof/>
            <w:kern w:val="0"/>
            <w:sz w:val="22"/>
            <w:szCs w:val="22"/>
            <w:lang w:val="pl-PL" w:eastAsia="pl-PL" w:bidi="ar-SA"/>
          </w:rPr>
          <w:tab/>
        </w:r>
        <w:r w:rsidRPr="00427BE3">
          <w:rPr>
            <w:rStyle w:val="Hipercze"/>
            <w:noProof/>
            <w:lang w:val="pl-PL"/>
          </w:rPr>
          <w:t>iOS</w:t>
        </w:r>
        <w:r>
          <w:rPr>
            <w:noProof/>
            <w:webHidden/>
          </w:rPr>
          <w:tab/>
        </w:r>
        <w:r>
          <w:rPr>
            <w:noProof/>
            <w:webHidden/>
          </w:rPr>
          <w:fldChar w:fldCharType="begin"/>
        </w:r>
        <w:r>
          <w:rPr>
            <w:noProof/>
            <w:webHidden/>
          </w:rPr>
          <w:instrText xml:space="preserve"> PAGEREF _Toc394862005 \h </w:instrText>
        </w:r>
        <w:r>
          <w:rPr>
            <w:noProof/>
            <w:webHidden/>
          </w:rPr>
        </w:r>
        <w:r>
          <w:rPr>
            <w:noProof/>
            <w:webHidden/>
          </w:rPr>
          <w:fldChar w:fldCharType="separate"/>
        </w:r>
        <w:r>
          <w:rPr>
            <w:noProof/>
            <w:webHidden/>
          </w:rPr>
          <w:t>7</w:t>
        </w:r>
        <w:r>
          <w:rPr>
            <w:noProof/>
            <w:webHidden/>
          </w:rPr>
          <w:fldChar w:fldCharType="end"/>
        </w:r>
      </w:hyperlink>
    </w:p>
    <w:p w:rsidR="005676C3" w:rsidRDefault="005676C3">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862006" w:history="1">
        <w:r w:rsidRPr="00427BE3">
          <w:rPr>
            <w:rStyle w:val="Hipercze"/>
            <w:noProof/>
            <w:lang w:val="pl-PL"/>
          </w:rPr>
          <w:t>3.1.1</w:t>
        </w:r>
        <w:r>
          <w:rPr>
            <w:rFonts w:asciiTheme="minorHAnsi" w:eastAsiaTheme="minorEastAsia" w:hAnsiTheme="minorHAnsi" w:cstheme="minorBidi"/>
            <w:noProof/>
            <w:kern w:val="0"/>
            <w:sz w:val="22"/>
            <w:szCs w:val="22"/>
            <w:lang w:val="pl-PL" w:eastAsia="pl-PL" w:bidi="ar-SA"/>
          </w:rPr>
          <w:tab/>
        </w:r>
        <w:r w:rsidRPr="00427BE3">
          <w:rPr>
            <w:rStyle w:val="Hipercze"/>
            <w:noProof/>
            <w:lang w:val="pl-PL"/>
          </w:rPr>
          <w:t>Tworzenie i dystrybucja aplikacji na system iOS</w:t>
        </w:r>
        <w:r>
          <w:rPr>
            <w:noProof/>
            <w:webHidden/>
          </w:rPr>
          <w:tab/>
        </w:r>
        <w:r>
          <w:rPr>
            <w:noProof/>
            <w:webHidden/>
          </w:rPr>
          <w:fldChar w:fldCharType="begin"/>
        </w:r>
        <w:r>
          <w:rPr>
            <w:noProof/>
            <w:webHidden/>
          </w:rPr>
          <w:instrText xml:space="preserve"> PAGEREF _Toc394862006 \h </w:instrText>
        </w:r>
        <w:r>
          <w:rPr>
            <w:noProof/>
            <w:webHidden/>
          </w:rPr>
        </w:r>
        <w:r>
          <w:rPr>
            <w:noProof/>
            <w:webHidden/>
          </w:rPr>
          <w:fldChar w:fldCharType="separate"/>
        </w:r>
        <w:r>
          <w:rPr>
            <w:noProof/>
            <w:webHidden/>
          </w:rPr>
          <w:t>9</w:t>
        </w:r>
        <w:r>
          <w:rPr>
            <w:noProof/>
            <w:webHidden/>
          </w:rPr>
          <w:fldChar w:fldCharType="end"/>
        </w:r>
      </w:hyperlink>
    </w:p>
    <w:p w:rsidR="005676C3" w:rsidRDefault="005676C3">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862007" w:history="1">
        <w:r w:rsidRPr="00427BE3">
          <w:rPr>
            <w:rStyle w:val="Hipercze"/>
            <w:noProof/>
            <w:lang w:val="pl-PL"/>
          </w:rPr>
          <w:t>3.1.2</w:t>
        </w:r>
        <w:r>
          <w:rPr>
            <w:rFonts w:asciiTheme="minorHAnsi" w:eastAsiaTheme="minorEastAsia" w:hAnsiTheme="minorHAnsi" w:cstheme="minorBidi"/>
            <w:noProof/>
            <w:kern w:val="0"/>
            <w:sz w:val="22"/>
            <w:szCs w:val="22"/>
            <w:lang w:val="pl-PL" w:eastAsia="pl-PL" w:bidi="ar-SA"/>
          </w:rPr>
          <w:tab/>
        </w:r>
        <w:r w:rsidRPr="00427BE3">
          <w:rPr>
            <w:rStyle w:val="Hipercze"/>
            <w:noProof/>
            <w:lang w:val="pl-PL"/>
          </w:rPr>
          <w:t>Instalacja aplikacji z systemu Windows</w:t>
        </w:r>
        <w:r>
          <w:rPr>
            <w:noProof/>
            <w:webHidden/>
          </w:rPr>
          <w:tab/>
        </w:r>
        <w:r>
          <w:rPr>
            <w:noProof/>
            <w:webHidden/>
          </w:rPr>
          <w:fldChar w:fldCharType="begin"/>
        </w:r>
        <w:r>
          <w:rPr>
            <w:noProof/>
            <w:webHidden/>
          </w:rPr>
          <w:instrText xml:space="preserve"> PAGEREF _Toc394862007 \h </w:instrText>
        </w:r>
        <w:r>
          <w:rPr>
            <w:noProof/>
            <w:webHidden/>
          </w:rPr>
        </w:r>
        <w:r>
          <w:rPr>
            <w:noProof/>
            <w:webHidden/>
          </w:rPr>
          <w:fldChar w:fldCharType="separate"/>
        </w:r>
        <w:r>
          <w:rPr>
            <w:noProof/>
            <w:webHidden/>
          </w:rPr>
          <w:t>11</w:t>
        </w:r>
        <w:r>
          <w:rPr>
            <w:noProof/>
            <w:webHidden/>
          </w:rPr>
          <w:fldChar w:fldCharType="end"/>
        </w:r>
      </w:hyperlink>
    </w:p>
    <w:p w:rsidR="005676C3" w:rsidRDefault="005676C3">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862008" w:history="1">
        <w:r w:rsidRPr="00427BE3">
          <w:rPr>
            <w:rStyle w:val="Hipercze"/>
            <w:noProof/>
            <w:lang w:val="pl-PL"/>
          </w:rPr>
          <w:t>3.2</w:t>
        </w:r>
        <w:r>
          <w:rPr>
            <w:rFonts w:asciiTheme="minorHAnsi" w:eastAsiaTheme="minorEastAsia" w:hAnsiTheme="minorHAnsi" w:cstheme="minorBidi"/>
            <w:noProof/>
            <w:kern w:val="0"/>
            <w:sz w:val="22"/>
            <w:szCs w:val="22"/>
            <w:lang w:val="pl-PL" w:eastAsia="pl-PL" w:bidi="ar-SA"/>
          </w:rPr>
          <w:tab/>
        </w:r>
        <w:r w:rsidRPr="00427BE3">
          <w:rPr>
            <w:rStyle w:val="Hipercze"/>
            <w:noProof/>
            <w:lang w:val="pl-PL"/>
          </w:rPr>
          <w:t>Android</w:t>
        </w:r>
        <w:r>
          <w:rPr>
            <w:noProof/>
            <w:webHidden/>
          </w:rPr>
          <w:tab/>
        </w:r>
        <w:r>
          <w:rPr>
            <w:noProof/>
            <w:webHidden/>
          </w:rPr>
          <w:fldChar w:fldCharType="begin"/>
        </w:r>
        <w:r>
          <w:rPr>
            <w:noProof/>
            <w:webHidden/>
          </w:rPr>
          <w:instrText xml:space="preserve"> PAGEREF _Toc394862008 \h </w:instrText>
        </w:r>
        <w:r>
          <w:rPr>
            <w:noProof/>
            <w:webHidden/>
          </w:rPr>
        </w:r>
        <w:r>
          <w:rPr>
            <w:noProof/>
            <w:webHidden/>
          </w:rPr>
          <w:fldChar w:fldCharType="separate"/>
        </w:r>
        <w:r>
          <w:rPr>
            <w:noProof/>
            <w:webHidden/>
          </w:rPr>
          <w:t>14</w:t>
        </w:r>
        <w:r>
          <w:rPr>
            <w:noProof/>
            <w:webHidden/>
          </w:rPr>
          <w:fldChar w:fldCharType="end"/>
        </w:r>
      </w:hyperlink>
    </w:p>
    <w:p w:rsidR="005676C3" w:rsidRDefault="005676C3">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862009" w:history="1">
        <w:r w:rsidRPr="00427BE3">
          <w:rPr>
            <w:rStyle w:val="Hipercze"/>
            <w:noProof/>
            <w:lang w:val="pl-PL"/>
          </w:rPr>
          <w:t>3.2.1</w:t>
        </w:r>
        <w:r>
          <w:rPr>
            <w:rFonts w:asciiTheme="minorHAnsi" w:eastAsiaTheme="minorEastAsia" w:hAnsiTheme="minorHAnsi" w:cstheme="minorBidi"/>
            <w:noProof/>
            <w:kern w:val="0"/>
            <w:sz w:val="22"/>
            <w:szCs w:val="22"/>
            <w:lang w:val="pl-PL" w:eastAsia="pl-PL" w:bidi="ar-SA"/>
          </w:rPr>
          <w:tab/>
        </w:r>
        <w:r w:rsidRPr="00427BE3">
          <w:rPr>
            <w:rStyle w:val="Hipercze"/>
            <w:noProof/>
            <w:lang w:val="pl-PL"/>
          </w:rPr>
          <w:t>Aktualizacje</w:t>
        </w:r>
        <w:r>
          <w:rPr>
            <w:noProof/>
            <w:webHidden/>
          </w:rPr>
          <w:tab/>
        </w:r>
        <w:r>
          <w:rPr>
            <w:noProof/>
            <w:webHidden/>
          </w:rPr>
          <w:fldChar w:fldCharType="begin"/>
        </w:r>
        <w:r>
          <w:rPr>
            <w:noProof/>
            <w:webHidden/>
          </w:rPr>
          <w:instrText xml:space="preserve"> PAGEREF _Toc394862009 \h </w:instrText>
        </w:r>
        <w:r>
          <w:rPr>
            <w:noProof/>
            <w:webHidden/>
          </w:rPr>
        </w:r>
        <w:r>
          <w:rPr>
            <w:noProof/>
            <w:webHidden/>
          </w:rPr>
          <w:fldChar w:fldCharType="separate"/>
        </w:r>
        <w:r>
          <w:rPr>
            <w:noProof/>
            <w:webHidden/>
          </w:rPr>
          <w:t>16</w:t>
        </w:r>
        <w:r>
          <w:rPr>
            <w:noProof/>
            <w:webHidden/>
          </w:rPr>
          <w:fldChar w:fldCharType="end"/>
        </w:r>
      </w:hyperlink>
    </w:p>
    <w:p w:rsidR="005676C3" w:rsidRDefault="005676C3">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862010" w:history="1">
        <w:r w:rsidRPr="00427BE3">
          <w:rPr>
            <w:rStyle w:val="Hipercze"/>
            <w:noProof/>
            <w:lang w:val="pl-PL"/>
          </w:rPr>
          <w:t>3.2.2</w:t>
        </w:r>
        <w:r>
          <w:rPr>
            <w:rFonts w:asciiTheme="minorHAnsi" w:eastAsiaTheme="minorEastAsia" w:hAnsiTheme="minorHAnsi" w:cstheme="minorBidi"/>
            <w:noProof/>
            <w:kern w:val="0"/>
            <w:sz w:val="22"/>
            <w:szCs w:val="22"/>
            <w:lang w:val="pl-PL" w:eastAsia="pl-PL" w:bidi="ar-SA"/>
          </w:rPr>
          <w:tab/>
        </w:r>
        <w:r w:rsidRPr="00427BE3">
          <w:rPr>
            <w:rStyle w:val="Hipercze"/>
            <w:noProof/>
            <w:lang w:val="pl-PL"/>
          </w:rPr>
          <w:t>Architektura systemu</w:t>
        </w:r>
        <w:r>
          <w:rPr>
            <w:noProof/>
            <w:webHidden/>
          </w:rPr>
          <w:tab/>
        </w:r>
        <w:r>
          <w:rPr>
            <w:noProof/>
            <w:webHidden/>
          </w:rPr>
          <w:fldChar w:fldCharType="begin"/>
        </w:r>
        <w:r>
          <w:rPr>
            <w:noProof/>
            <w:webHidden/>
          </w:rPr>
          <w:instrText xml:space="preserve"> PAGEREF _Toc394862010 \h </w:instrText>
        </w:r>
        <w:r>
          <w:rPr>
            <w:noProof/>
            <w:webHidden/>
          </w:rPr>
        </w:r>
        <w:r>
          <w:rPr>
            <w:noProof/>
            <w:webHidden/>
          </w:rPr>
          <w:fldChar w:fldCharType="separate"/>
        </w:r>
        <w:r>
          <w:rPr>
            <w:noProof/>
            <w:webHidden/>
          </w:rPr>
          <w:t>16</w:t>
        </w:r>
        <w:r>
          <w:rPr>
            <w:noProof/>
            <w:webHidden/>
          </w:rPr>
          <w:fldChar w:fldCharType="end"/>
        </w:r>
      </w:hyperlink>
    </w:p>
    <w:bookmarkStart w:id="1" w:name="_GoBack"/>
    <w:p w:rsidR="005676C3" w:rsidRDefault="005676C3">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r w:rsidRPr="00427BE3">
        <w:rPr>
          <w:rStyle w:val="Hipercze"/>
          <w:noProof/>
        </w:rPr>
        <w:fldChar w:fldCharType="begin"/>
      </w:r>
      <w:r w:rsidRPr="00427BE3">
        <w:rPr>
          <w:rStyle w:val="Hipercze"/>
          <w:noProof/>
        </w:rPr>
        <w:instrText xml:space="preserve"> </w:instrText>
      </w:r>
      <w:r>
        <w:rPr>
          <w:noProof/>
        </w:rPr>
        <w:instrText>HYPERLINK \l "_Toc394862011"</w:instrText>
      </w:r>
      <w:r w:rsidRPr="00427BE3">
        <w:rPr>
          <w:rStyle w:val="Hipercze"/>
          <w:noProof/>
        </w:rPr>
        <w:instrText xml:space="preserve"> </w:instrText>
      </w:r>
      <w:r w:rsidRPr="00427BE3">
        <w:rPr>
          <w:rStyle w:val="Hipercze"/>
          <w:noProof/>
        </w:rPr>
      </w:r>
      <w:r w:rsidRPr="00427BE3">
        <w:rPr>
          <w:rStyle w:val="Hipercze"/>
          <w:noProof/>
        </w:rPr>
        <w:fldChar w:fldCharType="separate"/>
      </w:r>
      <w:r w:rsidRPr="00427BE3">
        <w:rPr>
          <w:rStyle w:val="Hipercze"/>
          <w:noProof/>
          <w:lang w:val="pl-PL"/>
        </w:rPr>
        <w:t>3.2.3</w:t>
      </w:r>
      <w:r>
        <w:rPr>
          <w:rFonts w:asciiTheme="minorHAnsi" w:eastAsiaTheme="minorEastAsia" w:hAnsiTheme="minorHAnsi" w:cstheme="minorBidi"/>
          <w:noProof/>
          <w:kern w:val="0"/>
          <w:sz w:val="22"/>
          <w:szCs w:val="22"/>
          <w:lang w:val="pl-PL" w:eastAsia="pl-PL" w:bidi="ar-SA"/>
        </w:rPr>
        <w:tab/>
      </w:r>
      <w:r w:rsidRPr="00427BE3">
        <w:rPr>
          <w:rStyle w:val="Hipercze"/>
          <w:noProof/>
          <w:lang w:val="pl-PL"/>
        </w:rPr>
        <w:t>Tworzenie aplikacji Android</w:t>
      </w:r>
      <w:r>
        <w:rPr>
          <w:noProof/>
          <w:webHidden/>
        </w:rPr>
        <w:tab/>
      </w:r>
      <w:r>
        <w:rPr>
          <w:noProof/>
          <w:webHidden/>
        </w:rPr>
        <w:fldChar w:fldCharType="begin"/>
      </w:r>
      <w:r>
        <w:rPr>
          <w:noProof/>
          <w:webHidden/>
        </w:rPr>
        <w:instrText xml:space="preserve"> PAGEREF _Toc394862011 \h </w:instrText>
      </w:r>
      <w:r>
        <w:rPr>
          <w:noProof/>
          <w:webHidden/>
        </w:rPr>
      </w:r>
      <w:r>
        <w:rPr>
          <w:noProof/>
          <w:webHidden/>
        </w:rPr>
        <w:fldChar w:fldCharType="separate"/>
      </w:r>
      <w:r>
        <w:rPr>
          <w:noProof/>
          <w:webHidden/>
        </w:rPr>
        <w:t>19</w:t>
      </w:r>
      <w:r>
        <w:rPr>
          <w:noProof/>
          <w:webHidden/>
        </w:rPr>
        <w:fldChar w:fldCharType="end"/>
      </w:r>
      <w:r w:rsidRPr="00427BE3">
        <w:rPr>
          <w:rStyle w:val="Hipercze"/>
          <w:noProof/>
        </w:rPr>
        <w:fldChar w:fldCharType="end"/>
      </w:r>
    </w:p>
    <w:bookmarkEnd w:id="1"/>
    <w:p w:rsidR="005676C3" w:rsidRDefault="005676C3">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r w:rsidRPr="00427BE3">
        <w:rPr>
          <w:rStyle w:val="Hipercze"/>
          <w:noProof/>
        </w:rPr>
        <w:fldChar w:fldCharType="begin"/>
      </w:r>
      <w:r w:rsidRPr="00427BE3">
        <w:rPr>
          <w:rStyle w:val="Hipercze"/>
          <w:noProof/>
        </w:rPr>
        <w:instrText xml:space="preserve"> </w:instrText>
      </w:r>
      <w:r>
        <w:rPr>
          <w:noProof/>
        </w:rPr>
        <w:instrText>HYPERLINK \l "_Toc394862012"</w:instrText>
      </w:r>
      <w:r w:rsidRPr="00427BE3">
        <w:rPr>
          <w:rStyle w:val="Hipercze"/>
          <w:noProof/>
        </w:rPr>
        <w:instrText xml:space="preserve"> </w:instrText>
      </w:r>
      <w:r w:rsidRPr="00427BE3">
        <w:rPr>
          <w:rStyle w:val="Hipercze"/>
          <w:noProof/>
        </w:rPr>
      </w:r>
      <w:r w:rsidRPr="00427BE3">
        <w:rPr>
          <w:rStyle w:val="Hipercze"/>
          <w:noProof/>
        </w:rPr>
        <w:fldChar w:fldCharType="separate"/>
      </w:r>
      <w:r w:rsidRPr="00427BE3">
        <w:rPr>
          <w:rStyle w:val="Hipercze"/>
          <w:noProof/>
          <w:lang w:val="pl-PL"/>
        </w:rPr>
        <w:t>3.3</w:t>
      </w:r>
      <w:r>
        <w:rPr>
          <w:rFonts w:asciiTheme="minorHAnsi" w:eastAsiaTheme="minorEastAsia" w:hAnsiTheme="minorHAnsi" w:cstheme="minorBidi"/>
          <w:noProof/>
          <w:kern w:val="0"/>
          <w:sz w:val="22"/>
          <w:szCs w:val="22"/>
          <w:lang w:val="pl-PL" w:eastAsia="pl-PL" w:bidi="ar-SA"/>
        </w:rPr>
        <w:tab/>
      </w:r>
      <w:r w:rsidRPr="00427BE3">
        <w:rPr>
          <w:rStyle w:val="Hipercze"/>
          <w:noProof/>
          <w:lang w:val="pl-PL"/>
        </w:rPr>
        <w:t>Windows Phone</w:t>
      </w:r>
      <w:r>
        <w:rPr>
          <w:noProof/>
          <w:webHidden/>
        </w:rPr>
        <w:tab/>
      </w:r>
      <w:r>
        <w:rPr>
          <w:noProof/>
          <w:webHidden/>
        </w:rPr>
        <w:fldChar w:fldCharType="begin"/>
      </w:r>
      <w:r>
        <w:rPr>
          <w:noProof/>
          <w:webHidden/>
        </w:rPr>
        <w:instrText xml:space="preserve"> PAGEREF _Toc394862012 \h </w:instrText>
      </w:r>
      <w:r>
        <w:rPr>
          <w:noProof/>
          <w:webHidden/>
        </w:rPr>
      </w:r>
      <w:r>
        <w:rPr>
          <w:noProof/>
          <w:webHidden/>
        </w:rPr>
        <w:fldChar w:fldCharType="separate"/>
      </w:r>
      <w:r>
        <w:rPr>
          <w:noProof/>
          <w:webHidden/>
        </w:rPr>
        <w:t>21</w:t>
      </w:r>
      <w:r>
        <w:rPr>
          <w:noProof/>
          <w:webHidden/>
        </w:rPr>
        <w:fldChar w:fldCharType="end"/>
      </w:r>
      <w:r w:rsidRPr="00427BE3">
        <w:rPr>
          <w:rStyle w:val="Hipercze"/>
          <w:noProof/>
        </w:rPr>
        <w:fldChar w:fldCharType="end"/>
      </w:r>
    </w:p>
    <w:p w:rsidR="005676C3" w:rsidRDefault="005676C3">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862013" w:history="1">
        <w:r w:rsidRPr="00427BE3">
          <w:rPr>
            <w:rStyle w:val="Hipercze"/>
            <w:noProof/>
            <w:lang w:val="pl-PL"/>
          </w:rPr>
          <w:t>3.3.1</w:t>
        </w:r>
        <w:r>
          <w:rPr>
            <w:rFonts w:asciiTheme="minorHAnsi" w:eastAsiaTheme="minorEastAsia" w:hAnsiTheme="minorHAnsi" w:cstheme="minorBidi"/>
            <w:noProof/>
            <w:kern w:val="0"/>
            <w:sz w:val="22"/>
            <w:szCs w:val="22"/>
            <w:lang w:val="pl-PL" w:eastAsia="pl-PL" w:bidi="ar-SA"/>
          </w:rPr>
          <w:tab/>
        </w:r>
        <w:r w:rsidRPr="00427BE3">
          <w:rPr>
            <w:rStyle w:val="Hipercze"/>
            <w:noProof/>
            <w:lang w:val="pl-PL"/>
          </w:rPr>
          <w:t>Tworzenie aplikacji na Windows Phone 8</w:t>
        </w:r>
        <w:r>
          <w:rPr>
            <w:noProof/>
            <w:webHidden/>
          </w:rPr>
          <w:tab/>
        </w:r>
        <w:r>
          <w:rPr>
            <w:noProof/>
            <w:webHidden/>
          </w:rPr>
          <w:fldChar w:fldCharType="begin"/>
        </w:r>
        <w:r>
          <w:rPr>
            <w:noProof/>
            <w:webHidden/>
          </w:rPr>
          <w:instrText xml:space="preserve"> PAGEREF _Toc394862013 \h </w:instrText>
        </w:r>
        <w:r>
          <w:rPr>
            <w:noProof/>
            <w:webHidden/>
          </w:rPr>
        </w:r>
        <w:r>
          <w:rPr>
            <w:noProof/>
            <w:webHidden/>
          </w:rPr>
          <w:fldChar w:fldCharType="separate"/>
        </w:r>
        <w:r>
          <w:rPr>
            <w:noProof/>
            <w:webHidden/>
          </w:rPr>
          <w:t>22</w:t>
        </w:r>
        <w:r>
          <w:rPr>
            <w:noProof/>
            <w:webHidden/>
          </w:rPr>
          <w:fldChar w:fldCharType="end"/>
        </w:r>
      </w:hyperlink>
    </w:p>
    <w:p w:rsidR="005676C3" w:rsidRDefault="005676C3">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862014" w:history="1">
        <w:r w:rsidRPr="00427BE3">
          <w:rPr>
            <w:rStyle w:val="Hipercze"/>
            <w:noProof/>
            <w:lang w:val="pl-PL"/>
          </w:rPr>
          <w:t>4</w:t>
        </w:r>
        <w:r>
          <w:rPr>
            <w:rFonts w:asciiTheme="minorHAnsi" w:eastAsiaTheme="minorEastAsia" w:hAnsiTheme="minorHAnsi" w:cstheme="minorBidi"/>
            <w:noProof/>
            <w:kern w:val="0"/>
            <w:sz w:val="22"/>
            <w:szCs w:val="22"/>
            <w:lang w:val="pl-PL" w:eastAsia="pl-PL" w:bidi="ar-SA"/>
          </w:rPr>
          <w:tab/>
        </w:r>
        <w:r w:rsidRPr="00427BE3">
          <w:rPr>
            <w:rStyle w:val="Hipercze"/>
            <w:noProof/>
            <w:lang w:val="pl-PL"/>
          </w:rPr>
          <w:t>Środowiska międzyplatformowe</w:t>
        </w:r>
        <w:r>
          <w:rPr>
            <w:noProof/>
            <w:webHidden/>
          </w:rPr>
          <w:tab/>
        </w:r>
        <w:r>
          <w:rPr>
            <w:noProof/>
            <w:webHidden/>
          </w:rPr>
          <w:fldChar w:fldCharType="begin"/>
        </w:r>
        <w:r>
          <w:rPr>
            <w:noProof/>
            <w:webHidden/>
          </w:rPr>
          <w:instrText xml:space="preserve"> PAGEREF _Toc394862014 \h </w:instrText>
        </w:r>
        <w:r>
          <w:rPr>
            <w:noProof/>
            <w:webHidden/>
          </w:rPr>
        </w:r>
        <w:r>
          <w:rPr>
            <w:noProof/>
            <w:webHidden/>
          </w:rPr>
          <w:fldChar w:fldCharType="separate"/>
        </w:r>
        <w:r>
          <w:rPr>
            <w:noProof/>
            <w:webHidden/>
          </w:rPr>
          <w:t>26</w:t>
        </w:r>
        <w:r>
          <w:rPr>
            <w:noProof/>
            <w:webHidden/>
          </w:rPr>
          <w:fldChar w:fldCharType="end"/>
        </w:r>
      </w:hyperlink>
    </w:p>
    <w:p w:rsidR="005676C3" w:rsidRDefault="005676C3">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862015" w:history="1">
        <w:r w:rsidRPr="00427BE3">
          <w:rPr>
            <w:rStyle w:val="Hipercze"/>
            <w:noProof/>
            <w:lang w:val="pl-PL"/>
          </w:rPr>
          <w:t>4.1</w:t>
        </w:r>
        <w:r>
          <w:rPr>
            <w:rFonts w:asciiTheme="minorHAnsi" w:eastAsiaTheme="minorEastAsia" w:hAnsiTheme="minorHAnsi" w:cstheme="minorBidi"/>
            <w:noProof/>
            <w:kern w:val="0"/>
            <w:sz w:val="22"/>
            <w:szCs w:val="22"/>
            <w:lang w:val="pl-PL" w:eastAsia="pl-PL" w:bidi="ar-SA"/>
          </w:rPr>
          <w:tab/>
        </w:r>
        <w:r w:rsidRPr="00427BE3">
          <w:rPr>
            <w:rStyle w:val="Hipercze"/>
            <w:noProof/>
            <w:lang w:val="pl-PL"/>
          </w:rPr>
          <w:t>Unity</w:t>
        </w:r>
        <w:r>
          <w:rPr>
            <w:noProof/>
            <w:webHidden/>
          </w:rPr>
          <w:tab/>
        </w:r>
        <w:r>
          <w:rPr>
            <w:noProof/>
            <w:webHidden/>
          </w:rPr>
          <w:fldChar w:fldCharType="begin"/>
        </w:r>
        <w:r>
          <w:rPr>
            <w:noProof/>
            <w:webHidden/>
          </w:rPr>
          <w:instrText xml:space="preserve"> PAGEREF _Toc394862015 \h </w:instrText>
        </w:r>
        <w:r>
          <w:rPr>
            <w:noProof/>
            <w:webHidden/>
          </w:rPr>
        </w:r>
        <w:r>
          <w:rPr>
            <w:noProof/>
            <w:webHidden/>
          </w:rPr>
          <w:fldChar w:fldCharType="separate"/>
        </w:r>
        <w:r>
          <w:rPr>
            <w:noProof/>
            <w:webHidden/>
          </w:rPr>
          <w:t>26</w:t>
        </w:r>
        <w:r>
          <w:rPr>
            <w:noProof/>
            <w:webHidden/>
          </w:rPr>
          <w:fldChar w:fldCharType="end"/>
        </w:r>
      </w:hyperlink>
    </w:p>
    <w:p w:rsidR="005676C3" w:rsidRDefault="005676C3">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862016" w:history="1">
        <w:r w:rsidRPr="00427BE3">
          <w:rPr>
            <w:rStyle w:val="Hipercze"/>
            <w:noProof/>
            <w:lang w:val="pl-PL"/>
          </w:rPr>
          <w:t>4.2</w:t>
        </w:r>
        <w:r>
          <w:rPr>
            <w:rFonts w:asciiTheme="minorHAnsi" w:eastAsiaTheme="minorEastAsia" w:hAnsiTheme="minorHAnsi" w:cstheme="minorBidi"/>
            <w:noProof/>
            <w:kern w:val="0"/>
            <w:sz w:val="22"/>
            <w:szCs w:val="22"/>
            <w:lang w:val="pl-PL" w:eastAsia="pl-PL" w:bidi="ar-SA"/>
          </w:rPr>
          <w:tab/>
        </w:r>
        <w:r w:rsidRPr="00427BE3">
          <w:rPr>
            <w:rStyle w:val="Hipercze"/>
            <w:noProof/>
            <w:lang w:val="pl-PL"/>
          </w:rPr>
          <w:t>Marmelade SDK</w:t>
        </w:r>
        <w:r>
          <w:rPr>
            <w:noProof/>
            <w:webHidden/>
          </w:rPr>
          <w:tab/>
        </w:r>
        <w:r>
          <w:rPr>
            <w:noProof/>
            <w:webHidden/>
          </w:rPr>
          <w:fldChar w:fldCharType="begin"/>
        </w:r>
        <w:r>
          <w:rPr>
            <w:noProof/>
            <w:webHidden/>
          </w:rPr>
          <w:instrText xml:space="preserve"> PAGEREF _Toc394862016 \h </w:instrText>
        </w:r>
        <w:r>
          <w:rPr>
            <w:noProof/>
            <w:webHidden/>
          </w:rPr>
        </w:r>
        <w:r>
          <w:rPr>
            <w:noProof/>
            <w:webHidden/>
          </w:rPr>
          <w:fldChar w:fldCharType="separate"/>
        </w:r>
        <w:r>
          <w:rPr>
            <w:noProof/>
            <w:webHidden/>
          </w:rPr>
          <w:t>28</w:t>
        </w:r>
        <w:r>
          <w:rPr>
            <w:noProof/>
            <w:webHidden/>
          </w:rPr>
          <w:fldChar w:fldCharType="end"/>
        </w:r>
      </w:hyperlink>
    </w:p>
    <w:p w:rsidR="005676C3" w:rsidRDefault="005676C3">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862017" w:history="1">
        <w:r w:rsidRPr="00427BE3">
          <w:rPr>
            <w:rStyle w:val="Hipercze"/>
            <w:noProof/>
            <w:lang w:val="pl-PL"/>
          </w:rPr>
          <w:t>4.3</w:t>
        </w:r>
        <w:r>
          <w:rPr>
            <w:rFonts w:asciiTheme="minorHAnsi" w:eastAsiaTheme="minorEastAsia" w:hAnsiTheme="minorHAnsi" w:cstheme="minorBidi"/>
            <w:noProof/>
            <w:kern w:val="0"/>
            <w:sz w:val="22"/>
            <w:szCs w:val="22"/>
            <w:lang w:val="pl-PL" w:eastAsia="pl-PL" w:bidi="ar-SA"/>
          </w:rPr>
          <w:tab/>
        </w:r>
        <w:r w:rsidRPr="00427BE3">
          <w:rPr>
            <w:rStyle w:val="Hipercze"/>
            <w:noProof/>
            <w:lang w:val="pl-PL"/>
          </w:rPr>
          <w:t>jMonkey Engine</w:t>
        </w:r>
        <w:r>
          <w:rPr>
            <w:noProof/>
            <w:webHidden/>
          </w:rPr>
          <w:tab/>
        </w:r>
        <w:r>
          <w:rPr>
            <w:noProof/>
            <w:webHidden/>
          </w:rPr>
          <w:fldChar w:fldCharType="begin"/>
        </w:r>
        <w:r>
          <w:rPr>
            <w:noProof/>
            <w:webHidden/>
          </w:rPr>
          <w:instrText xml:space="preserve"> PAGEREF _Toc394862017 \h </w:instrText>
        </w:r>
        <w:r>
          <w:rPr>
            <w:noProof/>
            <w:webHidden/>
          </w:rPr>
        </w:r>
        <w:r>
          <w:rPr>
            <w:noProof/>
            <w:webHidden/>
          </w:rPr>
          <w:fldChar w:fldCharType="separate"/>
        </w:r>
        <w:r>
          <w:rPr>
            <w:noProof/>
            <w:webHidden/>
          </w:rPr>
          <w:t>30</w:t>
        </w:r>
        <w:r>
          <w:rPr>
            <w:noProof/>
            <w:webHidden/>
          </w:rPr>
          <w:fldChar w:fldCharType="end"/>
        </w:r>
      </w:hyperlink>
    </w:p>
    <w:p w:rsidR="005676C3" w:rsidRDefault="005676C3">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862018" w:history="1">
        <w:r w:rsidRPr="00427BE3">
          <w:rPr>
            <w:rStyle w:val="Hipercze"/>
            <w:noProof/>
            <w:lang w:val="pl-PL"/>
          </w:rPr>
          <w:t>4.4</w:t>
        </w:r>
        <w:r>
          <w:rPr>
            <w:rFonts w:asciiTheme="minorHAnsi" w:eastAsiaTheme="minorEastAsia" w:hAnsiTheme="minorHAnsi" w:cstheme="minorBidi"/>
            <w:noProof/>
            <w:kern w:val="0"/>
            <w:sz w:val="22"/>
            <w:szCs w:val="22"/>
            <w:lang w:val="pl-PL" w:eastAsia="pl-PL" w:bidi="ar-SA"/>
          </w:rPr>
          <w:tab/>
        </w:r>
        <w:r w:rsidRPr="00427BE3">
          <w:rPr>
            <w:rStyle w:val="Hipercze"/>
            <w:noProof/>
            <w:lang w:val="pl-PL"/>
          </w:rPr>
          <w:t>Podsumowanie</w:t>
        </w:r>
        <w:r>
          <w:rPr>
            <w:noProof/>
            <w:webHidden/>
          </w:rPr>
          <w:tab/>
        </w:r>
        <w:r>
          <w:rPr>
            <w:noProof/>
            <w:webHidden/>
          </w:rPr>
          <w:fldChar w:fldCharType="begin"/>
        </w:r>
        <w:r>
          <w:rPr>
            <w:noProof/>
            <w:webHidden/>
          </w:rPr>
          <w:instrText xml:space="preserve"> PAGEREF _Toc394862018 \h </w:instrText>
        </w:r>
        <w:r>
          <w:rPr>
            <w:noProof/>
            <w:webHidden/>
          </w:rPr>
        </w:r>
        <w:r>
          <w:rPr>
            <w:noProof/>
            <w:webHidden/>
          </w:rPr>
          <w:fldChar w:fldCharType="separate"/>
        </w:r>
        <w:r>
          <w:rPr>
            <w:noProof/>
            <w:webHidden/>
          </w:rPr>
          <w:t>32</w:t>
        </w:r>
        <w:r>
          <w:rPr>
            <w:noProof/>
            <w:webHidden/>
          </w:rPr>
          <w:fldChar w:fldCharType="end"/>
        </w:r>
      </w:hyperlink>
    </w:p>
    <w:p w:rsidR="005676C3" w:rsidRDefault="005676C3">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862019" w:history="1">
        <w:r w:rsidRPr="00427BE3">
          <w:rPr>
            <w:rStyle w:val="Hipercze"/>
            <w:noProof/>
            <w:lang w:val="pl-PL"/>
          </w:rPr>
          <w:t>5</w:t>
        </w:r>
        <w:r>
          <w:rPr>
            <w:rFonts w:asciiTheme="minorHAnsi" w:eastAsiaTheme="minorEastAsia" w:hAnsiTheme="minorHAnsi" w:cstheme="minorBidi"/>
            <w:noProof/>
            <w:kern w:val="0"/>
            <w:sz w:val="22"/>
            <w:szCs w:val="22"/>
            <w:lang w:val="pl-PL" w:eastAsia="pl-PL" w:bidi="ar-SA"/>
          </w:rPr>
          <w:tab/>
        </w:r>
        <w:r w:rsidRPr="00427BE3">
          <w:rPr>
            <w:rStyle w:val="Hipercze"/>
            <w:noProof/>
            <w:lang w:val="pl-PL"/>
          </w:rPr>
          <w:t>Zaimplementowane programy testujące</w:t>
        </w:r>
        <w:r>
          <w:rPr>
            <w:noProof/>
            <w:webHidden/>
          </w:rPr>
          <w:tab/>
        </w:r>
        <w:r>
          <w:rPr>
            <w:noProof/>
            <w:webHidden/>
          </w:rPr>
          <w:fldChar w:fldCharType="begin"/>
        </w:r>
        <w:r>
          <w:rPr>
            <w:noProof/>
            <w:webHidden/>
          </w:rPr>
          <w:instrText xml:space="preserve"> PAGEREF _Toc394862019 \h </w:instrText>
        </w:r>
        <w:r>
          <w:rPr>
            <w:noProof/>
            <w:webHidden/>
          </w:rPr>
        </w:r>
        <w:r>
          <w:rPr>
            <w:noProof/>
            <w:webHidden/>
          </w:rPr>
          <w:fldChar w:fldCharType="separate"/>
        </w:r>
        <w:r>
          <w:rPr>
            <w:noProof/>
            <w:webHidden/>
          </w:rPr>
          <w:t>33</w:t>
        </w:r>
        <w:r>
          <w:rPr>
            <w:noProof/>
            <w:webHidden/>
          </w:rPr>
          <w:fldChar w:fldCharType="end"/>
        </w:r>
      </w:hyperlink>
    </w:p>
    <w:p w:rsidR="005676C3" w:rsidRDefault="005676C3">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862020" w:history="1">
        <w:r w:rsidRPr="00427BE3">
          <w:rPr>
            <w:rStyle w:val="Hipercze"/>
            <w:noProof/>
            <w:lang w:val="pl-PL"/>
          </w:rPr>
          <w:t>5.1</w:t>
        </w:r>
        <w:r>
          <w:rPr>
            <w:rFonts w:asciiTheme="minorHAnsi" w:eastAsiaTheme="minorEastAsia" w:hAnsiTheme="minorHAnsi" w:cstheme="minorBidi"/>
            <w:noProof/>
            <w:kern w:val="0"/>
            <w:sz w:val="22"/>
            <w:szCs w:val="22"/>
            <w:lang w:val="pl-PL" w:eastAsia="pl-PL" w:bidi="ar-SA"/>
          </w:rPr>
          <w:tab/>
        </w:r>
        <w:r w:rsidRPr="00427BE3">
          <w:rPr>
            <w:rStyle w:val="Hipercze"/>
            <w:noProof/>
            <w:lang w:val="pl-PL"/>
          </w:rPr>
          <w:t>Unity: Test grafiki 2D i 3D - benchmarki</w:t>
        </w:r>
        <w:r>
          <w:rPr>
            <w:noProof/>
            <w:webHidden/>
          </w:rPr>
          <w:tab/>
        </w:r>
        <w:r>
          <w:rPr>
            <w:noProof/>
            <w:webHidden/>
          </w:rPr>
          <w:fldChar w:fldCharType="begin"/>
        </w:r>
        <w:r>
          <w:rPr>
            <w:noProof/>
            <w:webHidden/>
          </w:rPr>
          <w:instrText xml:space="preserve"> PAGEREF _Toc394862020 \h </w:instrText>
        </w:r>
        <w:r>
          <w:rPr>
            <w:noProof/>
            <w:webHidden/>
          </w:rPr>
        </w:r>
        <w:r>
          <w:rPr>
            <w:noProof/>
            <w:webHidden/>
          </w:rPr>
          <w:fldChar w:fldCharType="separate"/>
        </w:r>
        <w:r>
          <w:rPr>
            <w:noProof/>
            <w:webHidden/>
          </w:rPr>
          <w:t>33</w:t>
        </w:r>
        <w:r>
          <w:rPr>
            <w:noProof/>
            <w:webHidden/>
          </w:rPr>
          <w:fldChar w:fldCharType="end"/>
        </w:r>
      </w:hyperlink>
    </w:p>
    <w:p w:rsidR="005676C3" w:rsidRDefault="005676C3">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862021" w:history="1">
        <w:r w:rsidRPr="00427BE3">
          <w:rPr>
            <w:rStyle w:val="Hipercze"/>
            <w:noProof/>
            <w:lang w:val="pl-PL"/>
          </w:rPr>
          <w:t>5.2</w:t>
        </w:r>
        <w:r>
          <w:rPr>
            <w:rFonts w:asciiTheme="minorHAnsi" w:eastAsiaTheme="minorEastAsia" w:hAnsiTheme="minorHAnsi" w:cstheme="minorBidi"/>
            <w:noProof/>
            <w:kern w:val="0"/>
            <w:sz w:val="22"/>
            <w:szCs w:val="22"/>
            <w:lang w:val="pl-PL" w:eastAsia="pl-PL" w:bidi="ar-SA"/>
          </w:rPr>
          <w:tab/>
        </w:r>
        <w:r w:rsidRPr="00427BE3">
          <w:rPr>
            <w:rStyle w:val="Hipercze"/>
            <w:noProof/>
            <w:lang w:val="pl-PL"/>
          </w:rPr>
          <w:t>Unity: Gra 2D</w:t>
        </w:r>
        <w:r>
          <w:rPr>
            <w:noProof/>
            <w:webHidden/>
          </w:rPr>
          <w:tab/>
        </w:r>
        <w:r>
          <w:rPr>
            <w:noProof/>
            <w:webHidden/>
          </w:rPr>
          <w:fldChar w:fldCharType="begin"/>
        </w:r>
        <w:r>
          <w:rPr>
            <w:noProof/>
            <w:webHidden/>
          </w:rPr>
          <w:instrText xml:space="preserve"> PAGEREF _Toc394862021 \h </w:instrText>
        </w:r>
        <w:r>
          <w:rPr>
            <w:noProof/>
            <w:webHidden/>
          </w:rPr>
        </w:r>
        <w:r>
          <w:rPr>
            <w:noProof/>
            <w:webHidden/>
          </w:rPr>
          <w:fldChar w:fldCharType="separate"/>
        </w:r>
        <w:r>
          <w:rPr>
            <w:noProof/>
            <w:webHidden/>
          </w:rPr>
          <w:t>41</w:t>
        </w:r>
        <w:r>
          <w:rPr>
            <w:noProof/>
            <w:webHidden/>
          </w:rPr>
          <w:fldChar w:fldCharType="end"/>
        </w:r>
      </w:hyperlink>
    </w:p>
    <w:p w:rsidR="005676C3" w:rsidRDefault="005676C3">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862022" w:history="1">
        <w:r w:rsidRPr="00427BE3">
          <w:rPr>
            <w:rStyle w:val="Hipercze"/>
            <w:noProof/>
            <w:lang w:val="pl-PL"/>
          </w:rPr>
          <w:t>5.3</w:t>
        </w:r>
        <w:r>
          <w:rPr>
            <w:rFonts w:asciiTheme="minorHAnsi" w:eastAsiaTheme="minorEastAsia" w:hAnsiTheme="minorHAnsi" w:cstheme="minorBidi"/>
            <w:noProof/>
            <w:kern w:val="0"/>
            <w:sz w:val="22"/>
            <w:szCs w:val="22"/>
            <w:lang w:val="pl-PL" w:eastAsia="pl-PL" w:bidi="ar-SA"/>
          </w:rPr>
          <w:tab/>
        </w:r>
        <w:r w:rsidRPr="00427BE3">
          <w:rPr>
            <w:rStyle w:val="Hipercze"/>
            <w:noProof/>
            <w:lang w:val="pl-PL"/>
          </w:rPr>
          <w:t>Unity: Curveball</w:t>
        </w:r>
        <w:r>
          <w:rPr>
            <w:noProof/>
            <w:webHidden/>
          </w:rPr>
          <w:tab/>
        </w:r>
        <w:r>
          <w:rPr>
            <w:noProof/>
            <w:webHidden/>
          </w:rPr>
          <w:fldChar w:fldCharType="begin"/>
        </w:r>
        <w:r>
          <w:rPr>
            <w:noProof/>
            <w:webHidden/>
          </w:rPr>
          <w:instrText xml:space="preserve"> PAGEREF _Toc394862022 \h </w:instrText>
        </w:r>
        <w:r>
          <w:rPr>
            <w:noProof/>
            <w:webHidden/>
          </w:rPr>
        </w:r>
        <w:r>
          <w:rPr>
            <w:noProof/>
            <w:webHidden/>
          </w:rPr>
          <w:fldChar w:fldCharType="separate"/>
        </w:r>
        <w:r>
          <w:rPr>
            <w:noProof/>
            <w:webHidden/>
          </w:rPr>
          <w:t>43</w:t>
        </w:r>
        <w:r>
          <w:rPr>
            <w:noProof/>
            <w:webHidden/>
          </w:rPr>
          <w:fldChar w:fldCharType="end"/>
        </w:r>
      </w:hyperlink>
    </w:p>
    <w:p w:rsidR="005676C3" w:rsidRDefault="005676C3">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862023" w:history="1">
        <w:r w:rsidRPr="00427BE3">
          <w:rPr>
            <w:rStyle w:val="Hipercze"/>
            <w:noProof/>
            <w:lang w:val="pl-PL"/>
          </w:rPr>
          <w:t>6</w:t>
        </w:r>
        <w:r>
          <w:rPr>
            <w:rFonts w:asciiTheme="minorHAnsi" w:eastAsiaTheme="minorEastAsia" w:hAnsiTheme="minorHAnsi" w:cstheme="minorBidi"/>
            <w:noProof/>
            <w:kern w:val="0"/>
            <w:sz w:val="22"/>
            <w:szCs w:val="22"/>
            <w:lang w:val="pl-PL" w:eastAsia="pl-PL" w:bidi="ar-SA"/>
          </w:rPr>
          <w:tab/>
        </w:r>
        <w:r w:rsidRPr="00427BE3">
          <w:rPr>
            <w:rStyle w:val="Hipercze"/>
            <w:noProof/>
            <w:lang w:val="pl-PL"/>
          </w:rPr>
          <w:t>Podsumowanie i wnioski</w:t>
        </w:r>
        <w:r>
          <w:rPr>
            <w:noProof/>
            <w:webHidden/>
          </w:rPr>
          <w:tab/>
        </w:r>
        <w:r>
          <w:rPr>
            <w:noProof/>
            <w:webHidden/>
          </w:rPr>
          <w:fldChar w:fldCharType="begin"/>
        </w:r>
        <w:r>
          <w:rPr>
            <w:noProof/>
            <w:webHidden/>
          </w:rPr>
          <w:instrText xml:space="preserve"> PAGEREF _Toc394862023 \h </w:instrText>
        </w:r>
        <w:r>
          <w:rPr>
            <w:noProof/>
            <w:webHidden/>
          </w:rPr>
        </w:r>
        <w:r>
          <w:rPr>
            <w:noProof/>
            <w:webHidden/>
          </w:rPr>
          <w:fldChar w:fldCharType="separate"/>
        </w:r>
        <w:r>
          <w:rPr>
            <w:noProof/>
            <w:webHidden/>
          </w:rPr>
          <w:t>49</w:t>
        </w:r>
        <w:r>
          <w:rPr>
            <w:noProof/>
            <w:webHidden/>
          </w:rPr>
          <w:fldChar w:fldCharType="end"/>
        </w:r>
      </w:hyperlink>
    </w:p>
    <w:p w:rsidR="005676C3" w:rsidRDefault="005676C3">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862024" w:history="1">
        <w:r w:rsidRPr="00427BE3">
          <w:rPr>
            <w:rStyle w:val="Hipercze"/>
            <w:noProof/>
            <w:lang w:val="pl-PL"/>
          </w:rPr>
          <w:t>7</w:t>
        </w:r>
        <w:r>
          <w:rPr>
            <w:rFonts w:asciiTheme="minorHAnsi" w:eastAsiaTheme="minorEastAsia" w:hAnsiTheme="minorHAnsi" w:cstheme="minorBidi"/>
            <w:noProof/>
            <w:kern w:val="0"/>
            <w:sz w:val="22"/>
            <w:szCs w:val="22"/>
            <w:lang w:val="pl-PL" w:eastAsia="pl-PL" w:bidi="ar-SA"/>
          </w:rPr>
          <w:tab/>
        </w:r>
        <w:r w:rsidRPr="00427BE3">
          <w:rPr>
            <w:rStyle w:val="Hipercze"/>
            <w:noProof/>
            <w:lang w:val="pl-PL"/>
          </w:rPr>
          <w:t>Literatura</w:t>
        </w:r>
        <w:r>
          <w:rPr>
            <w:noProof/>
            <w:webHidden/>
          </w:rPr>
          <w:tab/>
        </w:r>
        <w:r>
          <w:rPr>
            <w:noProof/>
            <w:webHidden/>
          </w:rPr>
          <w:fldChar w:fldCharType="begin"/>
        </w:r>
        <w:r>
          <w:rPr>
            <w:noProof/>
            <w:webHidden/>
          </w:rPr>
          <w:instrText xml:space="preserve"> PAGEREF _Toc394862024 \h </w:instrText>
        </w:r>
        <w:r>
          <w:rPr>
            <w:noProof/>
            <w:webHidden/>
          </w:rPr>
        </w:r>
        <w:r>
          <w:rPr>
            <w:noProof/>
            <w:webHidden/>
          </w:rPr>
          <w:fldChar w:fldCharType="separate"/>
        </w:r>
        <w:r>
          <w:rPr>
            <w:noProof/>
            <w:webHidden/>
          </w:rPr>
          <w:t>51</w:t>
        </w:r>
        <w:r>
          <w:rPr>
            <w:noProof/>
            <w:webHidden/>
          </w:rPr>
          <w:fldChar w:fldCharType="end"/>
        </w:r>
      </w:hyperlink>
    </w:p>
    <w:p w:rsidR="0036634C" w:rsidRPr="00BC2573" w:rsidRDefault="00652581"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Nagwek1"/>
        <w:rPr>
          <w:lang w:val="pl-PL"/>
        </w:rPr>
      </w:pPr>
      <w:bookmarkStart w:id="2" w:name="_Toc394862002"/>
      <w:r w:rsidRPr="00BC2573">
        <w:rPr>
          <w:lang w:val="pl-PL"/>
        </w:rPr>
        <w:lastRenderedPageBreak/>
        <w:t>Wstęp</w:t>
      </w:r>
      <w:bookmarkEnd w:id="2"/>
    </w:p>
    <w:p w:rsidR="00605BF8" w:rsidRPr="00BC2573" w:rsidRDefault="00605BF8" w:rsidP="00605BF8">
      <w:pPr>
        <w:rPr>
          <w:lang w:val="pl-PL"/>
        </w:rPr>
      </w:pPr>
    </w:p>
    <w:p w:rsidR="00605BF8" w:rsidRPr="00BC2573" w:rsidRDefault="00BB4D12" w:rsidP="00BB4D12">
      <w:pPr>
        <w:pStyle w:val="Nagwek1"/>
        <w:rPr>
          <w:lang w:val="pl-PL"/>
        </w:rPr>
      </w:pPr>
      <w:bookmarkStart w:id="3" w:name="_Toc394862003"/>
      <w:r w:rsidRPr="00BC2573">
        <w:rPr>
          <w:lang w:val="pl-PL"/>
        </w:rPr>
        <w:lastRenderedPageBreak/>
        <w:t>Analiza problemu</w:t>
      </w:r>
      <w:bookmarkEnd w:id="3"/>
    </w:p>
    <w:p w:rsidR="00B9382F" w:rsidRPr="00BC2573" w:rsidRDefault="00B9382F" w:rsidP="00B9382F">
      <w:pPr>
        <w:rPr>
          <w:lang w:val="pl-PL"/>
        </w:rPr>
      </w:pPr>
    </w:p>
    <w:p w:rsidR="00830BC2" w:rsidRPr="00BC2573" w:rsidRDefault="00CA192F" w:rsidP="00830BC2">
      <w:pPr>
        <w:ind w:firstLine="432"/>
        <w:rPr>
          <w:color w:val="FF0000"/>
          <w:lang w:val="pl-PL"/>
        </w:rPr>
      </w:pPr>
      <w:r w:rsidRPr="00BC2573">
        <w:rPr>
          <w:lang w:val="pl-PL"/>
        </w:rPr>
        <w:t xml:space="preserve">W obecnych czasach duża liczba architektur mobilnych oraz różnorodność systemów operacyjnych tychże 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ekrany wielodotykowe, modemy 4G, </w:t>
      </w:r>
      <w:proofErr w:type="spellStart"/>
      <w:r w:rsidR="00814A02" w:rsidRPr="00BC2573">
        <w:rPr>
          <w:lang w:val="pl-PL"/>
        </w:rPr>
        <w:t>WiFi</w:t>
      </w:r>
      <w:proofErr w:type="spellEnd"/>
      <w:r w:rsidR="00814A02" w:rsidRPr="00BC2573">
        <w:rPr>
          <w:lang w:val="pl-PL"/>
        </w:rPr>
        <w:t xml:space="preserve"> i przede wszystkim możliwości instalowania oprogramowania dostarczonego przez osoby trzecie. Dzięki tym aplikacjom użytkownicy dostali do dyspozycji sporo nowych funkcjonalności, w szczególności wspierających mobilność konsumenta. Dzięki tym aplikacjom przykładowo użytkownik może śledzić swoją pozycję w nieznanym mu mieście, wyświetlać informację w czasie rzeczywistym (rzeczywistość rozszerzona) czy też </w:t>
      </w:r>
      <w:r w:rsidR="00814A02" w:rsidRPr="00BC2573">
        <w:rPr>
          <w:color w:val="FF0000"/>
          <w:lang w:val="pl-PL"/>
        </w:rPr>
        <w:t xml:space="preserve">zapłacić za zakupy w sklepie lub bilet w komunikacji </w:t>
      </w:r>
      <w:proofErr w:type="gramStart"/>
      <w:r w:rsidR="00814A02" w:rsidRPr="00BC2573">
        <w:rPr>
          <w:color w:val="FF0000"/>
          <w:lang w:val="pl-PL"/>
        </w:rPr>
        <w:t xml:space="preserve">miejskiej. </w:t>
      </w:r>
      <w:r w:rsidR="00830BC2" w:rsidRPr="00BC2573">
        <w:rPr>
          <w:color w:val="FF0000"/>
          <w:lang w:val="pl-PL"/>
        </w:rPr>
        <w:t xml:space="preserve">[2] . </w:t>
      </w:r>
      <w:proofErr w:type="gramEnd"/>
      <w:r w:rsidR="00830BC2" w:rsidRPr="00BC2573">
        <w:rPr>
          <w:color w:val="FF0000"/>
          <w:lang w:val="pl-PL"/>
        </w:rPr>
        <w:t>XXX</w:t>
      </w:r>
    </w:p>
    <w:p w:rsidR="00356252" w:rsidRPr="00BC2573" w:rsidRDefault="00830BC2" w:rsidP="00C33463">
      <w:pPr>
        <w:ind w:firstLine="432"/>
        <w:rPr>
          <w:lang w:val="pl-PL"/>
        </w:rPr>
      </w:pPr>
      <w:r w:rsidRPr="00BC2573">
        <w:rPr>
          <w:color w:val="FF0000"/>
          <w:lang w:val="pl-PL"/>
        </w:rPr>
        <w:t>Jednak w parze z udogodnieniami dla użytkownika poszły problemy dla twórców tych aplikacji. W świecie mobilnym można wyróżnić cztery</w:t>
      </w:r>
      <w:r w:rsidRPr="00BC2573">
        <w:rPr>
          <w:lang w:val="pl-PL"/>
        </w:rPr>
        <w:t xml:space="preserve"> podstawowe rodzaje problemów.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B9382F" w:rsidRPr="00BC2573" w:rsidRDefault="00B9382F" w:rsidP="00B9382F">
      <w:pPr>
        <w:rPr>
          <w:lang w:val="pl-PL"/>
        </w:rPr>
      </w:pP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takich jak </w:t>
      </w:r>
      <w:proofErr w:type="spellStart"/>
      <w:r w:rsidRPr="00BC2573">
        <w:rPr>
          <w:lang w:val="pl-PL"/>
        </w:rPr>
        <w:t>WiFi</w:t>
      </w:r>
      <w:proofErr w:type="spellEnd"/>
      <w:r w:rsidRPr="00BC2573">
        <w:rPr>
          <w:lang w:val="pl-PL"/>
        </w:rPr>
        <w:t xml:space="preserve">, modem 4G, GPS czy akcelerometr, a także </w:t>
      </w:r>
      <w:r w:rsidRPr="00BC2573">
        <w:rPr>
          <w:lang w:val="pl-PL"/>
        </w:rPr>
        <w:lastRenderedPageBreak/>
        <w:t xml:space="preserve">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sidRPr="00BC2573">
        <w:rPr>
          <w:lang w:val="pl-PL"/>
        </w:rPr>
        <w:t xml:space="preserve">połącznia pomiędzy użytkownikiem a leżącym pod spodem sprzętem. Na rynek ten składają się np. Apple z </w:t>
      </w:r>
      <w:proofErr w:type="spellStart"/>
      <w:r w:rsidR="00D47D20" w:rsidRPr="00BC2573">
        <w:rPr>
          <w:lang w:val="pl-PL"/>
        </w:rPr>
        <w:t>iOS</w:t>
      </w:r>
      <w:proofErr w:type="spellEnd"/>
      <w:r w:rsidR="00D47D20" w:rsidRPr="00BC2573">
        <w:rPr>
          <w:lang w:val="pl-PL"/>
        </w:rPr>
        <w:t xml:space="preserve">, Open </w:t>
      </w:r>
      <w:proofErr w:type="spellStart"/>
      <w:r w:rsidR="00D47D20" w:rsidRPr="00BC2573">
        <w:rPr>
          <w:lang w:val="pl-PL"/>
        </w:rPr>
        <w:t>Handset</w:t>
      </w:r>
      <w:proofErr w:type="spellEnd"/>
      <w:r w:rsidR="00D47D20" w:rsidRPr="00BC2573">
        <w:rPr>
          <w:lang w:val="pl-PL"/>
        </w:rPr>
        <w:t xml:space="preserve"> Alliance z Androidem, Microsoft z Windows Phone,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xml:space="preserve">. Aktualnie dwoma z najpopularniejszych systemów mobilnych są </w:t>
      </w:r>
      <w:proofErr w:type="spellStart"/>
      <w:r w:rsidR="00D47D20" w:rsidRPr="00BC2573">
        <w:rPr>
          <w:lang w:val="pl-PL"/>
        </w:rPr>
        <w:t>iOS</w:t>
      </w:r>
      <w:proofErr w:type="spellEnd"/>
      <w:r w:rsidR="00D47D20" w:rsidRPr="00BC2573">
        <w:rPr>
          <w:lang w:val="pl-PL"/>
        </w:rPr>
        <w:t xml:space="preserve"> i Android. Firmy te tworzą systemy operacyjne niekompatybilne ze sobą.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w:t>
      </w:r>
      <w:proofErr w:type="gramStart"/>
      <w:r w:rsidR="00A1507C" w:rsidRPr="00BC2573">
        <w:rPr>
          <w:lang w:val="pl-PL"/>
        </w:rPr>
        <w:t>przedstawiono</w:t>
      </w:r>
      <w:proofErr w:type="gramEnd"/>
      <w:r w:rsidR="00A1507C" w:rsidRPr="00BC2573">
        <w:rPr>
          <w:lang w:val="pl-PL"/>
        </w:rPr>
        <w:t xml:space="preserve">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Legenda"/>
        <w:keepNext/>
        <w:rPr>
          <w:lang w:val="pl-PL"/>
        </w:rPr>
      </w:pPr>
      <w:r w:rsidRPr="00BC2573">
        <w:rPr>
          <w:lang w:val="pl-PL"/>
        </w:rPr>
        <w:t xml:space="preserve">Tabela </w:t>
      </w:r>
      <w:r w:rsidR="00652581" w:rsidRPr="00BC2573">
        <w:rPr>
          <w:lang w:val="pl-PL"/>
        </w:rPr>
        <w:fldChar w:fldCharType="begin"/>
      </w:r>
      <w:r w:rsidRPr="00BC2573">
        <w:rPr>
          <w:lang w:val="pl-PL"/>
        </w:rPr>
        <w:instrText xml:space="preserve"> SEQ Tabela \* ARABIC </w:instrText>
      </w:r>
      <w:r w:rsidR="00652581" w:rsidRPr="00BC2573">
        <w:rPr>
          <w:lang w:val="pl-PL"/>
        </w:rPr>
        <w:fldChar w:fldCharType="separate"/>
      </w:r>
      <w:r w:rsidRPr="00BC2573">
        <w:rPr>
          <w:noProof/>
          <w:lang w:val="pl-PL"/>
        </w:rPr>
        <w:t>1</w:t>
      </w:r>
      <w:r w:rsidR="00652581" w:rsidRPr="00BC2573">
        <w:rPr>
          <w:lang w:val="pl-PL"/>
        </w:rPr>
        <w:fldChar w:fldCharType="end"/>
      </w:r>
      <w:r w:rsidRPr="00BC2573">
        <w:rPr>
          <w:lang w:val="pl-PL"/>
        </w:rPr>
        <w:t>. Zestawienie różnych cech systemów mobilnych</w:t>
      </w:r>
    </w:p>
    <w:tbl>
      <w:tblPr>
        <w:tblStyle w:val="Tabela-Siatka"/>
        <w:tblW w:w="0" w:type="auto"/>
        <w:tblLayout w:type="fixed"/>
        <w:tblLook w:val="04A0" w:firstRow="1" w:lastRow="0" w:firstColumn="1" w:lastColumn="0" w:noHBand="0" w:noVBand="1"/>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proofErr w:type="gramStart"/>
            <w:r w:rsidRPr="00BC2573">
              <w:rPr>
                <w:sz w:val="20"/>
                <w:szCs w:val="20"/>
                <w:lang w:val="pl-PL"/>
              </w:rPr>
              <w:t>iOS</w:t>
            </w:r>
            <w:proofErr w:type="spellEnd"/>
            <w:proofErr w:type="gram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w:t>
            </w:r>
            <w:proofErr w:type="spellEnd"/>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Windows Phone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C# + .</w:t>
            </w:r>
            <w:proofErr w:type="gramEnd"/>
            <w:r w:rsidRPr="00BC2573">
              <w:rPr>
                <w:sz w:val="20"/>
                <w:szCs w:val="20"/>
                <w:lang w:val="pl-PL"/>
              </w:rPr>
              <w:t>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heterogeniczne</w:t>
            </w:r>
            <w:proofErr w:type="gramEnd"/>
          </w:p>
        </w:tc>
      </w:tr>
    </w:tbl>
    <w:p w:rsidR="00D47D20" w:rsidRPr="00BC2573" w:rsidRDefault="00D47D20" w:rsidP="00356252">
      <w:pPr>
        <w:ind w:firstLine="432"/>
        <w:rPr>
          <w:lang w:val="pl-PL"/>
        </w:rPr>
      </w:pPr>
    </w:p>
    <w:p w:rsidR="00AA658F" w:rsidRPr="00BC2573" w:rsidRDefault="00AA658F" w:rsidP="00356252">
      <w:pPr>
        <w:ind w:firstLine="432"/>
        <w:rPr>
          <w:lang w:val="pl-PL"/>
        </w:rPr>
      </w:pPr>
    </w:p>
    <w:p w:rsidR="00202062" w:rsidRPr="00BC2573" w:rsidRDefault="00202062" w:rsidP="00356252">
      <w:pPr>
        <w:ind w:firstLine="432"/>
        <w:rPr>
          <w:lang w:val="pl-PL"/>
        </w:rPr>
      </w:pPr>
      <w:r w:rsidRPr="00BC2573">
        <w:rPr>
          <w:lang w:val="pl-PL"/>
        </w:rPr>
        <w:t>Celem niniejszej pracy jest znalezienie środowiska umożliwiającego uruchomienie stworzonych aplikacji na kilku popularnych platformach mobilnych i przetestowanie ich wydajności. Stworzone zostaną benchmarki umożliwiające sprawdzenie optymalnych parametrów dla poszczególnych urządzeń, oraz przykładowe aplikacje, posiadające możliwość uruchomienia na jak największej ilości platform.</w:t>
      </w:r>
    </w:p>
    <w:p w:rsidR="00202062" w:rsidRPr="00BC2573" w:rsidRDefault="00202062" w:rsidP="00356252">
      <w:pPr>
        <w:ind w:firstLine="432"/>
        <w:rPr>
          <w:lang w:val="pl-PL"/>
        </w:rPr>
      </w:pPr>
    </w:p>
    <w:p w:rsidR="009A6390" w:rsidRPr="00BC2573" w:rsidRDefault="009A6390" w:rsidP="00356252">
      <w:pPr>
        <w:ind w:firstLine="432"/>
        <w:rPr>
          <w:ins w:id="4" w:author="Łukasz Rauch" w:date="2014-07-24T07:39:00Z"/>
          <w:lang w:val="pl-PL"/>
        </w:rPr>
      </w:pPr>
      <w:ins w:id="5" w:author="Łukasz Rauch" w:date="2014-07-24T07:39:00Z">
        <w:r w:rsidRPr="00BC2573">
          <w:rPr>
            <w:lang w:val="pl-PL"/>
          </w:rPr>
          <w:t>Cel pracy</w:t>
        </w:r>
      </w:ins>
    </w:p>
    <w:p w:rsidR="009A6390" w:rsidRPr="00BC2573" w:rsidRDefault="009A6390" w:rsidP="00356252">
      <w:pPr>
        <w:ind w:firstLine="432"/>
        <w:rPr>
          <w:ins w:id="6" w:author="Łukasz Rauch" w:date="2014-07-24T07:39:00Z"/>
          <w:lang w:val="pl-PL"/>
        </w:rPr>
      </w:pPr>
    </w:p>
    <w:p w:rsidR="00405D92" w:rsidRPr="00BC2573" w:rsidRDefault="009A6390" w:rsidP="00356252">
      <w:pPr>
        <w:ind w:firstLine="432"/>
        <w:rPr>
          <w:lang w:val="pl-PL"/>
        </w:rPr>
      </w:pPr>
      <w:proofErr w:type="gramStart"/>
      <w:ins w:id="7" w:author="Łukasz Rauch" w:date="2014-07-24T07:39:00Z">
        <w:r w:rsidRPr="00BC2573">
          <w:rPr>
            <w:lang w:val="pl-PL"/>
          </w:rPr>
          <w:t xml:space="preserve">Zadania </w:t>
        </w:r>
      </w:ins>
      <w:r w:rsidR="00A1507C" w:rsidRPr="00BC2573">
        <w:rPr>
          <w:lang w:val="pl-PL"/>
        </w:rPr>
        <w:t xml:space="preserve"> </w:t>
      </w:r>
      <w:ins w:id="8" w:author="Łukasz Rauch" w:date="2014-07-24T07:39:00Z">
        <w:r w:rsidRPr="00BC2573">
          <w:rPr>
            <w:lang w:val="pl-PL"/>
          </w:rPr>
          <w:t>Struktura</w:t>
        </w:r>
        <w:proofErr w:type="gramEnd"/>
        <w:r w:rsidRPr="00BC2573">
          <w:rPr>
            <w:lang w:val="pl-PL"/>
          </w:rPr>
          <w:t xml:space="preserve"> pracy</w:t>
        </w:r>
      </w:ins>
    </w:p>
    <w:p w:rsidR="00026143" w:rsidRPr="00BC2573" w:rsidRDefault="00026143" w:rsidP="00B16655">
      <w:pPr>
        <w:pStyle w:val="Nagwek1"/>
        <w:rPr>
          <w:lang w:val="pl-PL"/>
        </w:rPr>
      </w:pPr>
      <w:bookmarkStart w:id="9" w:name="_Toc394862004"/>
      <w:r w:rsidRPr="00BC2573">
        <w:rPr>
          <w:lang w:val="pl-PL"/>
        </w:rPr>
        <w:lastRenderedPageBreak/>
        <w:t>Systemy</w:t>
      </w:r>
      <w:bookmarkEnd w:id="9"/>
    </w:p>
    <w:p w:rsidR="00026143" w:rsidRPr="00BC2573" w:rsidRDefault="00026143" w:rsidP="00026143">
      <w:pPr>
        <w:pStyle w:val="Nagwek2"/>
        <w:rPr>
          <w:lang w:val="pl-PL"/>
        </w:rPr>
      </w:pPr>
      <w:bookmarkStart w:id="10" w:name="_Toc394862005"/>
      <w:proofErr w:type="spellStart"/>
      <w:proofErr w:type="gramStart"/>
      <w:r w:rsidRPr="00BC2573">
        <w:rPr>
          <w:lang w:val="pl-PL"/>
        </w:rPr>
        <w:t>iOS</w:t>
      </w:r>
      <w:bookmarkEnd w:id="10"/>
      <w:proofErr w:type="spellEnd"/>
      <w:proofErr w:type="gramEnd"/>
    </w:p>
    <w:p w:rsidR="002F2D4F" w:rsidRPr="00BC2573" w:rsidRDefault="00847D99" w:rsidP="002F2D4F">
      <w:pPr>
        <w:rPr>
          <w:lang w:val="pl-PL"/>
        </w:rPr>
      </w:pPr>
      <w:del w:id="11" w:author="Łukasz Rauch" w:date="2014-07-24T07:41:00Z">
        <w:r>
          <w:rPr>
            <w:noProof/>
            <w:lang w:val="pl-PL" w:eastAsia="pl-PL" w:bidi="ar-SA"/>
          </w:rPr>
          <w:drawing>
            <wp:inline distT="0" distB="0" distL="0" distR="0">
              <wp:extent cx="2408830" cy="1582877"/>
              <wp:effectExtent l="0" t="0" r="0" b="0"/>
              <wp:docPr id="1" name="Obraz 1" descr="http://www.vdmi.nl/sites/vdmisite.s1.aegirhost.nl/files/io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dmi.nl/sites/vdmisite.s1.aegirhost.nl/files/ios-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8577" cy="1582711"/>
                      </a:xfrm>
                      <a:prstGeom prst="rect">
                        <a:avLst/>
                      </a:prstGeom>
                      <a:noFill/>
                      <a:ln>
                        <a:noFill/>
                      </a:ln>
                    </pic:spPr>
                  </pic:pic>
                </a:graphicData>
              </a:graphic>
            </wp:inline>
          </w:drawing>
        </w:r>
      </w:del>
    </w:p>
    <w:p w:rsidR="00026143" w:rsidRPr="00BC2573" w:rsidRDefault="006C0C26" w:rsidP="00C829EA">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Inc.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iPod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w:t>
      </w:r>
      <w:r w:rsidR="005306B7" w:rsidRPr="00BC2573">
        <w:rPr>
          <w:lang w:val="pl-PL"/>
        </w:rPr>
        <w:t xml:space="preserve"> dla urządzeń iPod </w:t>
      </w:r>
      <w:proofErr w:type="spellStart"/>
      <w:r w:rsidR="005306B7" w:rsidRPr="00BC2573">
        <w:rPr>
          <w:lang w:val="pl-PL"/>
        </w:rPr>
        <w:t>Touch</w:t>
      </w:r>
      <w:proofErr w:type="spellEnd"/>
      <w:r w:rsidR="005306B7" w:rsidRPr="00BC2573">
        <w:rPr>
          <w:lang w:val="pl-PL"/>
        </w:rPr>
        <w:t xml:space="preserve"> (wrzesień 2007), </w:t>
      </w:r>
      <w:proofErr w:type="spellStart"/>
      <w:r w:rsidR="005306B7" w:rsidRPr="00BC2573">
        <w:rPr>
          <w:lang w:val="pl-PL"/>
        </w:rPr>
        <w:t>iPad</w:t>
      </w:r>
      <w:proofErr w:type="spellEnd"/>
      <w:r w:rsidR="005306B7" w:rsidRPr="00BC2573">
        <w:rPr>
          <w:lang w:val="pl-PL"/>
        </w:rPr>
        <w:t xml:space="preserve"> (styczeń 2010), </w:t>
      </w:r>
      <w:proofErr w:type="spellStart"/>
      <w:r w:rsidR="005306B7" w:rsidRPr="00BC2573">
        <w:rPr>
          <w:lang w:val="pl-PL"/>
        </w:rPr>
        <w:t>iPad</w:t>
      </w:r>
      <w:proofErr w:type="spellEnd"/>
      <w:r w:rsidR="005306B7" w:rsidRPr="00BC2573">
        <w:rPr>
          <w:lang w:val="pl-PL"/>
        </w:rPr>
        <w:t xml:space="preserve"> Mini (listopad 2012) i dla telewizji drugiej generacji Apple TV (wrzesień 2010). W październiku 2013 roku </w:t>
      </w:r>
      <w:proofErr w:type="spellStart"/>
      <w:r w:rsidR="005306B7" w:rsidRPr="00BC2573">
        <w:rPr>
          <w:lang w:val="pl-PL"/>
        </w:rPr>
        <w:t>App</w:t>
      </w:r>
      <w:proofErr w:type="spellEnd"/>
      <w:r w:rsidR="005306B7" w:rsidRPr="00BC2573">
        <w:rPr>
          <w:lang w:val="pl-PL"/>
        </w:rPr>
        <w:t xml:space="preserve"> </w:t>
      </w:r>
      <w:proofErr w:type="spellStart"/>
      <w:r w:rsidR="005306B7" w:rsidRPr="00BC2573">
        <w:rPr>
          <w:lang w:val="pl-PL"/>
        </w:rPr>
        <w:t>Store</w:t>
      </w:r>
      <w:proofErr w:type="spellEnd"/>
      <w:r w:rsidR="005306B7" w:rsidRPr="00BC2573">
        <w:rPr>
          <w:lang w:val="pl-PL"/>
        </w:rPr>
        <w:t xml:space="preserve"> firmy Apple posiadał ponad milion aplikacji dla </w:t>
      </w:r>
      <w:proofErr w:type="spellStart"/>
      <w:r w:rsidR="005306B7" w:rsidRPr="00BC2573">
        <w:rPr>
          <w:lang w:val="pl-PL"/>
        </w:rPr>
        <w:t>iOS</w:t>
      </w:r>
      <w:proofErr w:type="spellEnd"/>
      <w:r w:rsidR="005306B7" w:rsidRPr="00BC2573">
        <w:rPr>
          <w:lang w:val="pl-PL"/>
        </w:rPr>
        <w:t xml:space="preserve">, z czego około połowa zoptymalizowana była dla </w:t>
      </w:r>
      <w:proofErr w:type="spellStart"/>
      <w:r w:rsidR="005306B7" w:rsidRPr="00BC2573">
        <w:rPr>
          <w:lang w:val="pl-PL"/>
        </w:rPr>
        <w:t>iPada</w:t>
      </w:r>
      <w:proofErr w:type="spellEnd"/>
      <w:r w:rsidR="005306B7" w:rsidRPr="00BC2573">
        <w:rPr>
          <w:lang w:val="pl-PL"/>
        </w:rPr>
        <w:t xml:space="preserve">. Aplikacje te zostały ściągnięte ok. 60 miliardów razy. W czwartym kwartale 2012 21% wszystkich sprzedanych urządzeń mobilnych posiadały zainstalowany system </w:t>
      </w:r>
      <w:proofErr w:type="spellStart"/>
      <w:r w:rsidR="005306B7" w:rsidRPr="00BC2573">
        <w:rPr>
          <w:lang w:val="pl-PL"/>
        </w:rPr>
        <w:t>iOs</w:t>
      </w:r>
      <w:proofErr w:type="spellEnd"/>
      <w:r w:rsidR="005306B7" w:rsidRPr="00BC2573">
        <w:rPr>
          <w:lang w:val="pl-PL"/>
        </w:rPr>
        <w:t>. W połowie roku 2012 na świecie znajdowało się około 410 milionów aktywnych urządzeń korzystających z systemu.</w:t>
      </w:r>
    </w:p>
    <w:p w:rsidR="005306B7" w:rsidRPr="00BC2573" w:rsidRDefault="008F4CCA" w:rsidP="00C829EA">
      <w:pPr>
        <w:ind w:firstLine="576"/>
        <w:rPr>
          <w:lang w:val="pl-PL"/>
        </w:rPr>
      </w:pPr>
      <w:r w:rsidRPr="00BC2573">
        <w:rPr>
          <w:lang w:val="pl-PL"/>
        </w:rPr>
        <w:t>Interfejs użytkownika oparty jest o ideę manipulacji bezpośredniej i korzystanie z gestów wielopunktowych</w:t>
      </w:r>
      <w:r w:rsidR="005306B7" w:rsidRPr="00BC2573">
        <w:rPr>
          <w:lang w:val="pl-PL"/>
        </w:rPr>
        <w:t>.</w:t>
      </w:r>
      <w:r w:rsidRPr="00BC2573">
        <w:rPr>
          <w:lang w:val="pl-PL"/>
        </w:rPr>
        <w:t xml:space="preserve"> Najczęstszymi sposobami na komunikację z systemem są suwaki, przyciski oraz </w:t>
      </w:r>
      <w:proofErr w:type="spellStart"/>
      <w:r w:rsidRPr="00BC2573">
        <w:rPr>
          <w:lang w:val="pl-PL"/>
        </w:rPr>
        <w:t>toglery</w:t>
      </w:r>
      <w:proofErr w:type="spellEnd"/>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wielo dotykowego. Wbudowane akcelerometry wykorzystywane są w niektórych aplikacjach w odpowiedzi na np. potrząsanie </w:t>
      </w:r>
      <w:proofErr w:type="gramStart"/>
      <w:r w:rsidRPr="00BC2573">
        <w:rPr>
          <w:lang w:val="pl-PL"/>
        </w:rPr>
        <w:t>urządzeniem (co</w:t>
      </w:r>
      <w:proofErr w:type="gramEnd"/>
      <w:r w:rsidRPr="00BC2573">
        <w:rPr>
          <w:lang w:val="pl-PL"/>
        </w:rPr>
        <w:t xml:space="preserve"> często sygnalizuje komendę „cofnij”) lub w celu rozpoznania orientacji urządzenia w przestrzeni trójwymiarowej (np. dla przełączania się pomiędzy sposobami wyświetlania obrazu).</w:t>
      </w:r>
    </w:p>
    <w:p w:rsidR="00A06BC4" w:rsidRPr="00BC2573" w:rsidRDefault="00A06BC4" w:rsidP="00C829EA">
      <w:pPr>
        <w:ind w:firstLine="576"/>
        <w:rPr>
          <w:lang w:val="pl-PL"/>
        </w:rPr>
      </w:pPr>
      <w:r w:rsidRPr="00BC2573">
        <w:rPr>
          <w:lang w:val="pl-PL"/>
        </w:rPr>
        <w:t xml:space="preserve">System ma pewne elementy wspólne z systemem OS X takie jak </w:t>
      </w:r>
      <w:proofErr w:type="spellStart"/>
      <w:r w:rsidRPr="00BC2573">
        <w:rPr>
          <w:lang w:val="pl-PL"/>
        </w:rPr>
        <w:t>Core</w:t>
      </w:r>
      <w:proofErr w:type="spellEnd"/>
      <w:r w:rsidRPr="00BC2573">
        <w:rPr>
          <w:lang w:val="pl-PL"/>
        </w:rPr>
        <w:t xml:space="preserve"> Foundation i Foundation,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wykorzystywany jest </w:t>
      </w:r>
      <w:proofErr w:type="spellStart"/>
      <w:r w:rsidRPr="00BC2573">
        <w:rPr>
          <w:lang w:val="pl-PL"/>
        </w:rPr>
        <w:t>Cocoa</w:t>
      </w:r>
      <w:proofErr w:type="spellEnd"/>
      <w:r w:rsidRPr="00BC2573">
        <w:rPr>
          <w:lang w:val="pl-PL"/>
        </w:rPr>
        <w:t xml:space="preserve">. </w:t>
      </w:r>
      <w:r w:rsidR="00476973" w:rsidRPr="00BC2573">
        <w:rPr>
          <w:lang w:val="pl-PL"/>
        </w:rPr>
        <w:t xml:space="preserve">Z powodu tych różnic aplikacje na system OS X nie są kompatybilne z systemem </w:t>
      </w:r>
      <w:proofErr w:type="spellStart"/>
      <w:r w:rsidR="00476973" w:rsidRPr="00BC2573">
        <w:rPr>
          <w:lang w:val="pl-PL"/>
        </w:rPr>
        <w:t>iOS</w:t>
      </w:r>
      <w:proofErr w:type="spellEnd"/>
      <w:r w:rsidR="00476973" w:rsidRPr="00BC2573">
        <w:rPr>
          <w:lang w:val="pl-PL"/>
        </w:rPr>
        <w:t xml:space="preserve">. Dodatkowo, mimo że </w:t>
      </w:r>
      <w:proofErr w:type="spellStart"/>
      <w:r w:rsidR="00476973" w:rsidRPr="00BC2573">
        <w:rPr>
          <w:lang w:val="pl-PL"/>
        </w:rPr>
        <w:t>iOS</w:t>
      </w:r>
      <w:proofErr w:type="spellEnd"/>
      <w:r w:rsidR="00476973" w:rsidRPr="00BC2573">
        <w:rPr>
          <w:lang w:val="pl-PL"/>
        </w:rPr>
        <w:t xml:space="preserve"> dzieli z OS X podstawowe cechy systemu Darwin, dostęp do terminala systemowego jest niemożliwy dla użytkownika, przez co system nie jest też w pełni kompatybilny z systemami Unix.</w:t>
      </w:r>
    </w:p>
    <w:p w:rsidR="005306B7" w:rsidRPr="00BC2573" w:rsidRDefault="005306B7" w:rsidP="00C829EA">
      <w:pPr>
        <w:rPr>
          <w:lang w:val="pl-PL"/>
        </w:rPr>
      </w:pPr>
    </w:p>
    <w:p w:rsidR="00B9382F" w:rsidRPr="00BC2573" w:rsidRDefault="00476973" w:rsidP="00DA1104">
      <w:pPr>
        <w:ind w:firstLine="576"/>
        <w:rPr>
          <w:lang w:val="pl-PL"/>
        </w:rPr>
      </w:pPr>
      <w:r w:rsidRPr="00BC2573">
        <w:rPr>
          <w:lang w:val="pl-PL"/>
        </w:rPr>
        <w:t xml:space="preserve">Nowe wersje systemu dystrybuowane </w:t>
      </w:r>
      <w:proofErr w:type="gramStart"/>
      <w:r w:rsidRPr="00BC2573">
        <w:rPr>
          <w:lang w:val="pl-PL"/>
        </w:rPr>
        <w:t>są co</w:t>
      </w:r>
      <w:proofErr w:type="gramEnd"/>
      <w:r w:rsidRPr="00BC2573">
        <w:rPr>
          <w:lang w:val="pl-PL"/>
        </w:rPr>
        <w:t xml:space="preserve"> roku. Najnowsza, </w:t>
      </w:r>
      <w:proofErr w:type="spellStart"/>
      <w:r w:rsidRPr="00BC2573">
        <w:rPr>
          <w:lang w:val="pl-PL"/>
        </w:rPr>
        <w:t>iOS</w:t>
      </w:r>
      <w:proofErr w:type="spellEnd"/>
      <w:r w:rsidRPr="00BC2573">
        <w:rPr>
          <w:lang w:val="pl-PL"/>
        </w:rPr>
        <w:t xml:space="preserve"> 7, została przekazana użytkownikom 18 września 2013 roku. W systemie istnieją cztery abstrakcyjne płaszczyzny: </w:t>
      </w:r>
      <w:proofErr w:type="spellStart"/>
      <w:r w:rsidRPr="00BC2573">
        <w:rPr>
          <w:lang w:val="pl-PL"/>
        </w:rPr>
        <w:lastRenderedPageBreak/>
        <w:t>Core</w:t>
      </w:r>
      <w:proofErr w:type="spellEnd"/>
      <w:r w:rsidRPr="00BC2573">
        <w:rPr>
          <w:lang w:val="pl-PL"/>
        </w:rPr>
        <w:t xml:space="preserve"> OS, </w:t>
      </w:r>
      <w:proofErr w:type="spellStart"/>
      <w:r w:rsidRPr="00BC2573">
        <w:rPr>
          <w:lang w:val="pl-PL"/>
        </w:rPr>
        <w:t>Core</w:t>
      </w:r>
      <w:proofErr w:type="spellEnd"/>
      <w:r w:rsidRPr="00BC2573">
        <w:rPr>
          <w:lang w:val="pl-PL"/>
        </w:rPr>
        <w:t xml:space="preserve"> Services, Media or</w:t>
      </w:r>
      <w:r w:rsidR="00847B81" w:rsidRPr="00BC2573">
        <w:rPr>
          <w:lang w:val="pl-PL"/>
        </w:rPr>
        <w:t xml:space="preserve">az </w:t>
      </w:r>
      <w:proofErr w:type="spellStart"/>
      <w:r w:rsidR="00847B81" w:rsidRPr="00BC2573">
        <w:rPr>
          <w:lang w:val="pl-PL"/>
        </w:rPr>
        <w:t>Cocoa</w:t>
      </w:r>
      <w:proofErr w:type="spellEnd"/>
      <w:r w:rsidR="00847B81" w:rsidRPr="00BC2573">
        <w:rPr>
          <w:lang w:val="pl-PL"/>
        </w:rPr>
        <w:t xml:space="preserve"> </w:t>
      </w:r>
      <w:proofErr w:type="spellStart"/>
      <w:r w:rsidR="00847B81" w:rsidRPr="00BC2573">
        <w:rPr>
          <w:lang w:val="pl-PL"/>
        </w:rPr>
        <w:t>Touch</w:t>
      </w:r>
      <w:proofErr w:type="spellEnd"/>
      <w:r w:rsidR="00847B81" w:rsidRPr="00BC2573">
        <w:rPr>
          <w:lang w:val="pl-PL"/>
        </w:rPr>
        <w:t>.</w:t>
      </w:r>
    </w:p>
    <w:p w:rsidR="00476973" w:rsidRPr="00BC2573" w:rsidRDefault="00476973" w:rsidP="00C829EA">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w:t>
      </w:r>
      <w:r w:rsidR="00A76270" w:rsidRPr="00BC2573">
        <w:rPr>
          <w:lang w:val="pl-PL"/>
        </w:rPr>
        <w:t xml:space="preserve">czerwcu 2010 roku wraz z premierą </w:t>
      </w:r>
      <w:proofErr w:type="spellStart"/>
      <w:r w:rsidR="00A76270" w:rsidRPr="00BC2573">
        <w:rPr>
          <w:lang w:val="pl-PL"/>
        </w:rPr>
        <w:t>iOS</w:t>
      </w:r>
      <w:proofErr w:type="spellEnd"/>
      <w:r w:rsidR="00A76270" w:rsidRPr="00BC2573">
        <w:rPr>
          <w:lang w:val="pl-PL"/>
        </w:rPr>
        <w:t xml:space="preserve"> 4.0. Tylko niektóre urządzenia Apple – </w:t>
      </w:r>
      <w:proofErr w:type="spellStart"/>
      <w:r w:rsidR="00A76270" w:rsidRPr="00BC2573">
        <w:rPr>
          <w:lang w:val="pl-PL"/>
        </w:rPr>
        <w:t>iPhone</w:t>
      </w:r>
      <w:proofErr w:type="spellEnd"/>
      <w:r w:rsidR="00A76270" w:rsidRPr="00BC2573">
        <w:rPr>
          <w:lang w:val="pl-PL"/>
        </w:rPr>
        <w:t xml:space="preserve"> 4, </w:t>
      </w:r>
      <w:proofErr w:type="spellStart"/>
      <w:r w:rsidR="00A76270" w:rsidRPr="00BC2573">
        <w:rPr>
          <w:lang w:val="pl-PL"/>
        </w:rPr>
        <w:t>iPhone</w:t>
      </w:r>
      <w:proofErr w:type="spellEnd"/>
      <w:r w:rsidR="00A76270" w:rsidRPr="00BC2573">
        <w:rPr>
          <w:lang w:val="pl-PL"/>
        </w:rPr>
        <w:t xml:space="preserve"> 3GS i iPod </w:t>
      </w:r>
      <w:proofErr w:type="spellStart"/>
      <w:r w:rsidR="00A76270" w:rsidRPr="00BC2573">
        <w:rPr>
          <w:lang w:val="pl-PL"/>
        </w:rPr>
        <w:t>Touch</w:t>
      </w:r>
      <w:proofErr w:type="spellEnd"/>
      <w:r w:rsidR="00A76270" w:rsidRPr="00BC2573">
        <w:rPr>
          <w:lang w:val="pl-PL"/>
        </w:rPr>
        <w:t xml:space="preserve"> trzeciej generacji – potrafiły korzystać z wielozadaniowości. Sposób implementacji wielozadaniowości w systemie </w:t>
      </w:r>
      <w:proofErr w:type="spellStart"/>
      <w:r w:rsidR="00A76270" w:rsidRPr="00BC2573">
        <w:rPr>
          <w:lang w:val="pl-PL"/>
        </w:rPr>
        <w:t>iOS</w:t>
      </w:r>
      <w:proofErr w:type="spellEnd"/>
      <w:r w:rsidR="00A76270" w:rsidRPr="00BC2573">
        <w:rPr>
          <w:lang w:val="pl-PL"/>
        </w:rPr>
        <w:t xml:space="preserve"> był wielokrotnie krytykowany za to</w:t>
      </w:r>
      <w:r w:rsidR="00847B81" w:rsidRPr="00BC2573">
        <w:rPr>
          <w:lang w:val="pl-PL"/>
        </w:rPr>
        <w:t>,</w:t>
      </w:r>
      <w:r w:rsidR="00A76270" w:rsidRPr="00BC2573">
        <w:rPr>
          <w:lang w:val="pl-PL"/>
        </w:rPr>
        <w:t xml:space="preserve"> że aplikacje pracujące w tle zmuszone są korzystać z ograniczonego zasobu funkcji i za wymaganie od deweloperów tworzenia jawnego wsparcia dla tych funkcjonalności w aplikacjach.</w:t>
      </w:r>
    </w:p>
    <w:p w:rsidR="002646C9" w:rsidRPr="00BC2573" w:rsidRDefault="007E646F" w:rsidP="007A1949">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proofErr w:type="spellStart"/>
      <w:r w:rsidRPr="00BC2573">
        <w:rPr>
          <w:lang w:val="pl-PL"/>
        </w:rPr>
        <w:t>jailbreak</w:t>
      </w:r>
      <w:proofErr w:type="spellEnd"/>
      <w:r w:rsidRPr="00BC2573">
        <w:rPr>
          <w:lang w:val="pl-PL"/>
        </w:rPr>
        <w:t>”) i uzyskać częściowe, nieoficjalne wsparcie dla wielozadaniowości.</w:t>
      </w:r>
    </w:p>
    <w:p w:rsidR="00C829EA" w:rsidRPr="00BC2573" w:rsidRDefault="002646C9" w:rsidP="007A1949">
      <w:pPr>
        <w:ind w:firstLine="720"/>
        <w:rPr>
          <w:lang w:val="pl-PL"/>
        </w:rPr>
      </w:pPr>
      <w:r w:rsidRPr="00BC2573">
        <w:rPr>
          <w:lang w:val="pl-PL"/>
        </w:rPr>
        <w:t xml:space="preserve">W systemie iOS7 Apple uruchomiło dodatkową </w:t>
      </w:r>
      <w:r w:rsidR="00847B81" w:rsidRPr="00BC2573">
        <w:rPr>
          <w:lang w:val="pl-PL"/>
        </w:rPr>
        <w:t>funkcjonalność, która</w:t>
      </w:r>
      <w:r w:rsidRPr="00BC2573">
        <w:rPr>
          <w:lang w:val="pl-PL"/>
        </w:rPr>
        <w:t xml:space="preserve"> pozwala wszystkim aplikacjom na dokonywanie aktualizacji w tle. Ta funkcjonalność preferuje aktualizowanie </w:t>
      </w:r>
      <w:r w:rsidR="00847B81" w:rsidRPr="00BC2573">
        <w:rPr>
          <w:lang w:val="pl-PL"/>
        </w:rPr>
        <w:t>aplikacji, z których</w:t>
      </w:r>
      <w:r w:rsidRPr="00BC2573">
        <w:rPr>
          <w:lang w:val="pl-PL"/>
        </w:rPr>
        <w:t xml:space="preserve"> użytkownik najczęściej korzysta i wszystkie aktualizacje stara się </w:t>
      </w:r>
      <w:proofErr w:type="gramStart"/>
      <w:r w:rsidR="00847B81" w:rsidRPr="00BC2573">
        <w:rPr>
          <w:lang w:val="pl-PL"/>
        </w:rPr>
        <w:t>przeprowadzać gdy</w:t>
      </w:r>
      <w:proofErr w:type="gramEnd"/>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EE21B3" w:rsidRPr="00BC2573" w:rsidRDefault="00EE21B3" w:rsidP="00C829EA">
      <w:pPr>
        <w:ind w:firstLine="360"/>
        <w:rPr>
          <w:lang w:val="pl-PL"/>
        </w:rPr>
      </w:pPr>
    </w:p>
    <w:p w:rsidR="00847B81" w:rsidRPr="00BC2573" w:rsidRDefault="00847B81" w:rsidP="00C829EA">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847B81" w:rsidRPr="00BC2573" w:rsidRDefault="00847B81" w:rsidP="00847B81">
      <w:pPr>
        <w:pStyle w:val="Akapitzlist"/>
        <w:numPr>
          <w:ilvl w:val="0"/>
          <w:numId w:val="27"/>
        </w:numPr>
        <w:rPr>
          <w:lang w:val="pl-PL"/>
        </w:rPr>
      </w:pPr>
      <w:proofErr w:type="spellStart"/>
      <w:r w:rsidRPr="00BC2573">
        <w:rPr>
          <w:lang w:val="pl-PL"/>
        </w:rPr>
        <w:t>OpenGL</w:t>
      </w:r>
      <w:proofErr w:type="spellEnd"/>
      <w:r w:rsidRPr="00BC2573">
        <w:rPr>
          <w:lang w:val="pl-PL"/>
        </w:rPr>
        <w:t xml:space="preserve"> ES 1.1 </w:t>
      </w:r>
      <w:proofErr w:type="gramStart"/>
      <w:r w:rsidRPr="00BC2573">
        <w:rPr>
          <w:lang w:val="pl-PL"/>
        </w:rPr>
        <w:t>dla</w:t>
      </w:r>
      <w:proofErr w:type="gramEnd"/>
      <w:r w:rsidRPr="00BC2573">
        <w:rPr>
          <w:lang w:val="pl-PL"/>
        </w:rPr>
        <w:t xml:space="preserve"> urządzeń </w:t>
      </w:r>
      <w:proofErr w:type="spellStart"/>
      <w:r w:rsidR="00B2549F" w:rsidRPr="00BC2573">
        <w:rPr>
          <w:lang w:val="pl-PL"/>
        </w:rPr>
        <w:t>iPhone</w:t>
      </w:r>
      <w:proofErr w:type="spellEnd"/>
      <w:r w:rsidR="00B2549F" w:rsidRPr="00BC2573">
        <w:rPr>
          <w:lang w:val="pl-PL"/>
        </w:rPr>
        <w:t xml:space="preserve">, </w:t>
      </w:r>
      <w:proofErr w:type="spellStart"/>
      <w:r w:rsidR="00B2549F" w:rsidRPr="00BC2573">
        <w:rPr>
          <w:lang w:val="pl-PL"/>
        </w:rPr>
        <w:t>iPad</w:t>
      </w:r>
      <w:proofErr w:type="spellEnd"/>
      <w:r w:rsidR="00B2549F" w:rsidRPr="00BC2573">
        <w:rPr>
          <w:lang w:val="pl-PL"/>
        </w:rPr>
        <w:t xml:space="preserve"> i </w:t>
      </w:r>
      <w:proofErr w:type="spellStart"/>
      <w:r w:rsidR="00B2549F" w:rsidRPr="00BC2573">
        <w:rPr>
          <w:lang w:val="pl-PL"/>
        </w:rPr>
        <w:t>iPodTouch</w:t>
      </w:r>
      <w:proofErr w:type="spellEnd"/>
    </w:p>
    <w:p w:rsidR="00B2549F" w:rsidRPr="00BC2573" w:rsidRDefault="00B2549F" w:rsidP="00847B81">
      <w:pPr>
        <w:pStyle w:val="Akapitzlist"/>
        <w:numPr>
          <w:ilvl w:val="0"/>
          <w:numId w:val="27"/>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t>iPad</w:t>
      </w:r>
      <w:proofErr w:type="spellEnd"/>
      <w:r w:rsidRPr="00BC2573">
        <w:rPr>
          <w:lang w:val="pl-PL"/>
        </w:rPr>
        <w:t xml:space="preserve"> Mini</w:t>
      </w:r>
    </w:p>
    <w:p w:rsidR="00B2549F" w:rsidRPr="00BC2573" w:rsidRDefault="00B2549F" w:rsidP="00847B81">
      <w:pPr>
        <w:pStyle w:val="Akapitzlist"/>
        <w:numPr>
          <w:ilvl w:val="0"/>
          <w:numId w:val="27"/>
        </w:numPr>
        <w:rPr>
          <w:lang w:val="pl-PL"/>
        </w:rPr>
      </w:pPr>
      <w:proofErr w:type="spellStart"/>
      <w:r w:rsidRPr="00BC2573">
        <w:rPr>
          <w:lang w:val="pl-PL"/>
        </w:rPr>
        <w:t>OpenGL</w:t>
      </w:r>
      <w:proofErr w:type="spellEnd"/>
      <w:r w:rsidRPr="00BC2573">
        <w:rPr>
          <w:lang w:val="pl-PL"/>
        </w:rPr>
        <w:t xml:space="preserve"> ES 3.0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w:t>
      </w:r>
      <w:proofErr w:type="spellStart"/>
      <w:r w:rsidRPr="00BC2573">
        <w:rPr>
          <w:lang w:val="pl-PL"/>
        </w:rPr>
        <w:t>Air</w:t>
      </w:r>
      <w:proofErr w:type="spellEnd"/>
      <w:r w:rsidRPr="00BC2573">
        <w:rPr>
          <w:lang w:val="pl-PL"/>
        </w:rPr>
        <w:t xml:space="preserve">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B2549F" w:rsidRPr="00BC2573" w:rsidRDefault="00B2549F" w:rsidP="00B2549F">
      <w:pPr>
        <w:rPr>
          <w:lang w:val="pl-PL"/>
        </w:rPr>
      </w:pPr>
    </w:p>
    <w:p w:rsidR="00B2549F" w:rsidRPr="00BC2573" w:rsidRDefault="00B2549F" w:rsidP="00B2549F">
      <w:pPr>
        <w:rPr>
          <w:lang w:val="pl-PL"/>
        </w:rPr>
      </w:pPr>
      <w:r w:rsidRPr="00BC2573">
        <w:rPr>
          <w:lang w:val="pl-PL"/>
        </w:rPr>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t>OpenGL</w:t>
      </w:r>
      <w:proofErr w:type="spellEnd"/>
      <w:r w:rsidRPr="00BC2573">
        <w:rPr>
          <w:lang w:val="pl-PL"/>
        </w:rPr>
        <w:t xml:space="preserve"> ES. Jedną z nich jest zakazanie </w:t>
      </w:r>
      <w:proofErr w:type="spellStart"/>
      <w:r w:rsidR="00EE21B3" w:rsidRPr="00BC2573">
        <w:rPr>
          <w:lang w:val="pl-PL"/>
        </w:rPr>
        <w:t>renderowania</w:t>
      </w:r>
      <w:proofErr w:type="spellEnd"/>
      <w:r w:rsidR="00EE21B3" w:rsidRPr="00BC2573">
        <w:rPr>
          <w:lang w:val="pl-PL"/>
        </w:rPr>
        <w:t xml:space="preserve"> w aplikacjach działających w tle. W przypadku próby takowej operacji wykonanie aplikacji zostanie wstrzymane i system zgłosi sytuację wyjątkową. Kolejnym z ograniczeń jest obsługa obliczeń równoległych w </w:t>
      </w:r>
      <w:proofErr w:type="spellStart"/>
      <w:r w:rsidR="00EE21B3" w:rsidRPr="00BC2573">
        <w:rPr>
          <w:lang w:val="pl-PL"/>
        </w:rPr>
        <w:t>OpenGL</w:t>
      </w:r>
      <w:proofErr w:type="spellEnd"/>
      <w:r w:rsidR="00EE21B3" w:rsidRPr="00BC2573">
        <w:rPr>
          <w:lang w:val="pl-PL"/>
        </w:rPr>
        <w:t xml:space="preserve"> ES. Aplikacje nie mogą korzystać z jednego kontekstu z dwóch różnych wątków w tym samym czasie. Należy zadbać też, by wątki czyściły kontekst po wykonaniu swojej pracy, jako że brak czyszczenia może powodować nieokreślony stan wykonania dla kolejnych operacji na danym kontekście.</w:t>
      </w:r>
    </w:p>
    <w:p w:rsidR="00EE21B3" w:rsidRPr="00BC2573" w:rsidRDefault="00EE21B3" w:rsidP="00B2549F">
      <w:pPr>
        <w:rPr>
          <w:lang w:val="pl-PL"/>
        </w:rPr>
      </w:pPr>
    </w:p>
    <w:p w:rsidR="00C829EA" w:rsidRPr="00BC2573" w:rsidRDefault="00C829EA" w:rsidP="00520989">
      <w:pPr>
        <w:pStyle w:val="Nagwek3"/>
        <w:rPr>
          <w:lang w:val="pl-PL"/>
        </w:rPr>
      </w:pPr>
      <w:bookmarkStart w:id="12" w:name="_Toc394862006"/>
      <w:r w:rsidRPr="00BC2573">
        <w:rPr>
          <w:lang w:val="pl-PL"/>
        </w:rPr>
        <w:lastRenderedPageBreak/>
        <w:t xml:space="preserve">Tworzenie </w:t>
      </w:r>
      <w:r w:rsidR="00743B5A" w:rsidRPr="00BC2573">
        <w:rPr>
          <w:lang w:val="pl-PL"/>
        </w:rPr>
        <w:t xml:space="preserve">i dystrybucja </w:t>
      </w:r>
      <w:r w:rsidRPr="00BC2573">
        <w:rPr>
          <w:lang w:val="pl-PL"/>
        </w:rPr>
        <w:t xml:space="preserve">aplikacji na system </w:t>
      </w:r>
      <w:proofErr w:type="spellStart"/>
      <w:r w:rsidRPr="00BC2573">
        <w:rPr>
          <w:lang w:val="pl-PL"/>
        </w:rPr>
        <w:t>iOS</w:t>
      </w:r>
      <w:bookmarkEnd w:id="12"/>
      <w:proofErr w:type="spellEnd"/>
    </w:p>
    <w:p w:rsidR="00B9382F" w:rsidRPr="00BC2573" w:rsidRDefault="00B9382F" w:rsidP="00B9382F">
      <w:pPr>
        <w:rPr>
          <w:lang w:val="pl-PL"/>
        </w:rPr>
      </w:pPr>
    </w:p>
    <w:p w:rsidR="00847D99" w:rsidRDefault="006A4EFA">
      <w:pPr>
        <w:ind w:firstLine="720"/>
        <w:rPr>
          <w:lang w:val="pl-PL"/>
        </w:rPr>
        <w:pPrChange w:id="13" w:author="Łukasz Rauch" w:date="2014-07-24T07:49:00Z">
          <w:pPr>
            <w:ind w:firstLine="432"/>
          </w:pPr>
        </w:pPrChange>
      </w:pPr>
      <w:r w:rsidRPr="00BC2573">
        <w:rPr>
          <w:lang w:val="pl-PL"/>
        </w:rPr>
        <w:t>Aplikacje</w:t>
      </w:r>
      <w:r w:rsidR="00C829EA" w:rsidRPr="00BC2573">
        <w:rPr>
          <w:lang w:val="pl-PL"/>
        </w:rPr>
        <w:t xml:space="preserve"> muszą być napisane i skompilowane z myślą o systemie </w:t>
      </w:r>
      <w:proofErr w:type="spellStart"/>
      <w:r w:rsidR="00C829EA" w:rsidRPr="00BC2573">
        <w:rPr>
          <w:lang w:val="pl-PL"/>
        </w:rPr>
        <w:t>iOS</w:t>
      </w:r>
      <w:proofErr w:type="spellEnd"/>
      <w:r w:rsidR="00C829EA"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00C829EA" w:rsidRPr="00BC2573">
        <w:rPr>
          <w:lang w:val="pl-PL"/>
        </w:rPr>
        <w:t>iOS</w:t>
      </w:r>
      <w:proofErr w:type="spellEnd"/>
      <w:r w:rsidR="00C829EA" w:rsidRPr="00BC2573">
        <w:rPr>
          <w:lang w:val="pl-PL"/>
        </w:rPr>
        <w:t xml:space="preserve"> 2.0 </w:t>
      </w:r>
      <w:proofErr w:type="gramStart"/>
      <w:r w:rsidR="00C829EA" w:rsidRPr="00BC2573">
        <w:rPr>
          <w:lang w:val="pl-PL"/>
        </w:rPr>
        <w:t>i</w:t>
      </w:r>
      <w:proofErr w:type="gramEnd"/>
      <w:r w:rsidR="00C829EA" w:rsidRPr="00BC2573">
        <w:rPr>
          <w:lang w:val="pl-PL"/>
        </w:rPr>
        <w:t xml:space="preserve"> późniejszych.</w:t>
      </w:r>
    </w:p>
    <w:p w:rsidR="006A4EFA" w:rsidRPr="00BC2573" w:rsidRDefault="006A4EFA" w:rsidP="006A4EFA">
      <w:pPr>
        <w:ind w:firstLine="432"/>
        <w:rPr>
          <w:color w:val="FF0000"/>
          <w:lang w:val="pl-PL"/>
        </w:rPr>
      </w:pPr>
      <w:r w:rsidRPr="00BC2573">
        <w:rPr>
          <w:lang w:val="pl-PL"/>
        </w:rPr>
        <w:t xml:space="preserve">17 października 2007 roku w liście otwartym opublikowanym nam blogu firmy Apple „Hot news” </w:t>
      </w:r>
      <w:r w:rsidRPr="00BC2573">
        <w:rPr>
          <w:color w:val="FF0000"/>
          <w:lang w:val="pl-PL"/>
        </w:rPr>
        <w:t xml:space="preserve">Steve </w:t>
      </w:r>
      <w:proofErr w:type="spellStart"/>
      <w:r w:rsidRPr="00BC2573">
        <w:rPr>
          <w:color w:val="FF0000"/>
          <w:lang w:val="pl-PL"/>
        </w:rPr>
        <w:t>Jobs</w:t>
      </w:r>
      <w:proofErr w:type="spellEnd"/>
      <w:r w:rsidRPr="00BC2573">
        <w:rPr>
          <w:color w:val="FF0000"/>
          <w:lang w:val="pl-PL"/>
        </w:rPr>
        <w:t xml:space="preserve"> ogłosił wydanie pakietu deweloperskiego (SDK) w okolicach lutego 2008 roku[</w:t>
      </w:r>
      <w:proofErr w:type="spellStart"/>
      <w:r w:rsidRPr="00BC2573">
        <w:rPr>
          <w:color w:val="FF0000"/>
          <w:lang w:val="pl-PL"/>
        </w:rPr>
        <w:t>przypissss</w:t>
      </w:r>
      <w:proofErr w:type="spellEnd"/>
      <w:r w:rsidRPr="00BC2573">
        <w:rPr>
          <w:lang w:val="pl-PL"/>
        </w:rPr>
        <w:t xml:space="preserve">]. SDK zostało wydane 6 marca 2008 i pozawalało na tworzenie aplikacji dla </w:t>
      </w:r>
      <w:proofErr w:type="spellStart"/>
      <w:r w:rsidRPr="00BC2573">
        <w:rPr>
          <w:color w:val="FF0000"/>
          <w:lang w:val="pl-PL"/>
        </w:rPr>
        <w:t>iPhone</w:t>
      </w:r>
      <w:proofErr w:type="spellEnd"/>
      <w:r w:rsidRPr="00BC2573">
        <w:rPr>
          <w:color w:val="FF0000"/>
          <w:lang w:val="pl-PL"/>
        </w:rPr>
        <w:t xml:space="preserve">, iPod </w:t>
      </w:r>
      <w:proofErr w:type="spellStart"/>
      <w:r w:rsidRPr="00BC2573">
        <w:rPr>
          <w:color w:val="FF0000"/>
          <w:lang w:val="pl-PL"/>
        </w:rPr>
        <w:t>Touch</w:t>
      </w:r>
      <w:proofErr w:type="spellEnd"/>
      <w:r w:rsidRPr="00BC2573">
        <w:rPr>
          <w:color w:val="FF0000"/>
          <w:lang w:val="pl-PL"/>
        </w:rPr>
        <w:t xml:space="preserve"> oraz na uruchamianie i testowanie aplikacji w emulatorze. Jednak załadowanie aplikacji na rzeczywiste urządzenie możliwe było tylko </w:t>
      </w:r>
      <w:r w:rsidR="00743B5A" w:rsidRPr="00BC2573">
        <w:rPr>
          <w:color w:val="FF0000"/>
          <w:lang w:val="pl-PL"/>
        </w:rPr>
        <w:t xml:space="preserve">(jest nadal?) </w:t>
      </w:r>
      <w:proofErr w:type="gramStart"/>
      <w:r w:rsidR="00743B5A" w:rsidRPr="00BC2573">
        <w:rPr>
          <w:color w:val="FF0000"/>
          <w:lang w:val="pl-PL"/>
        </w:rPr>
        <w:t>po</w:t>
      </w:r>
      <w:proofErr w:type="gramEnd"/>
      <w:r w:rsidR="00743B5A" w:rsidRPr="00BC2573">
        <w:rPr>
          <w:color w:val="FF0000"/>
          <w:lang w:val="pl-PL"/>
        </w:rPr>
        <w:t xml:space="preserve"> opłaceniu składki członkowskiej programu deweloperskiego Apple.</w:t>
      </w:r>
    </w:p>
    <w:p w:rsidR="006A4EFA" w:rsidRPr="00BC2573" w:rsidRDefault="00743B5A" w:rsidP="006A4EFA">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w:t>
      </w:r>
      <w:proofErr w:type="gramStart"/>
      <w:r w:rsidRPr="00BC2573">
        <w:rPr>
          <w:lang w:val="pl-PL"/>
        </w:rPr>
        <w:t>stał</w:t>
      </w:r>
      <w:proofErr w:type="gramEnd"/>
      <w:r w:rsidRPr="00BC2573">
        <w:rPr>
          <w:lang w:val="pl-PL"/>
        </w:rPr>
        <w:t xml:space="preserve"> się podstawowym środowiskiem dla </w:t>
      </w:r>
      <w:proofErr w:type="spellStart"/>
      <w:r w:rsidRPr="00BC2573">
        <w:rPr>
          <w:lang w:val="pl-PL"/>
        </w:rPr>
        <w:t>iOS</w:t>
      </w:r>
      <w:proofErr w:type="spellEnd"/>
      <w:r w:rsidRPr="00BC2573">
        <w:rPr>
          <w:lang w:val="pl-PL"/>
        </w:rPr>
        <w:t xml:space="preserve"> SDK.</w:t>
      </w:r>
    </w:p>
    <w:p w:rsidR="006A4EFA" w:rsidRPr="00BC2573" w:rsidRDefault="00743B5A" w:rsidP="00520989">
      <w:pPr>
        <w:ind w:firstLine="432"/>
        <w:rPr>
          <w:lang w:val="pl-PL"/>
        </w:rPr>
      </w:pPr>
      <w:r w:rsidRPr="00BC2573">
        <w:rPr>
          <w:lang w:val="pl-PL"/>
        </w:rPr>
        <w:t xml:space="preserve">Deweloperzy mogą wybrać dowolną cenę za swoje aplikacje powyżej ustalonego w umowie 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r w:rsidR="00520989" w:rsidRPr="00BC2573">
        <w:rPr>
          <w:lang w:val="pl-PL"/>
        </w:rPr>
        <w:t>.</w:t>
      </w:r>
    </w:p>
    <w:p w:rsidR="001F4BE4" w:rsidRPr="00BC2573" w:rsidRDefault="001F4BE4" w:rsidP="00520989">
      <w:pPr>
        <w:ind w:firstLine="432"/>
        <w:rPr>
          <w:lang w:val="pl-PL"/>
        </w:rPr>
      </w:pPr>
    </w:p>
    <w:p w:rsidR="001F4BE4" w:rsidRPr="00BC2573" w:rsidRDefault="001F4BE4" w:rsidP="001F4BE4">
      <w:pPr>
        <w:ind w:firstLine="360"/>
        <w:rPr>
          <w:lang w:val="pl-PL"/>
        </w:rPr>
      </w:pPr>
      <w:r w:rsidRPr="00BC2573">
        <w:rPr>
          <w:lang w:val="pl-PL"/>
        </w:rPr>
        <w:t xml:space="preserve">W celu tworzenia aplikacji na urządzenia oparte o system </w:t>
      </w:r>
      <w:proofErr w:type="spellStart"/>
      <w:r w:rsidRPr="00BC2573">
        <w:rPr>
          <w:lang w:val="pl-PL"/>
        </w:rPr>
        <w:t>iOS</w:t>
      </w:r>
      <w:proofErr w:type="spellEnd"/>
      <w:r w:rsidRPr="00BC2573">
        <w:rPr>
          <w:lang w:val="pl-PL"/>
        </w:rPr>
        <w:t xml:space="preserve"> należy spełnić następujące kryteria:</w:t>
      </w:r>
    </w:p>
    <w:p w:rsidR="001F4BE4" w:rsidRPr="00BC2573" w:rsidRDefault="001F4BE4" w:rsidP="001F4BE4">
      <w:pPr>
        <w:rPr>
          <w:lang w:val="pl-PL"/>
        </w:rPr>
      </w:pPr>
    </w:p>
    <w:p w:rsidR="001F4BE4" w:rsidRPr="00BC2573" w:rsidRDefault="001F4BE4" w:rsidP="001F4BE4">
      <w:pPr>
        <w:pStyle w:val="Akapitzlist"/>
        <w:numPr>
          <w:ilvl w:val="0"/>
          <w:numId w:val="22"/>
        </w:numPr>
        <w:rPr>
          <w:lang w:val="pl-PL"/>
        </w:rPr>
      </w:pPr>
      <w:proofErr w:type="gramStart"/>
      <w:r w:rsidRPr="00BC2573">
        <w:rPr>
          <w:lang w:val="pl-PL"/>
        </w:rPr>
        <w:t>karta</w:t>
      </w:r>
      <w:proofErr w:type="gramEnd"/>
      <w:r w:rsidRPr="00BC2573">
        <w:rPr>
          <w:lang w:val="pl-PL"/>
        </w:rPr>
        <w:t xml:space="preserve"> kredytowa </w:t>
      </w:r>
      <w:proofErr w:type="spellStart"/>
      <w:r w:rsidRPr="00BC2573">
        <w:rPr>
          <w:lang w:val="pl-PL"/>
        </w:rPr>
        <w:t>MasterCard</w:t>
      </w:r>
      <w:proofErr w:type="spellEnd"/>
      <w:r w:rsidRPr="00BC2573">
        <w:rPr>
          <w:lang w:val="pl-PL"/>
        </w:rPr>
        <w:t xml:space="preserve"> lub Visa</w:t>
      </w:r>
    </w:p>
    <w:p w:rsidR="001F4BE4" w:rsidRPr="00BC2573" w:rsidRDefault="001F4BE4" w:rsidP="001F4BE4">
      <w:pPr>
        <w:pStyle w:val="Akapitzlist"/>
        <w:numPr>
          <w:ilvl w:val="0"/>
          <w:numId w:val="22"/>
        </w:numPr>
        <w:rPr>
          <w:lang w:val="pl-PL"/>
        </w:rPr>
      </w:pPr>
      <w:proofErr w:type="gramStart"/>
      <w:r w:rsidRPr="00BC2573">
        <w:rPr>
          <w:lang w:val="pl-PL"/>
        </w:rPr>
        <w:t>konto</w:t>
      </w:r>
      <w:proofErr w:type="gramEnd"/>
      <w:r w:rsidRPr="00BC2573">
        <w:rPr>
          <w:lang w:val="pl-PL"/>
        </w:rPr>
        <w:t xml:space="preserve"> deweloperskie firmy Apple</w:t>
      </w:r>
    </w:p>
    <w:p w:rsidR="001F4BE4" w:rsidRPr="00BC2573" w:rsidRDefault="001F4BE4" w:rsidP="001F4BE4">
      <w:pPr>
        <w:pStyle w:val="Akapitzlist"/>
        <w:numPr>
          <w:ilvl w:val="0"/>
          <w:numId w:val="22"/>
        </w:numPr>
        <w:rPr>
          <w:lang w:val="pl-PL"/>
        </w:rPr>
      </w:pPr>
      <w:proofErr w:type="gramStart"/>
      <w:r w:rsidRPr="00BC2573">
        <w:rPr>
          <w:lang w:val="pl-PL"/>
        </w:rPr>
        <w:t>posiadać</w:t>
      </w:r>
      <w:proofErr w:type="gramEnd"/>
      <w:r w:rsidRPr="00BC2573">
        <w:rPr>
          <w:lang w:val="pl-PL"/>
        </w:rPr>
        <w:t xml:space="preserve"> urządzenie firmy Apple z najnowszym systemem OS X</w:t>
      </w:r>
    </w:p>
    <w:p w:rsidR="001F4BE4" w:rsidRPr="00BC2573" w:rsidRDefault="001F4BE4" w:rsidP="001F4BE4">
      <w:pPr>
        <w:pStyle w:val="Akapitzlist"/>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xml:space="preserve">, </w:t>
      </w:r>
      <w:proofErr w:type="gramStart"/>
      <w:r w:rsidRPr="00BC2573">
        <w:rPr>
          <w:lang w:val="pl-PL"/>
        </w:rPr>
        <w:t>zarejestrowane jako</w:t>
      </w:r>
      <w:proofErr w:type="gramEnd"/>
      <w:r w:rsidRPr="00BC2573">
        <w:rPr>
          <w:lang w:val="pl-PL"/>
        </w:rPr>
        <w:t xml:space="preserve"> urządzenie do użytku deweloperskiego</w:t>
      </w:r>
    </w:p>
    <w:p w:rsidR="001F4BE4" w:rsidRPr="00BC2573" w:rsidRDefault="001F4BE4" w:rsidP="001F4BE4">
      <w:pPr>
        <w:pStyle w:val="Akapitzlist"/>
        <w:numPr>
          <w:ilvl w:val="0"/>
          <w:numId w:val="22"/>
        </w:numPr>
        <w:rPr>
          <w:lang w:val="pl-PL"/>
        </w:rPr>
      </w:pPr>
      <w:proofErr w:type="gramStart"/>
      <w:r w:rsidRPr="00BC2573">
        <w:rPr>
          <w:lang w:val="pl-PL"/>
        </w:rPr>
        <w:lastRenderedPageBreak/>
        <w:t>zainstalowana</w:t>
      </w:r>
      <w:proofErr w:type="gramEnd"/>
      <w:r w:rsidRPr="00BC2573">
        <w:rPr>
          <w:lang w:val="pl-PL"/>
        </w:rPr>
        <w:t xml:space="preserve"> aplikacja </w:t>
      </w:r>
      <w:proofErr w:type="spellStart"/>
      <w:r w:rsidRPr="00BC2573">
        <w:rPr>
          <w:lang w:val="pl-PL"/>
        </w:rPr>
        <w:t>XCode</w:t>
      </w:r>
      <w:proofErr w:type="spellEnd"/>
      <w:r w:rsidRPr="00BC2573">
        <w:rPr>
          <w:lang w:val="pl-PL"/>
        </w:rPr>
        <w:t xml:space="preserve"> z najnowszym </w:t>
      </w:r>
      <w:proofErr w:type="spellStart"/>
      <w:r w:rsidRPr="00BC2573">
        <w:rPr>
          <w:lang w:val="pl-PL"/>
        </w:rPr>
        <w:t>iOS</w:t>
      </w:r>
      <w:proofErr w:type="spellEnd"/>
      <w:r w:rsidRPr="00BC2573">
        <w:rPr>
          <w:lang w:val="pl-PL"/>
        </w:rPr>
        <w:t xml:space="preserve"> SDK</w:t>
      </w:r>
    </w:p>
    <w:p w:rsidR="001F4BE4" w:rsidRPr="00BC2573" w:rsidRDefault="001F4BE4" w:rsidP="001F4BE4">
      <w:pPr>
        <w:rPr>
          <w:lang w:val="pl-PL"/>
        </w:rPr>
      </w:pPr>
    </w:p>
    <w:p w:rsidR="001F4BE4" w:rsidRPr="00BC2573" w:rsidRDefault="001F4BE4" w:rsidP="001F4BE4">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xml:space="preserve">. Jednak firma Apple zastrzegła w regulaminie, iż system OS X może być instalowany tylko i wyłącznie na urządzeniach tejże firmy. Istnieją rozwiązania pozwalające na instalację systemu OS X na zwykłych komputerach domowych, czy </w:t>
      </w:r>
      <w:proofErr w:type="gramStart"/>
      <w:r w:rsidRPr="00BC2573">
        <w:rPr>
          <w:lang w:val="pl-PL"/>
        </w:rPr>
        <w:t>nawet jako</w:t>
      </w:r>
      <w:proofErr w:type="gramEnd"/>
      <w:r w:rsidRPr="00BC2573">
        <w:rPr>
          <w:lang w:val="pl-PL"/>
        </w:rPr>
        <w:t xml:space="preserve"> urządzenia wirtualne w aplikacji </w:t>
      </w:r>
      <w:proofErr w:type="spellStart"/>
      <w:r w:rsidRPr="00BC2573">
        <w:rPr>
          <w:lang w:val="pl-PL"/>
        </w:rPr>
        <w:t>Virtualbox</w:t>
      </w:r>
      <w:proofErr w:type="spellEnd"/>
      <w:r w:rsidRPr="00BC2573">
        <w:rPr>
          <w:lang w:val="pl-PL"/>
        </w:rPr>
        <w:t xml:space="preserve">,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BC2573">
        <w:rPr>
          <w:lang w:val="pl-PL"/>
        </w:rPr>
        <w:t>płatności (co</w:t>
      </w:r>
      <w:proofErr w:type="gramEnd"/>
      <w:r w:rsidRPr="00BC2573">
        <w:rPr>
          <w:lang w:val="pl-PL"/>
        </w:rPr>
        <w:t xml:space="preserve"> godzinę, tygodniowo lub miesięcznie) i są stosunkowo tanie – wahając się pomiędzy 20 a 60 dolarów za miesiąc użytkowania.</w:t>
      </w:r>
    </w:p>
    <w:p w:rsidR="001F4BE4" w:rsidRPr="00BC2573" w:rsidRDefault="001F4BE4" w:rsidP="001F4BE4">
      <w:pPr>
        <w:ind w:firstLine="576"/>
        <w:rPr>
          <w:lang w:val="pl-PL"/>
        </w:rPr>
      </w:pPr>
      <w:r w:rsidRPr="00BC2573">
        <w:rPr>
          <w:lang w:val="pl-PL"/>
        </w:rPr>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p>
    <w:p w:rsidR="001F4BE4" w:rsidRPr="00BC2573" w:rsidRDefault="001F4BE4" w:rsidP="001F4BE4">
      <w:pPr>
        <w:ind w:firstLine="576"/>
        <w:rPr>
          <w:lang w:val="pl-PL"/>
        </w:rPr>
      </w:pPr>
      <w:r w:rsidRPr="00BC2573">
        <w:rPr>
          <w:lang w:val="pl-PL"/>
        </w:rPr>
        <w:t xml:space="preserve">Mając zapewniony dostęp do systemu OS X można przejść do instalacji potrzebnych 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wybraniu przycisku </w:t>
      </w:r>
      <w:proofErr w:type="gramStart"/>
      <w:r w:rsidRPr="00BC2573">
        <w:rPr>
          <w:lang w:val="pl-PL"/>
        </w:rPr>
        <w:t>FREE jeżeli</w:t>
      </w:r>
      <w:proofErr w:type="gramEnd"/>
      <w:r w:rsidRPr="00BC2573">
        <w:rPr>
          <w:lang w:val="pl-PL"/>
        </w:rPr>
        <w:t xml:space="preserve">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1F4BE4" w:rsidRPr="00BC2573" w:rsidRDefault="001F4BE4" w:rsidP="001F4BE4">
      <w:pPr>
        <w:ind w:firstLine="576"/>
        <w:rPr>
          <w:lang w:val="pl-PL"/>
        </w:rPr>
      </w:pPr>
      <w:r w:rsidRPr="00BC2573">
        <w:rPr>
          <w:lang w:val="pl-PL"/>
        </w:rPr>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p>
    <w:p w:rsidR="001F4BE4" w:rsidRPr="00BC2573" w:rsidRDefault="001F4BE4" w:rsidP="001F4BE4">
      <w:pPr>
        <w:ind w:firstLine="576"/>
        <w:rPr>
          <w:lang w:val="pl-PL"/>
        </w:rPr>
      </w:pPr>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w:t>
      </w:r>
      <w:r w:rsidRPr="00BC2573">
        <w:rPr>
          <w:lang w:val="pl-PL"/>
        </w:rPr>
        <w:lastRenderedPageBreak/>
        <w:t xml:space="preserve">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 </w:t>
      </w:r>
    </w:p>
    <w:p w:rsidR="001F4BE4" w:rsidRPr="00BC2573" w:rsidRDefault="001F4BE4" w:rsidP="001F4BE4">
      <w:pPr>
        <w:ind w:firstLine="576"/>
        <w:rPr>
          <w:lang w:val="pl-PL"/>
        </w:rPr>
      </w:pPr>
      <w:r w:rsidRPr="00BC2573">
        <w:rPr>
          <w:lang w:val="pl-PL"/>
        </w:rPr>
        <w:t>Unity dla systemów OS X pobierana jest, jako plik o rozszerzeniu *.</w:t>
      </w:r>
      <w:proofErr w:type="spellStart"/>
      <w:proofErr w:type="gramStart"/>
      <w:r w:rsidRPr="00BC2573">
        <w:rPr>
          <w:lang w:val="pl-PL"/>
        </w:rPr>
        <w:t>dmg</w:t>
      </w:r>
      <w:proofErr w:type="spellEnd"/>
      <w:proofErr w:type="gramEnd"/>
      <w:r w:rsidRPr="00BC2573">
        <w:rPr>
          <w:lang w:val="pl-PL"/>
        </w:rPr>
        <w:t xml:space="preserve">, który to stanowi samodzielny instalator. Po zakończeniu instalacji w folderach Applications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1F4BE4" w:rsidRPr="00BC2573" w:rsidRDefault="001F4BE4" w:rsidP="001F4BE4">
      <w:pPr>
        <w:ind w:firstLine="576"/>
        <w:rPr>
          <w:lang w:val="pl-PL"/>
        </w:rPr>
      </w:pPr>
    </w:p>
    <w:p w:rsidR="001F4BE4" w:rsidRPr="00BC2573" w:rsidRDefault="001F4BE4" w:rsidP="001F4BE4">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BC2573">
        <w:rPr>
          <w:lang w:val="pl-PL"/>
        </w:rPr>
        <w:t xml:space="preserve">deweloperski. </w:t>
      </w:r>
      <w:proofErr w:type="gramEnd"/>
      <w:r w:rsidRPr="00BC2573">
        <w:rPr>
          <w:lang w:val="pl-PL"/>
        </w:rPr>
        <w:t xml:space="preserve">Oznacza to, że bez ponoszenia kosztów 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1F4BE4" w:rsidRPr="00BC2573" w:rsidRDefault="001F4BE4" w:rsidP="001F4BE4">
      <w:pPr>
        <w:ind w:firstLine="720"/>
        <w:rPr>
          <w:lang w:val="pl-PL"/>
        </w:rPr>
      </w:pPr>
      <w:r w:rsidRPr="00BC2573">
        <w:rPr>
          <w:lang w:val="pl-PL"/>
        </w:rPr>
        <w:t xml:space="preserve">Autor niniejszej pracy pokusił się o znalezienie sposobu niewymagającego posiadania płatnego konta. W tym celu jednym z przedsięwziętych kroków było odblokowanie telefonu dla dostępu administracyjnego, czyli tzw. </w:t>
      </w:r>
      <w:proofErr w:type="spellStart"/>
      <w:r w:rsidRPr="00BC2573">
        <w:rPr>
          <w:lang w:val="pl-PL"/>
        </w:rPr>
        <w:t>jailbreak</w:t>
      </w:r>
      <w:proofErr w:type="spellEnd"/>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p>
    <w:p w:rsidR="001F4BE4" w:rsidRPr="00BC2573" w:rsidRDefault="001F4BE4" w:rsidP="001F4BE4">
      <w:pPr>
        <w:rPr>
          <w:lang w:val="pl-PL"/>
        </w:rPr>
      </w:pPr>
      <w:r w:rsidRPr="00BC2573">
        <w:rPr>
          <w:lang w:val="pl-PL"/>
        </w:rPr>
        <w:t>Po uwolnieniu telefonu i uzyskaniu dostępu do funkcji administratora (</w:t>
      </w:r>
      <w:proofErr w:type="spellStart"/>
      <w:r w:rsidRPr="00BC2573">
        <w:rPr>
          <w:lang w:val="pl-PL"/>
        </w:rPr>
        <w:t>root</w:t>
      </w:r>
      <w:proofErr w:type="spellEnd"/>
      <w:r w:rsidRPr="00BC2573">
        <w:rPr>
          <w:lang w:val="pl-PL"/>
        </w:rPr>
        <w:t xml:space="preserve">, często zwanym też super </w:t>
      </w:r>
      <w:proofErr w:type="spellStart"/>
      <w:r w:rsidRPr="00BC2573">
        <w:rPr>
          <w:lang w:val="pl-PL"/>
        </w:rPr>
        <w:t>user</w:t>
      </w:r>
      <w:proofErr w:type="spellEnd"/>
      <w:r w:rsidRPr="00BC2573">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1F4BE4" w:rsidRPr="00BC2573" w:rsidRDefault="001F4BE4" w:rsidP="001F4BE4">
      <w:pPr>
        <w:rPr>
          <w:lang w:val="pl-PL"/>
        </w:rPr>
      </w:pPr>
    </w:p>
    <w:p w:rsidR="001F4BE4" w:rsidRPr="00BC2573" w:rsidRDefault="001F4BE4" w:rsidP="001F4BE4">
      <w:pPr>
        <w:pStyle w:val="Nagwek3"/>
        <w:rPr>
          <w:lang w:val="pl-PL"/>
        </w:rPr>
      </w:pPr>
      <w:bookmarkStart w:id="14" w:name="_Toc394862007"/>
      <w:r w:rsidRPr="00BC2573">
        <w:rPr>
          <w:lang w:val="pl-PL"/>
        </w:rPr>
        <w:t>Instalacja aplikacji z systemu Windows</w:t>
      </w:r>
      <w:bookmarkEnd w:id="14"/>
    </w:p>
    <w:p w:rsidR="001F4BE4" w:rsidRPr="00BC2573" w:rsidRDefault="001F4BE4" w:rsidP="001F4BE4">
      <w:pPr>
        <w:rPr>
          <w:lang w:val="pl-PL"/>
        </w:rPr>
      </w:pPr>
    </w:p>
    <w:p w:rsidR="001F4BE4" w:rsidRPr="00BC2573" w:rsidRDefault="001F4BE4" w:rsidP="001F4BE4">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rzeczywistym poprzez zastosowanie odpowiednich programów.</w:t>
      </w:r>
    </w:p>
    <w:p w:rsidR="001F4BE4" w:rsidRPr="00BC2573" w:rsidRDefault="001F4BE4" w:rsidP="001F4BE4">
      <w:pPr>
        <w:ind w:firstLine="576"/>
        <w:rPr>
          <w:lang w:val="pl-PL"/>
        </w:rPr>
      </w:pPr>
      <w:r w:rsidRPr="00BC2573">
        <w:rPr>
          <w:color w:val="FF0000"/>
          <w:lang w:val="pl-PL"/>
        </w:rPr>
        <w:t>Jednym z pakietów, który może w tym pomóc jest „</w:t>
      </w:r>
      <w:proofErr w:type="spellStart"/>
      <w:r w:rsidRPr="00BC2573">
        <w:rPr>
          <w:color w:val="FF0000"/>
          <w:lang w:val="pl-PL"/>
        </w:rPr>
        <w:t>iOS</w:t>
      </w:r>
      <w:proofErr w:type="spellEnd"/>
      <w:r w:rsidRPr="00BC2573">
        <w:rPr>
          <w:color w:val="FF0000"/>
          <w:lang w:val="pl-PL"/>
        </w:rPr>
        <w:t xml:space="preserve"> </w:t>
      </w:r>
      <w:proofErr w:type="spellStart"/>
      <w:r w:rsidRPr="00BC2573">
        <w:rPr>
          <w:color w:val="FF0000"/>
          <w:lang w:val="pl-PL"/>
        </w:rPr>
        <w:t>Build</w:t>
      </w:r>
      <w:proofErr w:type="spellEnd"/>
      <w:r w:rsidRPr="00BC2573">
        <w:rPr>
          <w:color w:val="FF0000"/>
          <w:lang w:val="pl-PL"/>
        </w:rPr>
        <w:t xml:space="preserve"> </w:t>
      </w:r>
      <w:proofErr w:type="spellStart"/>
      <w:r w:rsidRPr="00BC2573">
        <w:rPr>
          <w:color w:val="FF0000"/>
          <w:lang w:val="pl-PL"/>
        </w:rPr>
        <w:t>Enviroment</w:t>
      </w:r>
      <w:proofErr w:type="spellEnd"/>
      <w:r w:rsidRPr="00BC2573">
        <w:rPr>
          <w:color w:val="FF0000"/>
          <w:lang w:val="pl-PL"/>
        </w:rPr>
        <w:t xml:space="preserve"> for Windows </w:t>
      </w:r>
      <w:proofErr w:type="spellStart"/>
      <w:r w:rsidRPr="00BC2573">
        <w:rPr>
          <w:color w:val="FF0000"/>
          <w:lang w:val="pl-PL"/>
        </w:rPr>
        <w:t>developers</w:t>
      </w:r>
      <w:proofErr w:type="spellEnd"/>
      <w:r w:rsidRPr="00BC2573">
        <w:rPr>
          <w:color w:val="FF0000"/>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w:t>
      </w:r>
      <w:r w:rsidRPr="00BC2573">
        <w:rPr>
          <w:lang w:val="pl-PL"/>
        </w:rPr>
        <w:lastRenderedPageBreak/>
        <w:t>komputerze osobistym, kompilację bezpośrednio z IDE Visual Studio czy też generację paczek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1F4BE4" w:rsidRPr="00BC2573" w:rsidRDefault="001F4BE4" w:rsidP="001F4BE4">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skrypty znajdujące się w folderze instalacyjnym w katalogu „Migration Assistant”. Jeden ze skryptów z rozszerzeniem *.</w:t>
      </w:r>
      <w:proofErr w:type="spellStart"/>
      <w:proofErr w:type="gramStart"/>
      <w:r w:rsidRPr="00BC2573">
        <w:rPr>
          <w:lang w:val="pl-PL"/>
        </w:rPr>
        <w:t>command</w:t>
      </w:r>
      <w:proofErr w:type="spellEnd"/>
      <w:proofErr w:type="gramEnd"/>
      <w:r w:rsidRPr="00BC2573">
        <w:rPr>
          <w:lang w:val="pl-PL"/>
        </w:rPr>
        <w:t xml:space="preserve"> przeznaczony jest dla systemu OS X. Wyszukuje on w 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pliki „</w:t>
      </w:r>
      <w:proofErr w:type="spellStart"/>
      <w:r w:rsidRPr="00BC2573">
        <w:rPr>
          <w:lang w:val="pl-PL"/>
        </w:rPr>
        <w:t>libclang_rt.</w:t>
      </w:r>
      <w:proofErr w:type="gramStart"/>
      <w:r w:rsidRPr="00BC2573">
        <w:rPr>
          <w:lang w:val="pl-PL"/>
        </w:rPr>
        <w:t>ios</w:t>
      </w:r>
      <w:proofErr w:type="gramEnd"/>
      <w:r w:rsidRPr="00BC2573">
        <w:rPr>
          <w:lang w:val="pl-PL"/>
        </w:rPr>
        <w:t>.</w:t>
      </w:r>
      <w:proofErr w:type="gramStart"/>
      <w:r w:rsidRPr="00BC2573">
        <w:rPr>
          <w:lang w:val="pl-PL"/>
        </w:rPr>
        <w:t>a</w:t>
      </w:r>
      <w:proofErr w:type="spellEnd"/>
      <w:proofErr w:type="gramEnd"/>
      <w:r w:rsidRPr="00BC2573">
        <w:rPr>
          <w:lang w:val="pl-PL"/>
        </w:rPr>
        <w:t>”. Skopiowane pliki umieszczane są w pliku SDK.</w:t>
      </w:r>
      <w:proofErr w:type="gramStart"/>
      <w:r w:rsidRPr="00BC2573">
        <w:rPr>
          <w:lang w:val="pl-PL"/>
        </w:rPr>
        <w:t>zip</w:t>
      </w:r>
      <w:proofErr w:type="gramEnd"/>
      <w:r w:rsidRPr="00BC2573">
        <w:rPr>
          <w:lang w:val="pl-PL"/>
        </w:rPr>
        <w:t>. Spakowane archiwum należy przenieść na maszynę z systemem Windows, na której odbywał będzie się proces kompilacji. Po przeniesieniu archiwum należy uruchomić drugi ze skryptów z rozszerzeniem *.</w:t>
      </w:r>
      <w:proofErr w:type="spellStart"/>
      <w:proofErr w:type="gramStart"/>
      <w:r w:rsidRPr="00BC2573">
        <w:rPr>
          <w:lang w:val="pl-PL"/>
        </w:rPr>
        <w:t>cmd</w:t>
      </w:r>
      <w:proofErr w:type="spellEnd"/>
      <w:proofErr w:type="gramEnd"/>
      <w:r w:rsidRPr="00BC2573">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1F4BE4" w:rsidRPr="00BC2573" w:rsidRDefault="001F4BE4" w:rsidP="001F4BE4">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Unity. By tego dokonać należy przejść do menu File-&gt;</w:t>
      </w:r>
      <w:proofErr w:type="spellStart"/>
      <w:r w:rsidRPr="00BC2573">
        <w:rPr>
          <w:lang w:val="pl-PL"/>
        </w:rPr>
        <w: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p>
    <w:p w:rsidR="001F4BE4" w:rsidRPr="00BC2573" w:rsidRDefault="001F4BE4" w:rsidP="001F4BE4">
      <w:pPr>
        <w:ind w:firstLine="576"/>
        <w:rPr>
          <w:lang w:val="pl-PL"/>
        </w:rPr>
      </w:pPr>
      <w:r w:rsidRPr="00BC2573">
        <w:rPr>
          <w:lang w:val="pl-PL"/>
        </w:rPr>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„unity-builder.exe” dostarczonej wraz </w:t>
      </w:r>
      <w:r w:rsidR="00DA1104" w:rsidRPr="00BC2573">
        <w:rPr>
          <w:lang w:val="pl-PL"/>
        </w:rPr>
        <w:t xml:space="preserve">z paczką </w:t>
      </w:r>
      <w:proofErr w:type="spellStart"/>
      <w:r w:rsidR="00DA1104" w:rsidRPr="00BC2573">
        <w:rPr>
          <w:lang w:val="pl-PL"/>
        </w:rPr>
        <w:t>iOS</w:t>
      </w:r>
      <w:proofErr w:type="spellEnd"/>
      <w:r w:rsidR="00DA1104" w:rsidRPr="00BC2573">
        <w:rPr>
          <w:lang w:val="pl-PL"/>
        </w:rPr>
        <w:t xml:space="preserve"> </w:t>
      </w:r>
      <w:proofErr w:type="spellStart"/>
      <w:r w:rsidR="00DA1104" w:rsidRPr="00BC2573">
        <w:rPr>
          <w:lang w:val="pl-PL"/>
        </w:rPr>
        <w:t>Build</w:t>
      </w:r>
      <w:proofErr w:type="spellEnd"/>
      <w:r w:rsidR="00DA1104" w:rsidRPr="00BC2573">
        <w:rPr>
          <w:lang w:val="pl-PL"/>
        </w:rPr>
        <w:t xml:space="preserve"> </w:t>
      </w:r>
      <w:proofErr w:type="spellStart"/>
      <w:r w:rsidR="00DA1104" w:rsidRPr="00BC2573">
        <w:rPr>
          <w:lang w:val="pl-PL"/>
        </w:rPr>
        <w:t>Enviroment</w:t>
      </w:r>
      <w:proofErr w:type="spellEnd"/>
      <w:r w:rsidR="00DA1104" w:rsidRPr="00BC2573">
        <w:rPr>
          <w:lang w:val="pl-PL"/>
        </w:rPr>
        <w:t xml:space="preserve">, widocznej na </w:t>
      </w:r>
      <w:proofErr w:type="gramStart"/>
      <w:r w:rsidR="00DA1104" w:rsidRPr="00BC2573">
        <w:rPr>
          <w:lang w:val="pl-PL"/>
        </w:rPr>
        <w:t>rysunku .</w:t>
      </w:r>
      <w:proofErr w:type="gramEnd"/>
    </w:p>
    <w:p w:rsidR="001F4BE4" w:rsidRPr="00BC2573" w:rsidRDefault="001F4BE4" w:rsidP="001F4BE4">
      <w:pPr>
        <w:rPr>
          <w:lang w:val="pl-PL"/>
        </w:rPr>
      </w:pPr>
    </w:p>
    <w:p w:rsidR="00544E0D" w:rsidRPr="00BC2573" w:rsidRDefault="001F4BE4" w:rsidP="00544E0D">
      <w:pPr>
        <w:keepNext/>
        <w:jc w:val="center"/>
        <w:rPr>
          <w:lang w:val="pl-PL"/>
        </w:rPr>
      </w:pPr>
      <w:r w:rsidRPr="00BC2573">
        <w:rPr>
          <w:noProof/>
          <w:lang w:val="pl-PL" w:eastAsia="pl-PL" w:bidi="ar-SA"/>
        </w:rPr>
        <w:lastRenderedPageBreak/>
        <w:drawing>
          <wp:inline distT="0" distB="0" distL="0" distR="0">
            <wp:extent cx="4312920" cy="459803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2920" cy="4598035"/>
                    </a:xfrm>
                    <a:prstGeom prst="rect">
                      <a:avLst/>
                    </a:prstGeom>
                    <a:noFill/>
                    <a:ln>
                      <a:noFill/>
                    </a:ln>
                  </pic:spPr>
                </pic:pic>
              </a:graphicData>
            </a:graphic>
          </wp:inline>
        </w:drawing>
      </w:r>
    </w:p>
    <w:p w:rsidR="001F4BE4" w:rsidRPr="00BC2573" w:rsidRDefault="00544E0D" w:rsidP="00544E0D">
      <w:pPr>
        <w:pStyle w:val="Legenda"/>
        <w:jc w:val="center"/>
        <w:rPr>
          <w:lang w:val="pl-PL"/>
        </w:rPr>
      </w:pPr>
      <w:r w:rsidRPr="00BC2573">
        <w:rPr>
          <w:lang w:val="pl-PL"/>
        </w:rPr>
        <w:t xml:space="preserve">Rysunek </w:t>
      </w:r>
      <w:r w:rsidR="00652581" w:rsidRPr="00BC2573">
        <w:rPr>
          <w:lang w:val="pl-PL"/>
        </w:rPr>
        <w:fldChar w:fldCharType="begin"/>
      </w:r>
      <w:r w:rsidR="00C870FD" w:rsidRPr="00BC2573">
        <w:rPr>
          <w:lang w:val="pl-PL"/>
        </w:rPr>
        <w:instrText xml:space="preserve"> SEQ Rysunek \* ARABIC </w:instrText>
      </w:r>
      <w:r w:rsidR="00652581" w:rsidRPr="00BC2573">
        <w:rPr>
          <w:lang w:val="pl-PL"/>
        </w:rPr>
        <w:fldChar w:fldCharType="separate"/>
      </w:r>
      <w:r w:rsidR="00705BDF">
        <w:rPr>
          <w:noProof/>
          <w:lang w:val="pl-PL"/>
        </w:rPr>
        <w:t>1</w:t>
      </w:r>
      <w:r w:rsidR="00652581" w:rsidRPr="00BC2573">
        <w:rPr>
          <w:lang w:val="pl-PL"/>
        </w:rPr>
        <w:fldChar w:fldCharType="end"/>
      </w:r>
      <w:r w:rsidRPr="00BC2573">
        <w:rPr>
          <w:lang w:val="pl-PL"/>
        </w:rPr>
        <w:t>.Okno programu unity-builder.</w:t>
      </w:r>
      <w:proofErr w:type="gramStart"/>
      <w:r w:rsidRPr="00BC2573">
        <w:rPr>
          <w:lang w:val="pl-PL"/>
        </w:rPr>
        <w:t>exe</w:t>
      </w:r>
      <w:proofErr w:type="gramEnd"/>
    </w:p>
    <w:p w:rsidR="00544E0D" w:rsidRPr="00BC2573" w:rsidRDefault="00544E0D" w:rsidP="001F4BE4">
      <w:pPr>
        <w:ind w:firstLine="720"/>
        <w:rPr>
          <w:lang w:val="pl-PL"/>
        </w:rPr>
      </w:pPr>
    </w:p>
    <w:p w:rsidR="001F4BE4" w:rsidRPr="00BC2573" w:rsidRDefault="001F4BE4" w:rsidP="001F4BE4">
      <w:pPr>
        <w:ind w:firstLine="720"/>
        <w:rPr>
          <w:lang w:val="pl-PL"/>
        </w:rPr>
      </w:pPr>
      <w:r w:rsidRPr="00BC2573">
        <w:rPr>
          <w:lang w:val="pl-PL"/>
        </w:rPr>
        <w:t xml:space="preserve">Eksportowany projekt </w:t>
      </w:r>
      <w:proofErr w:type="spellStart"/>
      <w:r w:rsidRPr="00BC2573">
        <w:rPr>
          <w:lang w:val="pl-PL"/>
        </w:rPr>
        <w:t>XCode</w:t>
      </w:r>
      <w:proofErr w:type="spellEnd"/>
      <w:r w:rsidRPr="00BC2573">
        <w:rPr>
          <w:lang w:val="pl-PL"/>
        </w:rPr>
        <w:t xml:space="preserve"> należy wskazać poprzez wybranie go po naciśnięciu 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pozwala na podpisanie generowanej aplikacji jednym z kluczy przechowywanych w narzędziu „</w:t>
      </w:r>
      <w:proofErr w:type="spellStart"/>
      <w:r w:rsidRPr="00BC2573">
        <w:rPr>
          <w:lang w:val="pl-PL"/>
        </w:rPr>
        <w:t>Keychain</w:t>
      </w:r>
      <w:proofErr w:type="spellEnd"/>
      <w:r w:rsidRPr="00BC2573">
        <w:rPr>
          <w:lang w:val="pl-PL"/>
        </w:rPr>
        <w:t xml:space="preserve"> </w:t>
      </w:r>
      <w:proofErr w:type="spellStart"/>
      <w:proofErr w:type="gramStart"/>
      <w:r w:rsidRPr="00BC2573">
        <w:rPr>
          <w:lang w:val="pl-PL"/>
        </w:rPr>
        <w:t>tool</w:t>
      </w:r>
      <w:proofErr w:type="spellEnd"/>
      <w:r w:rsidRPr="00BC2573">
        <w:rPr>
          <w:lang w:val="pl-PL"/>
        </w:rPr>
        <w:t xml:space="preserve">” , </w:t>
      </w:r>
      <w:proofErr w:type="gramEnd"/>
      <w:r w:rsidRPr="00BC2573">
        <w:rPr>
          <w:lang w:val="pl-PL"/>
        </w:rPr>
        <w:t>lub pseudo podpisanie 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t>over</w:t>
      </w:r>
      <w:proofErr w:type="spellEnd"/>
      <w:r w:rsidRPr="00BC2573">
        <w:rPr>
          <w:lang w:val="pl-PL"/>
        </w:rPr>
        <w:t xml:space="preserve"> USB </w:t>
      </w:r>
      <w:proofErr w:type="spellStart"/>
      <w:r w:rsidRPr="00BC2573">
        <w:rPr>
          <w:lang w:val="pl-PL"/>
        </w:rPr>
        <w:t>immediately</w:t>
      </w:r>
      <w:proofErr w:type="spellEnd"/>
      <w:r w:rsidRPr="00BC2573">
        <w:rPr>
          <w:lang w:val="pl-PL"/>
        </w:rPr>
        <w:t>” jest funkcjonalnością eksperymentalną pozwalającą na uruchomienie skompilowanej aplikacji bezpośrednio na urządzeniu połączonym z komputerem osobistym poprzez interfejs USB. „</w:t>
      </w:r>
      <w:proofErr w:type="spellStart"/>
      <w:r w:rsidRPr="00BC2573">
        <w:rPr>
          <w:lang w:val="pl-PL"/>
        </w:rPr>
        <w:t>Also</w:t>
      </w:r>
      <w:proofErr w:type="spellEnd"/>
      <w:r w:rsidRPr="00BC2573">
        <w:rPr>
          <w:lang w:val="pl-PL"/>
        </w:rPr>
        <w:t xml:space="preserve"> </w:t>
      </w:r>
      <w:proofErr w:type="spellStart"/>
      <w:proofErr w:type="gramStart"/>
      <w:r w:rsidRPr="00BC2573">
        <w:rPr>
          <w:lang w:val="pl-PL"/>
        </w:rPr>
        <w:t>build</w:t>
      </w:r>
      <w:proofErr w:type="spellEnd"/>
      <w:r w:rsidRPr="00BC2573">
        <w:rPr>
          <w:lang w:val="pl-PL"/>
        </w:rPr>
        <w:t xml:space="preserve"> .</w:t>
      </w:r>
      <w:proofErr w:type="spellStart"/>
      <w:r w:rsidRPr="00BC2573">
        <w:rPr>
          <w:lang w:val="pl-PL"/>
        </w:rPr>
        <w:t>deb</w:t>
      </w:r>
      <w:proofErr w:type="spellEnd"/>
      <w:proofErr w:type="gram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proofErr w:type="gramStart"/>
      <w:r w:rsidRPr="00BC2573">
        <w:rPr>
          <w:lang w:val="pl-PL"/>
        </w:rPr>
        <w:t>deb</w:t>
      </w:r>
      <w:proofErr w:type="spellEnd"/>
      <w:proofErr w:type="gramEnd"/>
      <w:r w:rsidRPr="00BC2573">
        <w:rPr>
          <w:lang w:val="pl-PL"/>
        </w:rPr>
        <w:t xml:space="preserve"> (domyślnymi paczkami są *.</w:t>
      </w:r>
      <w:proofErr w:type="spellStart"/>
      <w:proofErr w:type="gramStart"/>
      <w:r w:rsidRPr="00BC2573">
        <w:rPr>
          <w:lang w:val="pl-PL"/>
        </w:rPr>
        <w:t>ipa</w:t>
      </w:r>
      <w:proofErr w:type="spellEnd"/>
      <w:proofErr w:type="gramEnd"/>
      <w:r w:rsidRPr="00BC2573">
        <w:rPr>
          <w:lang w:val="pl-PL"/>
        </w:rPr>
        <w:t xml:space="preserve">), które można zainstalować na odblokowanym urządzeniu korzystając z programów </w:t>
      </w:r>
      <w:proofErr w:type="spellStart"/>
      <w:r w:rsidRPr="00BC2573">
        <w:rPr>
          <w:lang w:val="pl-PL"/>
        </w:rPr>
        <w:t>Cydia</w:t>
      </w:r>
      <w:proofErr w:type="spellEnd"/>
      <w:r w:rsidRPr="00BC2573">
        <w:rPr>
          <w:lang w:val="pl-PL"/>
        </w:rPr>
        <w:t xml:space="preserve"> lub </w:t>
      </w:r>
      <w:proofErr w:type="spellStart"/>
      <w:r w:rsidRPr="00BC2573">
        <w:rPr>
          <w:lang w:val="pl-PL"/>
        </w:rPr>
        <w:t>dpkg</w:t>
      </w:r>
      <w:proofErr w:type="spellEnd"/>
      <w:r w:rsidRPr="00BC2573">
        <w:rPr>
          <w:lang w:val="pl-PL"/>
        </w:rPr>
        <w:t xml:space="preserve">. „Open </w:t>
      </w:r>
      <w:proofErr w:type="spellStart"/>
      <w:r w:rsidRPr="00BC2573">
        <w:rPr>
          <w:lang w:val="pl-PL"/>
        </w:rPr>
        <w:t>packages</w:t>
      </w:r>
      <w:proofErr w:type="spell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xml:space="preserve">” otwiera </w:t>
      </w:r>
      <w:proofErr w:type="gramStart"/>
      <w:r w:rsidRPr="00BC2573">
        <w:rPr>
          <w:lang w:val="pl-PL"/>
        </w:rPr>
        <w:t>folder w którym</w:t>
      </w:r>
      <w:proofErr w:type="gramEnd"/>
      <w:r w:rsidRPr="00BC2573">
        <w:rPr>
          <w:lang w:val="pl-PL"/>
        </w:rPr>
        <w:t xml:space="preserve"> przechowywane są paczki *.</w:t>
      </w:r>
      <w:proofErr w:type="spellStart"/>
      <w:proofErr w:type="gramStart"/>
      <w:r w:rsidRPr="00BC2573">
        <w:rPr>
          <w:lang w:val="pl-PL"/>
        </w:rPr>
        <w:t>ipa</w:t>
      </w:r>
      <w:proofErr w:type="spellEnd"/>
      <w:proofErr w:type="gramEnd"/>
      <w:r w:rsidRPr="00BC2573">
        <w:rPr>
          <w:lang w:val="pl-PL"/>
        </w:rPr>
        <w:t xml:space="preserve"> </w:t>
      </w:r>
      <w:r w:rsidRPr="00BC2573">
        <w:rPr>
          <w:lang w:val="pl-PL"/>
        </w:rPr>
        <w:lastRenderedPageBreak/>
        <w:t>i *.</w:t>
      </w:r>
      <w:proofErr w:type="spellStart"/>
      <w:proofErr w:type="gramStart"/>
      <w:r w:rsidRPr="00BC2573">
        <w:rPr>
          <w:lang w:val="pl-PL"/>
        </w:rPr>
        <w:t>deb</w:t>
      </w:r>
      <w:proofErr w:type="spellEnd"/>
      <w:proofErr w:type="gramEnd"/>
      <w:r w:rsidRPr="00BC2573">
        <w:rPr>
          <w:lang w:val="pl-PL"/>
        </w:rPr>
        <w:t xml:space="preserve"> po zakończeniu kompilacji. Dla potrzeb niniejszej pracy wykorzystano opcję pseudo podpisu, oraz generacji paczek *.</w:t>
      </w:r>
      <w:proofErr w:type="spellStart"/>
      <w:proofErr w:type="gramStart"/>
      <w:r w:rsidRPr="00BC2573">
        <w:rPr>
          <w:lang w:val="pl-PL"/>
        </w:rPr>
        <w:t>deb</w:t>
      </w:r>
      <w:proofErr w:type="spellEnd"/>
      <w:proofErr w:type="gramEnd"/>
      <w:r w:rsidRPr="00BC2573">
        <w:rPr>
          <w:lang w:val="pl-PL"/>
        </w:rPr>
        <w:t>. Instalacji aplikacji na urządzeniu bezpośrednio po kompilacji nie działała, prawdopodobnie z powodu bardzo starej wersji wykorzystywanego do testów urządzenia.</w:t>
      </w:r>
    </w:p>
    <w:p w:rsidR="001F4BE4" w:rsidRPr="00BC2573" w:rsidRDefault="001F4BE4" w:rsidP="001F4BE4">
      <w:pPr>
        <w:ind w:firstLine="720"/>
        <w:rPr>
          <w:lang w:val="pl-PL"/>
        </w:rPr>
      </w:pPr>
      <w:r w:rsidRPr="00BC2573">
        <w:rPr>
          <w:lang w:val="pl-PL"/>
        </w:rPr>
        <w:t>Po zakończeniu kompilacji pojawi się okno przypominające o ograniczeniach programu oraz wygenerowane paczki:</w:t>
      </w:r>
    </w:p>
    <w:p w:rsidR="001F4BE4" w:rsidRPr="00BC2573" w:rsidRDefault="001F4BE4" w:rsidP="001F4BE4">
      <w:pPr>
        <w:rPr>
          <w:lang w:val="pl-PL"/>
        </w:rPr>
      </w:pPr>
    </w:p>
    <w:p w:rsidR="00544E0D" w:rsidRPr="00BC2573" w:rsidRDefault="001F4BE4" w:rsidP="00544E0D">
      <w:pPr>
        <w:keepNext/>
        <w:jc w:val="center"/>
        <w:rPr>
          <w:lang w:val="pl-PL"/>
        </w:rPr>
      </w:pPr>
      <w:r w:rsidRPr="00BC2573">
        <w:rPr>
          <w:noProof/>
          <w:lang w:val="pl-PL" w:eastAsia="pl-PL" w:bidi="ar-SA"/>
        </w:rPr>
        <w:drawing>
          <wp:inline distT="0" distB="0" distL="0" distR="0">
            <wp:extent cx="5589905" cy="48323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9905" cy="483235"/>
                    </a:xfrm>
                    <a:prstGeom prst="rect">
                      <a:avLst/>
                    </a:prstGeom>
                    <a:noFill/>
                    <a:ln>
                      <a:noFill/>
                    </a:ln>
                  </pic:spPr>
                </pic:pic>
              </a:graphicData>
            </a:graphic>
          </wp:inline>
        </w:drawing>
      </w:r>
    </w:p>
    <w:p w:rsidR="001F4BE4" w:rsidRPr="00BC2573" w:rsidRDefault="00544E0D" w:rsidP="00544E0D">
      <w:pPr>
        <w:pStyle w:val="Legenda"/>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2</w:t>
      </w:r>
      <w:r w:rsidR="00652581" w:rsidRPr="00BC2573">
        <w:rPr>
          <w:lang w:val="pl-PL"/>
        </w:rPr>
        <w:fldChar w:fldCharType="end"/>
      </w:r>
      <w:r w:rsidRPr="00BC2573">
        <w:rPr>
          <w:lang w:val="pl-PL"/>
        </w:rPr>
        <w:t>. Wygenerowane paczki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p>
    <w:p w:rsidR="00544E0D" w:rsidRPr="00BC2573" w:rsidRDefault="00544E0D" w:rsidP="001F4BE4">
      <w:pPr>
        <w:ind w:firstLine="720"/>
        <w:rPr>
          <w:lang w:val="pl-PL"/>
        </w:rPr>
      </w:pPr>
    </w:p>
    <w:p w:rsidR="001F4BE4" w:rsidRPr="00BC2573" w:rsidRDefault="001F4BE4" w:rsidP="001F4BE4">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root</w:t>
      </w:r>
      <w:proofErr w:type="spellEnd"/>
      <w:r w:rsidRPr="00BC2573">
        <w:rPr>
          <w:lang w:val="pl-PL"/>
        </w:rPr>
        <w:t>” z hasłem „</w:t>
      </w:r>
      <w:proofErr w:type="spellStart"/>
      <w:r w:rsidRPr="00BC2573">
        <w:rPr>
          <w:lang w:val="pl-PL"/>
        </w:rPr>
        <w:t>alpine</w:t>
      </w:r>
      <w:proofErr w:type="spellEnd"/>
      <w:r w:rsidRPr="00BC2573">
        <w:rPr>
          <w:lang w:val="pl-PL"/>
        </w:rPr>
        <w:t>”.</w:t>
      </w:r>
    </w:p>
    <w:p w:rsidR="001F4BE4" w:rsidRPr="00BC2573" w:rsidRDefault="001F4BE4" w:rsidP="001F4BE4">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przebiegła przez aplikację </w:t>
      </w:r>
      <w:proofErr w:type="spellStart"/>
      <w:r w:rsidRPr="00BC2573">
        <w:rPr>
          <w:lang w:val="pl-PL"/>
        </w:rPr>
        <w:t>Cydia</w:t>
      </w:r>
      <w:proofErr w:type="spellEnd"/>
      <w:r w:rsidRPr="00BC2573">
        <w:rPr>
          <w:lang w:val="pl-PL"/>
        </w:rPr>
        <w:t>, znacznie ułatwiającą wszelkie interakcje z paczkami. W celu instalacji paczki *.</w:t>
      </w:r>
      <w:proofErr w:type="spellStart"/>
      <w:proofErr w:type="gramStart"/>
      <w:r w:rsidRPr="00BC2573">
        <w:rPr>
          <w:lang w:val="pl-PL"/>
        </w:rPr>
        <w:t>deb</w:t>
      </w:r>
      <w:proofErr w:type="spellEnd"/>
      <w:proofErr w:type="gram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proofErr w:type="spellStart"/>
      <w:r w:rsidRPr="00BC2573">
        <w:rPr>
          <w:lang w:val="pl-PL"/>
        </w:rPr>
        <w:t>private</w:t>
      </w:r>
      <w:proofErr w:type="spellEnd"/>
      <w:r w:rsidRPr="00BC2573">
        <w:rPr>
          <w:lang w:val="pl-PL"/>
        </w:rPr>
        <w:t>/</w:t>
      </w:r>
      <w:proofErr w:type="spellStart"/>
      <w:r w:rsidRPr="00BC2573">
        <w:rPr>
          <w:lang w:val="pl-PL"/>
        </w:rPr>
        <w:t>var</w:t>
      </w:r>
      <w:proofErr w:type="spellEnd"/>
      <w:r w:rsidRPr="00BC2573">
        <w:rPr>
          <w:lang w:val="pl-PL"/>
        </w:rPr>
        <w:t>/</w:t>
      </w:r>
      <w:proofErr w:type="spellStart"/>
      <w:r w:rsidRPr="00BC2573">
        <w:rPr>
          <w:lang w:val="pl-PL"/>
        </w:rPr>
        <w:t>root</w:t>
      </w:r>
      <w:proofErr w:type="spellEnd"/>
      <w:r w:rsidRPr="00BC2573">
        <w:rPr>
          <w:lang w:val="pl-PL"/>
        </w:rPr>
        <w: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należy go stworzyć i tak samo postąpić z katalogiem </w:t>
      </w:r>
      <w:proofErr w:type="spellStart"/>
      <w:r w:rsidRPr="00BC2573">
        <w:rPr>
          <w:lang w:val="pl-PL"/>
        </w:rPr>
        <w:t>AutoInstall</w:t>
      </w:r>
      <w:proofErr w:type="spellEnd"/>
      <w:r w:rsidRPr="00BC2573">
        <w:rPr>
          <w:lang w:val="pl-PL"/>
        </w:rPr>
        <w:t xml:space="preserve">. </w:t>
      </w:r>
    </w:p>
    <w:p w:rsidR="001F4BE4" w:rsidRPr="00BC2573" w:rsidRDefault="001F4BE4" w:rsidP="001F4BE4">
      <w:pPr>
        <w:ind w:firstLine="720"/>
        <w:rPr>
          <w:lang w:val="pl-PL"/>
        </w:rPr>
      </w:pPr>
      <w:r w:rsidRPr="00BC2573">
        <w:rPr>
          <w:lang w:val="pl-PL"/>
        </w:rPr>
        <w:t>Po umieszczeniu paczki w odpowiednim miejscu należy zrestartować urządzenie dwa razy. Po drugim restarcie nasza aplikacja pojawi się w menu Spring urządzenia.</w:t>
      </w:r>
    </w:p>
    <w:p w:rsidR="00DA1104" w:rsidRPr="00BC2573" w:rsidRDefault="00DA1104" w:rsidP="001F4BE4">
      <w:pPr>
        <w:ind w:firstLine="720"/>
        <w:rPr>
          <w:lang w:val="pl-PL"/>
        </w:rPr>
      </w:pPr>
    </w:p>
    <w:p w:rsidR="00B9382F" w:rsidRPr="00BC2573" w:rsidRDefault="00520989" w:rsidP="00B9382F">
      <w:pPr>
        <w:pStyle w:val="Nagwek2"/>
        <w:rPr>
          <w:lang w:val="pl-PL"/>
        </w:rPr>
      </w:pPr>
      <w:bookmarkStart w:id="15" w:name="_Toc394862008"/>
      <w:r w:rsidRPr="00BC2573">
        <w:rPr>
          <w:lang w:val="pl-PL"/>
        </w:rPr>
        <w:t>Android</w:t>
      </w:r>
      <w:bookmarkEnd w:id="15"/>
    </w:p>
    <w:p w:rsidR="00520989" w:rsidRPr="00BC2573" w:rsidRDefault="00847D99" w:rsidP="00520989">
      <w:pPr>
        <w:rPr>
          <w:lang w:val="pl-PL"/>
        </w:rPr>
      </w:pPr>
      <w:del w:id="16" w:author="Łukasz Rauch" w:date="2014-07-24T07:41:00Z">
        <w:r>
          <w:rPr>
            <w:noProof/>
            <w:lang w:val="pl-PL" w:eastAsia="pl-PL" w:bidi="ar-SA"/>
          </w:rPr>
          <w:drawing>
            <wp:inline distT="0" distB="0" distL="0" distR="0">
              <wp:extent cx="1944806" cy="1944806"/>
              <wp:effectExtent l="0" t="0" r="0" b="0"/>
              <wp:docPr id="2" name="Obraz 2" descr="http://www.bestvpn.com/wp-content/uploads/2013/06/android-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vpn.com/wp-content/uploads/2013/06/android-logo-whit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4833" cy="1944833"/>
                      </a:xfrm>
                      <a:prstGeom prst="rect">
                        <a:avLst/>
                      </a:prstGeom>
                      <a:noFill/>
                      <a:ln>
                        <a:noFill/>
                      </a:ln>
                    </pic:spPr>
                  </pic:pic>
                </a:graphicData>
              </a:graphic>
            </wp:inline>
          </w:drawing>
        </w:r>
      </w:del>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 rozwijanym przez firmę Google. Interfejs użytkownika oparty jest o manipulację bezpośrednią zaprojektowany jest z myślą o urządzeniach z wbudowanym interfejsem dotykowym takimi jak </w:t>
      </w:r>
      <w:proofErr w:type="spellStart"/>
      <w:r w:rsidRPr="00BC2573">
        <w:rPr>
          <w:lang w:val="pl-PL"/>
        </w:rPr>
        <w:lastRenderedPageBreak/>
        <w:t>smartfony</w:t>
      </w:r>
      <w:proofErr w:type="spellEnd"/>
      <w:r w:rsidRPr="00BC2573">
        <w:rPr>
          <w:lang w:val="pl-PL"/>
        </w:rPr>
        <w:t xml:space="preserve"> i tablety, ale obsługuje też wyspecjalizowane interfejsy telewizyjne (Android TV), zegarki (Android </w:t>
      </w:r>
      <w:proofErr w:type="spellStart"/>
      <w:r w:rsidRPr="00BC2573">
        <w:rPr>
          <w:lang w:val="pl-PL"/>
        </w:rPr>
        <w:t>Wear</w:t>
      </w:r>
      <w:proofErr w:type="spellEnd"/>
      <w:r w:rsidRPr="00BC2573">
        <w:rPr>
          <w:lang w:val="pl-PL"/>
        </w:rPr>
        <w:t>) a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Phone, </w:t>
      </w:r>
      <w:proofErr w:type="spellStart"/>
      <w:r w:rsidRPr="00BC2573">
        <w:rPr>
          <w:lang w:val="pl-PL"/>
        </w:rPr>
        <w:t>iOS</w:t>
      </w:r>
      <w:proofErr w:type="spellEnd"/>
      <w:r w:rsidRPr="00BC2573">
        <w:rPr>
          <w:lang w:val="pl-PL"/>
        </w:rPr>
        <w:t xml:space="preserve"> i Mac OS razem wzięte. Od lipca 2013 Google Play (oficjalny sklep z aplikacjami firmy Google) </w:t>
      </w:r>
      <w:r w:rsidR="00464690" w:rsidRPr="00BC2573">
        <w:rPr>
          <w:lang w:val="pl-PL"/>
        </w:rPr>
        <w:t>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p>
    <w:p w:rsidR="008E792D" w:rsidRPr="00BC2573" w:rsidRDefault="008E792D" w:rsidP="008E792D">
      <w:pPr>
        <w:ind w:firstLine="720"/>
        <w:rPr>
          <w:lang w:val="pl-PL"/>
        </w:rPr>
      </w:pPr>
      <w:r w:rsidRPr="00BC2573">
        <w:rPr>
          <w:lang w:val="pl-PL"/>
        </w:rPr>
        <w:t xml:space="preserve">Kod źródłowy Androida rozpowszechniany przez Google jest oparty o licencje open </w:t>
      </w:r>
      <w:proofErr w:type="spellStart"/>
      <w:r w:rsidRPr="00BC2573">
        <w:rPr>
          <w:lang w:val="pl-PL"/>
        </w:rPr>
        <w:t>source</w:t>
      </w:r>
      <w:proofErr w:type="spellEnd"/>
      <w:r w:rsidRPr="00BC2573">
        <w:rPr>
          <w:lang w:val="pl-PL"/>
        </w:rPr>
        <w:t xml:space="preserve">, choć większość urządzeń sprzedawana jest z mieszanką oprogramowania otwartego i komercyjnego. Początkowo rozwijany przez firmę Android, Inc. </w:t>
      </w:r>
      <w:proofErr w:type="gramStart"/>
      <w:r w:rsidRPr="00BC2573">
        <w:rPr>
          <w:lang w:val="pl-PL"/>
        </w:rPr>
        <w:t>wspieraną</w:t>
      </w:r>
      <w:proofErr w:type="gramEnd"/>
      <w:r w:rsidRPr="00BC2573">
        <w:rPr>
          <w:lang w:val="pl-PL"/>
        </w:rPr>
        <w:t xml:space="preserve"> finansowo, a następnie wykupioną przez Google Android zadebiutował na rynku w roku 2007 wraz z założeniem O</w:t>
      </w:r>
      <w:r w:rsidR="00520989" w:rsidRPr="00BC2573">
        <w:rPr>
          <w:lang w:val="pl-PL"/>
        </w:rPr>
        <w:t xml:space="preserve">pen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konstrukcyjnym. Otwarta specyfikacja Androida </w:t>
      </w:r>
      <w:proofErr w:type="spellStart"/>
      <w:r w:rsidRPr="00BC2573">
        <w:rPr>
          <w:lang w:val="pl-PL"/>
        </w:rPr>
        <w:t>zaskutkowała</w:t>
      </w:r>
      <w:proofErr w:type="spellEnd"/>
      <w:r w:rsidRPr="00BC2573">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 xml:space="preserve">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Nagwek3"/>
        <w:rPr>
          <w:lang w:val="pl-PL"/>
        </w:rPr>
      </w:pPr>
      <w:bookmarkStart w:id="17" w:name="_Toc394862009"/>
      <w:r w:rsidRPr="00BC2573">
        <w:rPr>
          <w:lang w:val="pl-PL"/>
        </w:rPr>
        <w:lastRenderedPageBreak/>
        <w:t>Aktualizacje</w:t>
      </w:r>
      <w:bookmarkEnd w:id="17"/>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 xml:space="preserve">Google rozpowszechnia duże, inkrementalne aktualizacje dla </w:t>
      </w:r>
      <w:proofErr w:type="gramStart"/>
      <w:r w:rsidRPr="00BC2573">
        <w:rPr>
          <w:lang w:val="pl-PL"/>
        </w:rPr>
        <w:t>Androida co</w:t>
      </w:r>
      <w:proofErr w:type="gramEnd"/>
      <w:r w:rsidRPr="00BC2573">
        <w:rPr>
          <w:lang w:val="pl-PL"/>
        </w:rPr>
        <w:t xml:space="preserve">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0351FA">
      <w:pPr>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proofErr w:type="gramStart"/>
      <w:r w:rsidR="00BA7CE0" w:rsidRPr="00BC2573">
        <w:rPr>
          <w:lang w:val="pl-PL"/>
        </w:rPr>
        <w:t>urządzeń które</w:t>
      </w:r>
      <w:proofErr w:type="gramEnd"/>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sidRPr="00BC2573">
        <w:rPr>
          <w:lang w:val="pl-PL"/>
        </w:rPr>
        <w:t>aktualizacji jeżeli</w:t>
      </w:r>
      <w:proofErr w:type="gramEnd"/>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sidRPr="00BC2573">
        <w:rPr>
          <w:lang w:val="pl-PL"/>
        </w:rPr>
        <w:t>i</w:t>
      </w:r>
      <w:proofErr w:type="gramEnd"/>
      <w:r w:rsidR="000351FA" w:rsidRPr="00BC2573">
        <w:rPr>
          <w:lang w:val="pl-PL"/>
        </w:rPr>
        <w:t xml:space="preserve"> 4.3 </w:t>
      </w:r>
      <w:proofErr w:type="gramStart"/>
      <w:r w:rsidR="000351FA" w:rsidRPr="00BC2573">
        <w:rPr>
          <w:lang w:val="pl-PL"/>
        </w:rPr>
        <w:t>otrzymały</w:t>
      </w:r>
      <w:proofErr w:type="gramEnd"/>
      <w:r w:rsidR="000351FA" w:rsidRPr="00BC2573">
        <w:rPr>
          <w:lang w:val="pl-PL"/>
        </w:rPr>
        <w:t xml:space="preserve">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Nagwek3"/>
        <w:rPr>
          <w:lang w:val="pl-PL"/>
        </w:rPr>
      </w:pPr>
      <w:bookmarkStart w:id="18" w:name="_Toc394862010"/>
      <w:r w:rsidRPr="00BC2573">
        <w:rPr>
          <w:lang w:val="pl-PL"/>
        </w:rPr>
        <w:t>Architektura systemu</w:t>
      </w:r>
      <w:bookmarkEnd w:id="18"/>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long-term suport (LTS)</w:t>
      </w:r>
      <w:r w:rsidR="007302DF" w:rsidRPr="00BC2573">
        <w:rPr>
          <w:lang w:val="pl-PL"/>
        </w:rPr>
        <w:t xml:space="preserve">. Od stycznia 2014 </w:t>
      </w:r>
      <w:r w:rsidR="007302DF" w:rsidRPr="00BC2573">
        <w:rPr>
          <w:lang w:val="pl-PL"/>
        </w:rPr>
        <w:lastRenderedPageBreak/>
        <w:t xml:space="preserve">roku aktualne wersje systemu oparte są o </w:t>
      </w:r>
      <w:proofErr w:type="spellStart"/>
      <w:r w:rsidR="007302DF" w:rsidRPr="00BC2573">
        <w:rPr>
          <w:lang w:val="pl-PL"/>
        </w:rPr>
        <w:t>kernel</w:t>
      </w:r>
      <w:proofErr w:type="spellEnd"/>
      <w:r w:rsidR="007302DF" w:rsidRPr="00BC2573">
        <w:rPr>
          <w:lang w:val="pl-PL"/>
        </w:rPr>
        <w:t xml:space="preserve"> w wersji 3.4 </w:t>
      </w:r>
      <w:proofErr w:type="gramStart"/>
      <w:r w:rsidR="007302DF" w:rsidRPr="00BC2573">
        <w:rPr>
          <w:lang w:val="pl-PL"/>
        </w:rPr>
        <w:t>lub</w:t>
      </w:r>
      <w:proofErr w:type="gramEnd"/>
      <w:r w:rsidR="007302DF" w:rsidRPr="00BC2573">
        <w:rPr>
          <w:lang w:val="pl-PL"/>
        </w:rPr>
        <w:t xml:space="preserve">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xml:space="preserve">. Interfejsy pomiędzy jądrami są takie same, acz implementacja Linuksowa pozwala na dwa rodzaje usypiania urządzenia: do pamięci (tradycyjny </w:t>
      </w:r>
      <w:proofErr w:type="gramStart"/>
      <w:r w:rsidR="007302DF" w:rsidRPr="00BC2573">
        <w:rPr>
          <w:lang w:val="pl-PL"/>
        </w:rPr>
        <w:t>sposób z którego</w:t>
      </w:r>
      <w:proofErr w:type="gramEnd"/>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sam system i /data na dane użytkownika i jego aplikacje. W przeciwieństwie do dystrybucji Linuksowych użytkownicy Androida nie dostają dostępu </w:t>
      </w:r>
      <w:proofErr w:type="spellStart"/>
      <w:r w:rsidRPr="00BC2573">
        <w:rPr>
          <w:lang w:val="pl-PL"/>
        </w:rPr>
        <w:t>root</w:t>
      </w:r>
      <w:proofErr w:type="spellEnd"/>
      <w:r w:rsidRPr="00BC2573">
        <w:rPr>
          <w:lang w:val="pl-PL"/>
        </w:rPr>
        <w:t xml:space="preserve"> do systemu operacyjnego a delikatne partycje takie jak /system oznaczone </w:t>
      </w:r>
      <w:proofErr w:type="gramStart"/>
      <w:r w:rsidRPr="00BC2573">
        <w:rPr>
          <w:lang w:val="pl-PL"/>
        </w:rPr>
        <w:t>są jako</w:t>
      </w:r>
      <w:proofErr w:type="gramEnd"/>
      <w:r w:rsidRPr="00BC2573">
        <w:rPr>
          <w:lang w:val="pl-PL"/>
        </w:rPr>
        <w:t xml:space="preserve"> tylko do odczytu. Dostęp do użytkownika </w:t>
      </w:r>
      <w:proofErr w:type="spellStart"/>
      <w:r w:rsidRPr="00BC2573">
        <w:rPr>
          <w:lang w:val="pl-PL"/>
        </w:rPr>
        <w:t>root</w:t>
      </w:r>
      <w:proofErr w:type="spellEnd"/>
      <w:r w:rsidRPr="00BC2573">
        <w:rPr>
          <w:lang w:val="pl-PL"/>
        </w:rPr>
        <w:t xml:space="preserve"> jest jednak możliwy poprzez wykorzystanie wad w </w:t>
      </w:r>
      <w:proofErr w:type="gramStart"/>
      <w:r w:rsidRPr="00BC2573">
        <w:rPr>
          <w:lang w:val="pl-PL"/>
        </w:rPr>
        <w:t>zabezpieczeniach co</w:t>
      </w:r>
      <w:proofErr w:type="gramEnd"/>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Na jądrze oparta jest warstwa pośrednia (</w:t>
      </w:r>
      <w:proofErr w:type="spellStart"/>
      <w:r w:rsidRPr="00BC2573">
        <w:rPr>
          <w:lang w:val="pl-PL"/>
        </w:rPr>
        <w:t>middleware</w:t>
      </w:r>
      <w:proofErr w:type="spellEnd"/>
      <w:r w:rsidRPr="00BC2573">
        <w:rPr>
          <w:lang w:val="pl-PL"/>
        </w:rPr>
        <w:t xml:space="preserve">), biblioteki, API napisane w C oraz aplikacje uruchamiane na </w:t>
      </w:r>
      <w:proofErr w:type="spellStart"/>
      <w:r w:rsidRPr="00BC2573">
        <w:rPr>
          <w:lang w:val="pl-PL"/>
        </w:rPr>
        <w:t>frameworku</w:t>
      </w:r>
      <w:proofErr w:type="spellEnd"/>
      <w:r w:rsidRPr="00BC2573">
        <w:rPr>
          <w:lang w:val="pl-PL"/>
        </w:rPr>
        <w:t xml:space="preserve">, który wspiera biblioteki kompatybilne z Javą, oparty na Apache </w:t>
      </w:r>
      <w:proofErr w:type="spellStart"/>
      <w:r w:rsidRPr="00BC2573">
        <w:rPr>
          <w:lang w:val="pl-PL"/>
        </w:rPr>
        <w:t>Harmony</w:t>
      </w:r>
      <w:proofErr w:type="spellEnd"/>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w:t>
      </w:r>
      <w:proofErr w:type="spellEnd"/>
      <w:r w:rsidRPr="00BC2573">
        <w:rPr>
          <w:lang w:val="pl-PL"/>
        </w:rPr>
        <w:t>-in-</w:t>
      </w:r>
      <w:proofErr w:type="spellStart"/>
      <w:r w:rsidRPr="00BC2573">
        <w:rPr>
          <w:lang w:val="pl-PL"/>
        </w:rPr>
        <w:t>time</w:t>
      </w:r>
      <w:proofErr w:type="spellEnd"/>
      <w:r w:rsidRPr="00BC2573">
        <w:rPr>
          <w:lang w:val="pl-PL"/>
        </w:rPr>
        <w:t xml:space="preserve"> do uruchamiania plików *.</w:t>
      </w:r>
      <w:proofErr w:type="spellStart"/>
      <w:proofErr w:type="gramStart"/>
      <w:r w:rsidRPr="00BC2573">
        <w:rPr>
          <w:lang w:val="pl-PL"/>
        </w:rPr>
        <w:t>dex</w:t>
      </w:r>
      <w:proofErr w:type="spellEnd"/>
      <w:proofErr w:type="gramEnd"/>
      <w:r w:rsidRPr="00BC2573">
        <w:rPr>
          <w:lang w:val="pl-PL"/>
        </w:rPr>
        <w:t xml:space="preserve"> (</w:t>
      </w:r>
      <w:proofErr w:type="spell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 zazwyczaj</w:t>
      </w:r>
      <w:r w:rsidR="00DB23B8" w:rsidRPr="00BC2573">
        <w:rPr>
          <w:lang w:val="pl-PL"/>
        </w:rPr>
        <w:t xml:space="preserve"> tłumaczony jest z bajt kodu Javy. Android od 4.4 </w:t>
      </w:r>
      <w:proofErr w:type="gramStart"/>
      <w:r w:rsidR="00DB23B8" w:rsidRPr="00BC2573">
        <w:rPr>
          <w:lang w:val="pl-PL"/>
        </w:rPr>
        <w:t>wspiera</w:t>
      </w:r>
      <w:proofErr w:type="gramEnd"/>
      <w:r w:rsidR="00DB23B8" w:rsidRPr="00BC2573">
        <w:rPr>
          <w:lang w:val="pl-PL"/>
        </w:rPr>
        <w:t xml:space="preserve"> też eksperymentalną maszynę wirtualną ART, która domyślnie jest wyłączona.</w:t>
      </w:r>
    </w:p>
    <w:p w:rsidR="00DB23B8" w:rsidRPr="00BC2573" w:rsidRDefault="00DB23B8" w:rsidP="00380D0A">
      <w:pPr>
        <w:ind w:firstLine="720"/>
        <w:rPr>
          <w:lang w:val="pl-PL"/>
        </w:rPr>
      </w:pPr>
      <w:r w:rsidRPr="00BC2573">
        <w:rPr>
          <w:lang w:val="pl-PL"/>
        </w:rPr>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Bluetooth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lastRenderedPageBreak/>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Native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Native Interface).</w:t>
      </w:r>
    </w:p>
    <w:p w:rsidR="00EE21B3" w:rsidRPr="00BC2573" w:rsidRDefault="00EE21B3" w:rsidP="00380D0A">
      <w:pPr>
        <w:ind w:firstLine="72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1.0 </w:t>
      </w:r>
      <w:proofErr w:type="gramStart"/>
      <w:r w:rsidRPr="00BC2573">
        <w:rPr>
          <w:lang w:val="pl-PL"/>
        </w:rPr>
        <w:t>i</w:t>
      </w:r>
      <w:proofErr w:type="gramEnd"/>
      <w:r w:rsidRPr="00BC2573">
        <w:rPr>
          <w:lang w:val="pl-PL"/>
        </w:rPr>
        <w:t xml:space="preserve"> 1.1 </w:t>
      </w:r>
      <w:proofErr w:type="gramStart"/>
      <w:r w:rsidRPr="00BC2573">
        <w:rPr>
          <w:lang w:val="pl-PL"/>
        </w:rPr>
        <w:t>na</w:t>
      </w:r>
      <w:proofErr w:type="gramEnd"/>
      <w:r w:rsidRPr="00BC2573">
        <w:rPr>
          <w:lang w:val="pl-PL"/>
        </w:rPr>
        <w:t xml:space="preserve"> urządzeniach z systemem Android 1.0 </w:t>
      </w:r>
      <w:proofErr w:type="gramStart"/>
      <w:r w:rsidRPr="00BC2573">
        <w:rPr>
          <w:lang w:val="pl-PL"/>
        </w:rPr>
        <w:t>wzwyż</w:t>
      </w:r>
      <w:proofErr w:type="gramEnd"/>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na</w:t>
      </w:r>
      <w:proofErr w:type="gramEnd"/>
      <w:r w:rsidRPr="00BC2573">
        <w:rPr>
          <w:lang w:val="pl-PL"/>
        </w:rPr>
        <w:t xml:space="preserve"> urządzeniach z systemem Android </w:t>
      </w:r>
      <w:r w:rsidR="004E16C3" w:rsidRPr="00BC2573">
        <w:rPr>
          <w:lang w:val="pl-PL"/>
        </w:rPr>
        <w:t xml:space="preserve">2.2 (API 8) </w:t>
      </w:r>
      <w:proofErr w:type="spellStart"/>
      <w:r w:rsidR="004E16C3" w:rsidRPr="00BC2573">
        <w:rPr>
          <w:lang w:val="pl-PL"/>
        </w:rPr>
        <w:t>wzwywż</w:t>
      </w:r>
      <w:proofErr w:type="spellEnd"/>
      <w:r w:rsidRPr="00BC2573">
        <w:rPr>
          <w:lang w:val="pl-PL"/>
        </w:rPr>
        <w:t xml:space="preserve"> </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3.0 </w:t>
      </w:r>
      <w:proofErr w:type="gramStart"/>
      <w:r w:rsidR="004E16C3" w:rsidRPr="00BC2573">
        <w:rPr>
          <w:lang w:val="pl-PL"/>
        </w:rPr>
        <w:t>na</w:t>
      </w:r>
      <w:proofErr w:type="gramEnd"/>
      <w:r w:rsidR="004E16C3" w:rsidRPr="00BC2573">
        <w:rPr>
          <w:lang w:val="pl-PL"/>
        </w:rPr>
        <w:t xml:space="preserve"> urządzeniach z systemem Android 4.3 (API 18) wzwyż</w:t>
      </w:r>
    </w:p>
    <w:p w:rsidR="004E16C3" w:rsidRPr="00BC2573" w:rsidRDefault="004E16C3" w:rsidP="004E16C3">
      <w:pPr>
        <w:rPr>
          <w:lang w:val="pl-PL"/>
        </w:rPr>
      </w:pPr>
    </w:p>
    <w:p w:rsidR="004E16C3" w:rsidRPr="00BC2573" w:rsidRDefault="004E16C3" w:rsidP="004E16C3">
      <w:pPr>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w:t>
      </w:r>
      <w:proofErr w:type="gramStart"/>
      <w:r w:rsidRPr="00BC2573">
        <w:rPr>
          <w:lang w:val="pl-PL"/>
        </w:rPr>
        <w:t>obsługiwało</w:t>
      </w:r>
      <w:proofErr w:type="gramEnd"/>
      <w:r w:rsidRPr="00BC2573">
        <w:rPr>
          <w:lang w:val="pl-PL"/>
        </w:rPr>
        <w:t xml:space="preserve"> będzie </w:t>
      </w:r>
      <w:proofErr w:type="spellStart"/>
      <w:r w:rsidRPr="00BC2573">
        <w:rPr>
          <w:lang w:val="pl-PL"/>
        </w:rPr>
        <w:t>OpenGL</w:t>
      </w:r>
      <w:proofErr w:type="spellEnd"/>
      <w:r w:rsidRPr="00BC2573">
        <w:rPr>
          <w:lang w:val="pl-PL"/>
        </w:rPr>
        <w:t xml:space="preserve"> ES 3.0.</w:t>
      </w:r>
    </w:p>
    <w:p w:rsidR="004E16C3" w:rsidRPr="00BC2573" w:rsidRDefault="004E16C3" w:rsidP="004E16C3">
      <w:pPr>
        <w:ind w:firstLine="720"/>
        <w:rPr>
          <w:lang w:val="pl-PL"/>
        </w:rPr>
      </w:pPr>
      <w:r w:rsidRPr="00BC2573">
        <w:rPr>
          <w:lang w:val="pl-PL"/>
        </w:rPr>
        <w:t xml:space="preserve">Jak widać na załączonym </w:t>
      </w:r>
      <w:proofErr w:type="gramStart"/>
      <w:r w:rsidRPr="00BC2573">
        <w:rPr>
          <w:lang w:val="pl-PL"/>
        </w:rPr>
        <w:t xml:space="preserve">rysunku 1. </w:t>
      </w:r>
      <w:proofErr w:type="spellStart"/>
      <w:proofErr w:type="gramEnd"/>
      <w:r w:rsidRPr="00BC2573">
        <w:rPr>
          <w:lang w:val="pl-PL"/>
        </w:rPr>
        <w:t>OpenGL</w:t>
      </w:r>
      <w:proofErr w:type="spellEnd"/>
      <w:r w:rsidRPr="00BC2573">
        <w:rPr>
          <w:lang w:val="pl-PL"/>
        </w:rPr>
        <w:t xml:space="preserve"> ES dostarczany </w:t>
      </w:r>
      <w:proofErr w:type="gramStart"/>
      <w:r w:rsidRPr="00BC2573">
        <w:rPr>
          <w:lang w:val="pl-PL"/>
        </w:rPr>
        <w:t>jest jako</w:t>
      </w:r>
      <w:proofErr w:type="gramEnd"/>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 jak i przez NDK (Native Development Kit), które pozwala na komunikację z </w:t>
      </w:r>
      <w:proofErr w:type="spellStart"/>
      <w:r w:rsidRPr="00BC2573">
        <w:rPr>
          <w:lang w:val="pl-PL"/>
        </w:rPr>
        <w:t>rendererem</w:t>
      </w:r>
      <w:proofErr w:type="spellEnd"/>
      <w:r w:rsidRPr="00BC2573">
        <w:rPr>
          <w:lang w:val="pl-PL"/>
        </w:rPr>
        <w:t xml:space="preserve"> w języku C\C++.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proofErr w:type="gramStart"/>
      <w:r w:rsidRPr="00BC2573">
        <w:rPr>
          <w:lang w:val="pl-PL"/>
        </w:rPr>
        <w:t>określone jako</w:t>
      </w:r>
      <w:proofErr w:type="gramEnd"/>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nie wspierające danej funkcjonalności. Jako, że </w:t>
      </w:r>
      <w:proofErr w:type="spellStart"/>
      <w:r w:rsidRPr="00BC2573">
        <w:rPr>
          <w:lang w:val="pl-PL"/>
        </w:rPr>
        <w:t>OpenGL</w:t>
      </w:r>
      <w:proofErr w:type="spellEnd"/>
      <w:r w:rsidRPr="00BC2573">
        <w:rPr>
          <w:lang w:val="pl-PL"/>
        </w:rPr>
        <w:t xml:space="preserve"> </w:t>
      </w:r>
      <w:proofErr w:type="gramStart"/>
      <w:r w:rsidRPr="00BC2573">
        <w:rPr>
          <w:lang w:val="pl-PL"/>
        </w:rPr>
        <w:t>ES 3.0 jest</w:t>
      </w:r>
      <w:proofErr w:type="gramEnd"/>
      <w:r w:rsidRPr="00BC2573">
        <w:rPr>
          <w:lang w:val="pl-PL"/>
        </w:rPr>
        <w:t xml:space="preserve"> kompatybilny wstecznie z wersją 2.0 możliwe i zalecane jest określanie </w:t>
      </w:r>
      <w:proofErr w:type="gramStart"/>
      <w:r w:rsidRPr="00BC2573">
        <w:rPr>
          <w:lang w:val="pl-PL"/>
        </w:rPr>
        <w:t>aplikacji jako</w:t>
      </w:r>
      <w:proofErr w:type="gramEnd"/>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w:t>
      </w:r>
      <w:proofErr w:type="gramStart"/>
      <w:r w:rsidRPr="00BC2573">
        <w:rPr>
          <w:lang w:val="pl-PL"/>
        </w:rPr>
        <w:t>a</w:t>
      </w:r>
      <w:proofErr w:type="gramEnd"/>
      <w:r w:rsidRPr="00BC2573">
        <w:rPr>
          <w:lang w:val="pl-PL"/>
        </w:rPr>
        <w:t xml:space="preserve"> następnie, już w czasie uruchomienia aplikacji, </w:t>
      </w:r>
      <w:r w:rsidR="002B2034" w:rsidRPr="00BC2573">
        <w:rPr>
          <w:lang w:val="pl-PL"/>
        </w:rPr>
        <w:t xml:space="preserve">sprawdzenie obsługi wersji 3.0 </w:t>
      </w:r>
      <w:proofErr w:type="gramStart"/>
      <w:r w:rsidR="002B2034" w:rsidRPr="00BC2573">
        <w:rPr>
          <w:lang w:val="pl-PL"/>
        </w:rPr>
        <w:t>przez</w:t>
      </w:r>
      <w:proofErr w:type="gramEnd"/>
      <w:r w:rsidR="002B2034" w:rsidRPr="00BC2573">
        <w:rPr>
          <w:lang w:val="pl-PL"/>
        </w:rPr>
        <w:t xml:space="preserve">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val="pl-PL" w:eastAsia="pl-PL" w:bidi="ar-SA"/>
        </w:rPr>
        <w:lastRenderedPageBreak/>
        <w:drawing>
          <wp:inline distT="0" distB="0" distL="0" distR="0">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Legenda"/>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3</w:t>
      </w:r>
      <w:r w:rsidR="00652581"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Nagwek3"/>
        <w:rPr>
          <w:lang w:val="pl-PL"/>
        </w:rPr>
      </w:pPr>
      <w:bookmarkStart w:id="19" w:name="_Toc394862011"/>
      <w:r w:rsidRPr="00BC2573">
        <w:rPr>
          <w:lang w:val="pl-PL"/>
        </w:rPr>
        <w:t>Tworzenie aplikacji Android</w:t>
      </w:r>
      <w:bookmarkEnd w:id="19"/>
    </w:p>
    <w:p w:rsidR="00DA1104" w:rsidRPr="00BC2573" w:rsidRDefault="00DA1104" w:rsidP="00DA1104">
      <w:pPr>
        <w:rPr>
          <w:lang w:val="pl-PL"/>
        </w:rPr>
      </w:pPr>
    </w:p>
    <w:p w:rsidR="00DA1104" w:rsidRPr="00BC2573" w:rsidRDefault="00DA1104" w:rsidP="00DA110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Akapitzlist"/>
        <w:numPr>
          <w:ilvl w:val="0"/>
          <w:numId w:val="20"/>
        </w:numPr>
        <w:rPr>
          <w:lang w:val="pl-PL"/>
        </w:rPr>
      </w:pPr>
      <w:r w:rsidRPr="00BC2573">
        <w:rPr>
          <w:lang w:val="pl-PL"/>
        </w:rPr>
        <w:t>Zainstalowane Android SDK</w:t>
      </w:r>
    </w:p>
    <w:p w:rsidR="00DA1104" w:rsidRPr="00BC2573" w:rsidRDefault="00DA1104" w:rsidP="00DA1104">
      <w:pPr>
        <w:pStyle w:val="Akapitzlist"/>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DA1104">
      <w:pPr>
        <w:ind w:firstLine="576"/>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Bundle wraz z skonfigurowanym IDE </w:t>
      </w:r>
      <w:proofErr w:type="spellStart"/>
      <w:r w:rsidRPr="00BC2573">
        <w:rPr>
          <w:lang w:val="pl-PL"/>
        </w:rPr>
        <w:t>Eclipse</w:t>
      </w:r>
      <w:proofErr w:type="spellEnd"/>
      <w:r w:rsidRPr="00BC2573">
        <w:rPr>
          <w:lang w:val="pl-PL"/>
        </w:rPr>
        <w:t>.</w:t>
      </w:r>
    </w:p>
    <w:p w:rsidR="00DA1104" w:rsidRPr="00BC2573" w:rsidRDefault="00DA1104" w:rsidP="00DA1104">
      <w:pPr>
        <w:ind w:firstLine="576"/>
        <w:rPr>
          <w:lang w:val="pl-PL"/>
        </w:rPr>
      </w:pPr>
      <w:r w:rsidRPr="00BC2573">
        <w:rPr>
          <w:lang w:val="pl-PL"/>
        </w:rPr>
        <w:t xml:space="preserve">Po pobraniu paczki należy ją wypakować i przystąpić do konfiguracji oraz pobrania odpowiednich platform, narzędzi oraz wersji Androida. W tym celu należy uruchomić program „SDK </w:t>
      </w:r>
      <w:proofErr w:type="spellStart"/>
      <w:r w:rsidRPr="00BC2573">
        <w:rPr>
          <w:lang w:val="pl-PL"/>
        </w:rPr>
        <w:t>Manager”dostarczony</w:t>
      </w:r>
      <w:proofErr w:type="spellEnd"/>
      <w:r w:rsidRPr="00BC2573">
        <w:rPr>
          <w:lang w:val="pl-PL"/>
        </w:rPr>
        <w:t xml:space="preserve"> w paczce. Po uruchomieniu należy wybrać interesujące nas platformy i narzędzia, w tym przypadku „Android 4.2.2 (</w:t>
      </w:r>
      <w:proofErr w:type="gramStart"/>
      <w:r w:rsidRPr="00BC2573">
        <w:rPr>
          <w:lang w:val="pl-PL"/>
        </w:rPr>
        <w:t>API17)”,  oraz</w:t>
      </w:r>
      <w:proofErr w:type="gramEnd"/>
      <w:r w:rsidRPr="00BC2573">
        <w:rPr>
          <w:lang w:val="pl-PL"/>
        </w:rPr>
        <w:t xml:space="preserve"> zainstalować „Google USB </w:t>
      </w:r>
      <w:proofErr w:type="spellStart"/>
      <w:r w:rsidRPr="00BC2573">
        <w:rPr>
          <w:lang w:val="pl-PL"/>
        </w:rPr>
        <w:t>Driver”z</w:t>
      </w:r>
      <w:proofErr w:type="spellEnd"/>
      <w:r w:rsidRPr="00BC2573">
        <w:rPr>
          <w:lang w:val="pl-PL"/>
        </w:rPr>
        <w:t xml:space="preserve"> </w:t>
      </w:r>
      <w:del w:id="20" w:author="Łukasz Rauch" w:date="2014-07-24T08:03:00Z">
        <w:r w:rsidRPr="00BC2573" w:rsidDel="00C33347">
          <w:rPr>
            <w:lang w:val="pl-PL"/>
          </w:rPr>
          <w:delText>pazcki</w:delText>
        </w:r>
      </w:del>
      <w:ins w:id="21" w:author="Łukasz Rauch" w:date="2014-07-24T08:03:00Z">
        <w:r w:rsidRPr="00BC2573">
          <w:rPr>
            <w:lang w:val="pl-PL"/>
          </w:rPr>
          <w:t>paczki</w:t>
        </w:r>
      </w:ins>
      <w:r w:rsidRPr="00BC2573">
        <w:rPr>
          <w:lang w:val="pl-PL"/>
        </w:rPr>
        <w:t xml:space="preserve"> „Extra”. Po przeczytaniu i zatwierdzeniu licencji program powinien </w:t>
      </w:r>
      <w:r w:rsidRPr="00BC2573">
        <w:rPr>
          <w:lang w:val="pl-PL"/>
        </w:rPr>
        <w:lastRenderedPageBreak/>
        <w:t>przystąpić do pobierania wskazanych paczek.</w:t>
      </w:r>
    </w:p>
    <w:p w:rsidR="00DA1104" w:rsidRPr="00BC2573" w:rsidRDefault="00DA1104" w:rsidP="00DA1104">
      <w:pPr>
        <w:ind w:firstLine="432"/>
        <w:rPr>
          <w:lang w:val="pl-PL"/>
        </w:rPr>
      </w:pP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Edit-&gt;</w:t>
      </w:r>
      <w:proofErr w:type="spellStart"/>
      <w:r w:rsidRPr="00BC2573">
        <w:rPr>
          <w:lang w:val="pl-PL"/>
        </w:rPr>
        <w: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Tools.</w:t>
      </w:r>
    </w:p>
    <w:p w:rsidR="00DA1104" w:rsidRPr="00BC2573" w:rsidRDefault="00DA1104" w:rsidP="00DA1104">
      <w:pPr>
        <w:ind w:firstLine="432"/>
        <w:rPr>
          <w:lang w:val="pl-PL"/>
        </w:rPr>
      </w:pPr>
    </w:p>
    <w:p w:rsidR="00DA1104" w:rsidRPr="00BC2573"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 należy postępować zgodnie z poniższym schematem, w zależności od wersji systemu:</w:t>
      </w:r>
    </w:p>
    <w:p w:rsidR="00DA1104" w:rsidRPr="00BC2573" w:rsidRDefault="00DA1104" w:rsidP="00DA1104">
      <w:pPr>
        <w:ind w:firstLine="720"/>
        <w:rPr>
          <w:lang w:val="pl-PL"/>
        </w:rPr>
      </w:pPr>
      <w:r w:rsidRPr="00BC2573">
        <w:rPr>
          <w:lang w:val="pl-PL"/>
        </w:rPr>
        <w:t xml:space="preserve">W urządzeniach z systemem Android 2.1 </w:t>
      </w:r>
      <w:proofErr w:type="gramStart"/>
      <w:r w:rsidRPr="00BC2573">
        <w:rPr>
          <w:lang w:val="pl-PL"/>
        </w:rPr>
        <w:t>do</w:t>
      </w:r>
      <w:proofErr w:type="gramEnd"/>
      <w:r w:rsidRPr="00BC2573">
        <w:rPr>
          <w:lang w:val="pl-PL"/>
        </w:rPr>
        <w:t xml:space="preserve"> 2.3.6 </w:t>
      </w:r>
      <w:proofErr w:type="gramStart"/>
      <w:r w:rsidRPr="00BC2573">
        <w:rPr>
          <w:lang w:val="pl-PL"/>
        </w:rPr>
        <w:t>opcje</w:t>
      </w:r>
      <w:proofErr w:type="gramEnd"/>
      <w:r w:rsidRPr="00BC2573">
        <w:rPr>
          <w:lang w:val="pl-PL"/>
        </w:rPr>
        <w:t xml:space="preserve"> deweloperskie widoczne były w menu </w:t>
      </w:r>
      <w:proofErr w:type="spellStart"/>
      <w:r w:rsidRPr="00BC2573">
        <w:rPr>
          <w:lang w:val="pl-PL"/>
        </w:rPr>
        <w:t>Settings</w:t>
      </w:r>
      <w:proofErr w:type="spellEnd"/>
      <w:r w:rsidRPr="00BC2573">
        <w:rPr>
          <w:lang w:val="pl-PL"/>
        </w:rPr>
        <w:t>&gt; Applications&gt; Development.</w:t>
      </w:r>
    </w:p>
    <w:p w:rsidR="00DA1104" w:rsidRPr="00BC2573" w:rsidRDefault="00DA1104" w:rsidP="00DA1104">
      <w:pPr>
        <w:ind w:firstLine="720"/>
        <w:rPr>
          <w:lang w:val="pl-PL"/>
        </w:rPr>
      </w:pPr>
      <w:r w:rsidRPr="00BC2573">
        <w:rPr>
          <w:lang w:val="pl-PL"/>
        </w:rPr>
        <w:t xml:space="preserve"> W wersjach 4.0 </w:t>
      </w:r>
      <w:proofErr w:type="gramStart"/>
      <w:r w:rsidRPr="00BC2573">
        <w:rPr>
          <w:lang w:val="pl-PL"/>
        </w:rPr>
        <w:t>oraz</w:t>
      </w:r>
      <w:proofErr w:type="gramEnd"/>
      <w:r w:rsidRPr="00BC2573">
        <w:rPr>
          <w:lang w:val="pl-PL"/>
        </w:rPr>
        <w:t xml:space="preserve"> 4.1 </w:t>
      </w:r>
      <w:proofErr w:type="gramStart"/>
      <w:r w:rsidRPr="00BC2573">
        <w:rPr>
          <w:lang w:val="pl-PL"/>
        </w:rPr>
        <w:t>menu</w:t>
      </w:r>
      <w:proofErr w:type="gramEnd"/>
      <w:r w:rsidRPr="00BC2573">
        <w:rPr>
          <w:lang w:val="pl-PL"/>
        </w:rPr>
        <w:t xml:space="preserve"> zostało przeniesione i jego ścieżka znajdowała się w </w:t>
      </w:r>
      <w:proofErr w:type="spellStart"/>
      <w:r w:rsidRPr="00BC2573">
        <w:rPr>
          <w:lang w:val="pl-PL"/>
        </w:rPr>
        <w:t>Settings</w:t>
      </w:r>
      <w:proofErr w:type="spellEnd"/>
      <w:r w:rsidRPr="00BC2573">
        <w:rPr>
          <w:lang w:val="pl-PL"/>
        </w:rPr>
        <w:t xml:space="preserve">&gt; Developer </w:t>
      </w:r>
      <w:proofErr w:type="spellStart"/>
      <w:r w:rsidRPr="00BC2573">
        <w:rPr>
          <w:lang w:val="pl-PL"/>
        </w:rPr>
        <w:t>Options</w:t>
      </w:r>
      <w:proofErr w:type="spellEnd"/>
      <w:r w:rsidRPr="00BC2573">
        <w:rPr>
          <w:lang w:val="pl-PL"/>
        </w:rPr>
        <w:t>.</w:t>
      </w:r>
    </w:p>
    <w:p w:rsidR="00DA1104" w:rsidRPr="00BC2573" w:rsidRDefault="00DA1104" w:rsidP="00DA1104">
      <w:pPr>
        <w:ind w:firstLine="720"/>
        <w:rPr>
          <w:lang w:val="pl-PL"/>
        </w:rPr>
      </w:pPr>
      <w:r w:rsidRPr="00BC2573">
        <w:rPr>
          <w:lang w:val="pl-PL"/>
        </w:rPr>
        <w:t xml:space="preserve">Od systemu 4.2 </w:t>
      </w:r>
      <w:proofErr w:type="gramStart"/>
      <w:r w:rsidRPr="00BC2573">
        <w:rPr>
          <w:lang w:val="pl-PL"/>
        </w:rPr>
        <w:t>wzwyż</w:t>
      </w:r>
      <w:proofErr w:type="gramEnd"/>
      <w:r w:rsidRPr="00BC2573">
        <w:rPr>
          <w:lang w:val="pl-PL"/>
        </w:rPr>
        <w:t xml:space="preserve">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val="pl-PL" w:eastAsia="pl-PL" w:bidi="ar-SA"/>
        </w:rPr>
        <w:drawing>
          <wp:inline distT="0" distB="0" distL="0" distR="0">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Legenda"/>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4</w:t>
      </w:r>
      <w:r w:rsidR="00652581"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Pr="00BC2573" w:rsidRDefault="00DA1104" w:rsidP="00DA1104">
      <w:pPr>
        <w:ind w:firstLine="432"/>
        <w:rPr>
          <w:lang w:val="pl-PL"/>
        </w:rPr>
      </w:pPr>
    </w:p>
    <w:p w:rsidR="00DA1104" w:rsidRPr="00BC2573" w:rsidRDefault="00DA1104" w:rsidP="00DA1104">
      <w:pPr>
        <w:ind w:firstLine="432"/>
        <w:rPr>
          <w:lang w:val="pl-PL"/>
        </w:rPr>
      </w:pPr>
      <w:r w:rsidRPr="00BC2573">
        <w:rPr>
          <w:lang w:val="pl-PL"/>
        </w:rPr>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lastRenderedPageBreak/>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DA1104" w:rsidRPr="00BC2573" w:rsidRDefault="00DA1104" w:rsidP="00DA1104">
      <w:pPr>
        <w:rPr>
          <w:lang w:val="pl-PL"/>
        </w:rPr>
      </w:pPr>
    </w:p>
    <w:p w:rsidR="00B16655" w:rsidRPr="00BC2573" w:rsidRDefault="00B16655" w:rsidP="00B16655">
      <w:pPr>
        <w:pStyle w:val="Nagwek2"/>
        <w:rPr>
          <w:lang w:val="pl-PL"/>
        </w:rPr>
      </w:pPr>
      <w:bookmarkStart w:id="22" w:name="_Toc394862012"/>
      <w:r w:rsidRPr="00BC2573">
        <w:rPr>
          <w:lang w:val="pl-PL"/>
        </w:rPr>
        <w:t>Windows Phone</w:t>
      </w:r>
      <w:bookmarkEnd w:id="22"/>
    </w:p>
    <w:p w:rsidR="003C5058" w:rsidRPr="00BC2573" w:rsidRDefault="003C5058" w:rsidP="003C5058">
      <w:pPr>
        <w:rPr>
          <w:lang w:val="pl-PL"/>
        </w:rPr>
      </w:pPr>
    </w:p>
    <w:p w:rsidR="00BC2573" w:rsidRDefault="003C5058" w:rsidP="0026504C">
      <w:pPr>
        <w:rPr>
          <w:lang w:val="pl-PL"/>
        </w:rPr>
      </w:pPr>
      <w:r w:rsidRPr="00BC2573">
        <w:rPr>
          <w:lang w:val="pl-PL"/>
        </w:rPr>
        <w:t>Windows Phone 8</w:t>
      </w:r>
      <w:r w:rsidR="00BC2573" w:rsidRPr="00BC2573">
        <w:rPr>
          <w:lang w:val="pl-PL"/>
        </w:rPr>
        <w:t xml:space="preserve"> jest systemem trzeciej generacji</w:t>
      </w:r>
      <w:r w:rsidR="00BC2573">
        <w:rPr>
          <w:lang w:val="pl-PL"/>
        </w:rPr>
        <w:t xml:space="preserve"> z rodziny systemów mobilnych Windows Phone firmy Microsoft. Został upubliczniony 29 października 2012 roku i jak poprzednik posiadał interfejs Modern UI (wcześniej Metro). Kolejną wersję systemu – Windows Phone 8.1 – </w:t>
      </w:r>
      <w:proofErr w:type="gramStart"/>
      <w:r w:rsidR="00BC2573">
        <w:rPr>
          <w:lang w:val="pl-PL"/>
        </w:rPr>
        <w:t>wydano</w:t>
      </w:r>
      <w:proofErr w:type="gramEnd"/>
      <w:r w:rsidR="00BC2573">
        <w:rPr>
          <w:lang w:val="pl-PL"/>
        </w:rPr>
        <w:t xml:space="preserve"> 2 kwietnia 2014 roku. System zastępuje architekturę Windows-CE wykorzystaną w Windows Phone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Phone 7 nie mają możliwości aktualizacji do nowego systemu ani uruchamiania aplikacji skompilowanych z myślą o tym systemie. </w:t>
      </w:r>
    </w:p>
    <w:p w:rsidR="0026504C" w:rsidRPr="00BC2573" w:rsidRDefault="0026504C" w:rsidP="00BC2573">
      <w:pPr>
        <w:ind w:firstLine="720"/>
        <w:rPr>
          <w:lang w:val="pl-PL"/>
        </w:rPr>
      </w:pPr>
      <w:r w:rsidRPr="00BC2573">
        <w:rPr>
          <w:lang w:val="pl-PL"/>
        </w:rPr>
        <w:t>Windows Phone 8</w:t>
      </w:r>
      <w:r w:rsidR="00BC2573">
        <w:rPr>
          <w:lang w:val="pl-PL"/>
        </w:rPr>
        <w:t xml:space="preserve"> posiada obsługę ekranów w wyższych rozdzielczościach, obsługę procesorów wielordzeniowych, NFC, wsteczną kompatybilność z aplikacjami Windows Phone 7, lepsze wsparcie dla pamięci </w:t>
      </w:r>
      <w:proofErr w:type="gramStart"/>
      <w:r w:rsidR="00BC2573">
        <w:rPr>
          <w:lang w:val="pl-PL"/>
        </w:rPr>
        <w:t>zewnętrznych (które</w:t>
      </w:r>
      <w:proofErr w:type="gramEnd"/>
      <w:r w:rsidR="00BC2573">
        <w:rPr>
          <w:lang w:val="pl-PL"/>
        </w:rPr>
        <w:t xml:space="preserv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w:t>
      </w:r>
      <w:proofErr w:type="gramStart"/>
      <w:r w:rsidR="00BC2573">
        <w:rPr>
          <w:lang w:val="pl-PL"/>
        </w:rPr>
        <w:t>marketu  aplikacji</w:t>
      </w:r>
      <w:proofErr w:type="gramEnd"/>
      <w:r w:rsidR="00BC2573">
        <w:rPr>
          <w:lang w:val="pl-PL"/>
        </w:rPr>
        <w:t>, w celu dystrybuowania aplikacji wewnętrznych dla pracowników. Dodatkowo Windows Phone 8 wspiera aktualizację poprzez interfejsy bezprzewodowe. Wszystkie urządzenia z systemem wspierane będą przez minimum 36 miesięcy po wejściu do sprzedaży.</w:t>
      </w:r>
    </w:p>
    <w:p w:rsidR="00BC2573" w:rsidRDefault="0026504C" w:rsidP="00BC2573">
      <w:pPr>
        <w:ind w:firstLine="720"/>
        <w:rPr>
          <w:lang w:val="pl-PL"/>
        </w:rPr>
      </w:pPr>
      <w:r w:rsidRPr="00BC2573">
        <w:rPr>
          <w:lang w:val="pl-PL"/>
        </w:rPr>
        <w:t>Windows Phone 8</w:t>
      </w:r>
      <w:r w:rsidR="00BC2573">
        <w:rPr>
          <w:lang w:val="pl-PL"/>
        </w:rPr>
        <w:t xml:space="preserve"> jest pierwszym mobilnym systemem firmy Microsoft korzystającym z </w:t>
      </w:r>
      <w:proofErr w:type="spellStart"/>
      <w:r w:rsidR="00BC2573">
        <w:rPr>
          <w:lang w:val="pl-PL"/>
        </w:rPr>
        <w:t>kernela</w:t>
      </w:r>
      <w:proofErr w:type="spellEnd"/>
      <w:r w:rsidR="00BC2573">
        <w:rPr>
          <w:lang w:val="pl-PL"/>
        </w:rPr>
        <w:t xml:space="preserve"> Windows NT. Funkcjonalności systemu względem swoich poprzedników zostały 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BC2573">
        <w:rPr>
          <w:lang w:val="pl-PL"/>
        </w:rPr>
        <w:t>.</w:t>
      </w:r>
    </w:p>
    <w:p w:rsidR="003C5058" w:rsidRDefault="00732979" w:rsidP="00732979">
      <w:pPr>
        <w:ind w:firstLine="720"/>
        <w:rPr>
          <w:lang w:val="pl-PL"/>
        </w:rPr>
      </w:pPr>
      <w:r>
        <w:rPr>
          <w:lang w:val="pl-PL"/>
        </w:rPr>
        <w:t xml:space="preserve">W przeciwieństwie do poprzedników Windows Phone 8 posiada prawdziwe możliwości </w:t>
      </w:r>
      <w:r>
        <w:rPr>
          <w:lang w:val="pl-PL"/>
        </w:rPr>
        <w:lastRenderedPageBreak/>
        <w:t xml:space="preserve">wielozadaniowości, gdzie programiści mogą tworzyć aplikacje uruchamiane w tle potrafiące 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w:t>
      </w:r>
      <w:proofErr w:type="gramStart"/>
      <w:r>
        <w:rPr>
          <w:lang w:val="pl-PL"/>
        </w:rPr>
        <w:t>szczególnie jeżeli</w:t>
      </w:r>
      <w:proofErr w:type="gramEnd"/>
      <w:r>
        <w:rPr>
          <w:lang w:val="pl-PL"/>
        </w:rPr>
        <w:t xml:space="preserve"> użytkownik nie korzystał z nich od dłuższego czasu. Windows Phone 8 pozwala też na kontrolowanie urządzenia typu Xbox 360 lub Xbox One. W wersji 8.1 </w:t>
      </w:r>
      <w:proofErr w:type="gramStart"/>
      <w:r>
        <w:rPr>
          <w:lang w:val="pl-PL"/>
        </w:rPr>
        <w:t>systemu</w:t>
      </w:r>
      <w:proofErr w:type="gramEnd"/>
      <w:r>
        <w:rPr>
          <w:lang w:val="pl-PL"/>
        </w:rPr>
        <w:t xml:space="preserve"> dodano możliwość korzystania z VPN.</w:t>
      </w:r>
    </w:p>
    <w:p w:rsidR="00732979" w:rsidRPr="00BC2573" w:rsidRDefault="00732979" w:rsidP="00732979">
      <w:pPr>
        <w:ind w:firstLine="720"/>
        <w:rPr>
          <w:lang w:val="pl-PL"/>
        </w:rPr>
      </w:pPr>
    </w:p>
    <w:p w:rsidR="00BF1E46" w:rsidRPr="00BC2573" w:rsidRDefault="00DA1104" w:rsidP="00BF1E46">
      <w:pPr>
        <w:pStyle w:val="Nagwek3"/>
        <w:rPr>
          <w:lang w:val="pl-PL"/>
        </w:rPr>
      </w:pPr>
      <w:bookmarkStart w:id="23" w:name="_Toc394862013"/>
      <w:r w:rsidRPr="00BC2573">
        <w:rPr>
          <w:lang w:val="pl-PL"/>
        </w:rPr>
        <w:t xml:space="preserve">Tworzenie </w:t>
      </w:r>
      <w:r w:rsidR="00BF1E46" w:rsidRPr="00BC2573">
        <w:rPr>
          <w:lang w:val="pl-PL"/>
        </w:rPr>
        <w:t>aplikacji</w:t>
      </w:r>
      <w:r w:rsidRPr="00BC2573">
        <w:rPr>
          <w:lang w:val="pl-PL"/>
        </w:rPr>
        <w:t xml:space="preserve"> na</w:t>
      </w:r>
      <w:r w:rsidR="00BF1E46" w:rsidRPr="00BC2573">
        <w:rPr>
          <w:lang w:val="pl-PL"/>
        </w:rPr>
        <w:t xml:space="preserve"> Windows Phone 8</w:t>
      </w:r>
      <w:bookmarkEnd w:id="23"/>
    </w:p>
    <w:p w:rsidR="00BF1E46" w:rsidRPr="00BC2573" w:rsidRDefault="00BF1E46" w:rsidP="00BF1E46">
      <w:pPr>
        <w:rPr>
          <w:lang w:val="pl-PL"/>
        </w:rPr>
      </w:pPr>
    </w:p>
    <w:p w:rsidR="00DA1104" w:rsidRDefault="00DA1104" w:rsidP="00DA1104">
      <w:pPr>
        <w:rPr>
          <w:lang w:val="pl-PL"/>
        </w:rPr>
      </w:pPr>
      <w:r w:rsidRPr="00BC2573">
        <w:rPr>
          <w:lang w:val="pl-PL"/>
        </w:rPr>
        <w:t>W celu tworzenia aplikacji na telefony oparte o system Windows Phone 8 następujące kryteria muszą być spełnione:</w:t>
      </w:r>
    </w:p>
    <w:p w:rsidR="00732979" w:rsidRPr="00BC2573" w:rsidRDefault="00732979" w:rsidP="00DA1104">
      <w:pPr>
        <w:rPr>
          <w:lang w:val="pl-PL"/>
        </w:rPr>
      </w:pPr>
    </w:p>
    <w:p w:rsidR="00DA1104" w:rsidRPr="00BC2573" w:rsidRDefault="00DA1104" w:rsidP="00DA1104">
      <w:pPr>
        <w:pStyle w:val="Akapitzlist"/>
        <w:numPr>
          <w:ilvl w:val="0"/>
          <w:numId w:val="20"/>
        </w:numPr>
        <w:rPr>
          <w:lang w:val="pl-PL"/>
        </w:rPr>
      </w:pPr>
      <w:r w:rsidRPr="00BC2573">
        <w:rPr>
          <w:lang w:val="pl-PL"/>
        </w:rPr>
        <w:t>Windows 8 na maszynie, na której będzie tworzona aplikacja</w:t>
      </w:r>
    </w:p>
    <w:p w:rsidR="00DA1104" w:rsidRPr="00BC2573" w:rsidRDefault="00DA1104" w:rsidP="00DA1104">
      <w:pPr>
        <w:pStyle w:val="Akapitzlist"/>
        <w:numPr>
          <w:ilvl w:val="0"/>
          <w:numId w:val="20"/>
        </w:numPr>
        <w:rPr>
          <w:lang w:val="pl-PL"/>
        </w:rPr>
      </w:pPr>
      <w:r w:rsidRPr="00BC2573">
        <w:rPr>
          <w:lang w:val="pl-PL"/>
        </w:rPr>
        <w:t>Unity 4.3+</w:t>
      </w:r>
    </w:p>
    <w:p w:rsidR="00DA1104" w:rsidRPr="00BC2573" w:rsidRDefault="00DA1104" w:rsidP="00DA1104">
      <w:pPr>
        <w:pStyle w:val="Akapitzlist"/>
        <w:numPr>
          <w:ilvl w:val="0"/>
          <w:numId w:val="20"/>
        </w:numPr>
        <w:rPr>
          <w:lang w:val="pl-PL"/>
        </w:rPr>
      </w:pPr>
      <w:r w:rsidRPr="00BC2573">
        <w:rPr>
          <w:lang w:val="pl-PL"/>
        </w:rPr>
        <w:t>Windows Phone SDK 8.0+</w:t>
      </w:r>
    </w:p>
    <w:p w:rsidR="00DA1104" w:rsidRPr="00BC2573" w:rsidRDefault="00DA1104" w:rsidP="00DA1104">
      <w:pPr>
        <w:pStyle w:val="Akapitzlist"/>
        <w:numPr>
          <w:ilvl w:val="0"/>
          <w:numId w:val="20"/>
        </w:numPr>
        <w:rPr>
          <w:lang w:val="pl-PL"/>
        </w:rPr>
      </w:pPr>
      <w:r w:rsidRPr="00BC2573">
        <w:rPr>
          <w:lang w:val="pl-PL"/>
        </w:rPr>
        <w:t>Zarejestrowany i odblokowany telefon z systemem Windows Phone 8+</w:t>
      </w:r>
    </w:p>
    <w:p w:rsidR="00DA1104" w:rsidRPr="00BC2573" w:rsidRDefault="00DA1104" w:rsidP="00DA1104">
      <w:pPr>
        <w:pStyle w:val="Akapitzlist"/>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rPr>
          <w:lang w:val="pl-PL"/>
        </w:rPr>
      </w:pPr>
    </w:p>
    <w:p w:rsidR="00DA1104" w:rsidRPr="00BC2573" w:rsidRDefault="00DA1104" w:rsidP="00DA1104">
      <w:pPr>
        <w:ind w:firstLine="432"/>
        <w:rPr>
          <w:lang w:val="pl-PL"/>
        </w:rPr>
      </w:pPr>
      <w:r w:rsidRPr="00BC2573">
        <w:rPr>
          <w:lang w:val="pl-PL"/>
        </w:rPr>
        <w:t xml:space="preserve">W celu spełnienia wymagania posiadania systemu Windows 8 dla możliwości kompilowania konkretnych aplikacji do formy binarnej postanowiono zainstalować system w aplikacji </w:t>
      </w:r>
      <w:proofErr w:type="spellStart"/>
      <w:r w:rsidRPr="00BC2573">
        <w:rPr>
          <w:lang w:val="pl-PL"/>
        </w:rPr>
        <w:t>Virtualbox</w:t>
      </w:r>
      <w:proofErr w:type="spellEnd"/>
      <w:r w:rsidRPr="00BC2573">
        <w:rPr>
          <w:lang w:val="pl-PL"/>
        </w:rPr>
        <w:t xml:space="preserve">. Jako obraz instalacyjny wykorzystano 90 dniową wersję ewaluacyjną systemu </w:t>
      </w:r>
      <w:proofErr w:type="gramStart"/>
      <w:r w:rsidRPr="00BC2573">
        <w:rPr>
          <w:lang w:val="pl-PL"/>
        </w:rPr>
        <w:t>Windows 8.1 w</w:t>
      </w:r>
      <w:proofErr w:type="gramEnd"/>
      <w:r w:rsidRPr="00BC2573">
        <w:rPr>
          <w:lang w:val="pl-PL"/>
        </w:rPr>
        <w:t xml:space="preserve"> formie 64 bitowej pobraną z oficjalnej strony firmy Microsoft. By </w:t>
      </w:r>
      <w:proofErr w:type="spellStart"/>
      <w:r w:rsidRPr="00BC2573">
        <w:rPr>
          <w:lang w:val="pl-PL"/>
        </w:rPr>
        <w:t>Virtualbox</w:t>
      </w:r>
      <w:proofErr w:type="spellEnd"/>
      <w:r w:rsidRPr="00BC2573">
        <w:rPr>
          <w:lang w:val="pl-PL"/>
        </w:rPr>
        <w:t xml:space="preserve"> dał możliwość instalacji wersji 64 bitowych systemów operacyjnych należy najpierw w 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t>Po włączeniu wirtualizacji przystąpiono do tworzenia profilu systemu wirtualnego o następujących parametrach:</w:t>
      </w:r>
    </w:p>
    <w:p w:rsidR="00DA1104" w:rsidRPr="00BC2573" w:rsidRDefault="00DA1104" w:rsidP="00DA1104">
      <w:pPr>
        <w:pStyle w:val="Akapitzlist"/>
        <w:numPr>
          <w:ilvl w:val="0"/>
          <w:numId w:val="21"/>
        </w:numPr>
        <w:rPr>
          <w:lang w:val="pl-PL"/>
        </w:rPr>
      </w:pPr>
      <w:r w:rsidRPr="00BC2573">
        <w:rPr>
          <w:lang w:val="pl-PL"/>
        </w:rPr>
        <w:t>Typ: Microsoft Windows</w:t>
      </w:r>
    </w:p>
    <w:p w:rsidR="00DA1104" w:rsidRPr="00BC2573" w:rsidRDefault="00DA1104" w:rsidP="00DA1104">
      <w:pPr>
        <w:pStyle w:val="Akapitzlist"/>
        <w:numPr>
          <w:ilvl w:val="0"/>
          <w:numId w:val="21"/>
        </w:numPr>
        <w:rPr>
          <w:lang w:val="pl-PL"/>
        </w:rPr>
      </w:pPr>
      <w:r w:rsidRPr="00BC2573">
        <w:rPr>
          <w:lang w:val="pl-PL"/>
        </w:rPr>
        <w:t xml:space="preserve">Wersja: Windows 8.1 (64 </w:t>
      </w:r>
      <w:proofErr w:type="gramStart"/>
      <w:r w:rsidRPr="00BC2573">
        <w:rPr>
          <w:lang w:val="pl-PL"/>
        </w:rPr>
        <w:t>bit</w:t>
      </w:r>
      <w:proofErr w:type="gramEnd"/>
      <w:r w:rsidRPr="00BC2573">
        <w:rPr>
          <w:lang w:val="pl-PL"/>
        </w:rPr>
        <w:t>)</w:t>
      </w:r>
    </w:p>
    <w:p w:rsidR="00DA1104" w:rsidRPr="00BC2573" w:rsidRDefault="00DA1104" w:rsidP="00DA1104">
      <w:pPr>
        <w:pStyle w:val="Akapitzlist"/>
        <w:numPr>
          <w:ilvl w:val="0"/>
          <w:numId w:val="21"/>
        </w:numPr>
        <w:rPr>
          <w:lang w:val="pl-PL"/>
        </w:rPr>
      </w:pPr>
      <w:r w:rsidRPr="00BC2573">
        <w:rPr>
          <w:lang w:val="pl-PL"/>
        </w:rPr>
        <w:lastRenderedPageBreak/>
        <w:t>RAM: 2048MB</w:t>
      </w:r>
    </w:p>
    <w:p w:rsidR="00DA1104" w:rsidRPr="00BC2573" w:rsidRDefault="00DA1104" w:rsidP="00DA1104">
      <w:pPr>
        <w:pStyle w:val="Akapitzlist"/>
        <w:numPr>
          <w:ilvl w:val="0"/>
          <w:numId w:val="21"/>
        </w:numPr>
        <w:rPr>
          <w:lang w:val="pl-PL"/>
        </w:rPr>
      </w:pPr>
      <w:r w:rsidRPr="00BC2573">
        <w:rPr>
          <w:lang w:val="pl-PL"/>
        </w:rPr>
        <w:t>Rozmiar dysku: 25GB</w:t>
      </w:r>
    </w:p>
    <w:p w:rsidR="00DA1104" w:rsidRPr="00BC2573" w:rsidRDefault="00DA1104" w:rsidP="00DA1104">
      <w:pPr>
        <w:pStyle w:val="Akapitzlist"/>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DA1104">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Extension Pack, która można znaleźć na oficjalnej stronie oprogramowania </w:t>
      </w:r>
      <w:proofErr w:type="spellStart"/>
      <w:r w:rsidRPr="00BC2573">
        <w:rPr>
          <w:lang w:val="pl-PL"/>
        </w:rPr>
        <w:t>Virtualbox</w:t>
      </w:r>
      <w:proofErr w:type="spellEnd"/>
      <w:r w:rsidRPr="00BC2573">
        <w:rPr>
          <w:lang w:val="pl-PL"/>
        </w:rPr>
        <w:t>. Po instalacji pakietu rozszerzeń w ustawieniach wcześniej stworzonego profilu w zakładce USB należało zaznaczyć opcję „</w:t>
      </w:r>
      <w:proofErr w:type="spellStart"/>
      <w:r w:rsidRPr="00BC2573">
        <w:rPr>
          <w:lang w:val="pl-PL"/>
        </w:rPr>
        <w:t>Enable</w:t>
      </w:r>
      <w:proofErr w:type="spellEnd"/>
      <w:r w:rsidRPr="00BC2573">
        <w:rPr>
          <w:lang w:val="pl-PL"/>
        </w:rPr>
        <w:t xml:space="preserve"> USB 2.0 (EHCI) Controller” oraz dodać urządzenie „Nokia RM-941|Nokia </w:t>
      </w:r>
      <w:proofErr w:type="spellStart"/>
      <w:r w:rsidRPr="00BC2573">
        <w:rPr>
          <w:lang w:val="pl-PL"/>
        </w:rPr>
        <w:t>Lumia</w:t>
      </w:r>
      <w:proofErr w:type="spellEnd"/>
      <w:proofErr w:type="gramStart"/>
      <w:r w:rsidRPr="00BC2573">
        <w:rPr>
          <w:lang w:val="pl-PL"/>
        </w:rPr>
        <w:t xml:space="preserve"> 625 [0100]” do</w:t>
      </w:r>
      <w:proofErr w:type="gramEnd"/>
      <w:r w:rsidRPr="00BC2573">
        <w:rPr>
          <w:lang w:val="pl-PL"/>
        </w:rPr>
        <w:t xml:space="preserve"> tabeli „USB Device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Phone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DA1104">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VT-x/AMD-V”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sprzętowej systemu gospodarza, co znacznie poprawia szybkość działania systemu wirtualnego.</w:t>
      </w:r>
    </w:p>
    <w:p w:rsidR="00DA1104" w:rsidRPr="00BC2573" w:rsidRDefault="00DA1104" w:rsidP="00DA1104">
      <w:pPr>
        <w:ind w:firstLine="360"/>
        <w:rPr>
          <w:lang w:val="pl-PL"/>
        </w:rPr>
      </w:pPr>
      <w:r w:rsidRPr="00BC2573">
        <w:rPr>
          <w:lang w:val="pl-PL"/>
        </w:rPr>
        <w:t xml:space="preserve">Ostatnią ze zmian konfiguracyjnych profilu było wskazanie obrazu, który system wirtualny powinien </w:t>
      </w:r>
      <w:proofErr w:type="gramStart"/>
      <w:r w:rsidRPr="00BC2573">
        <w:rPr>
          <w:lang w:val="pl-PL"/>
        </w:rPr>
        <w:t>traktować jako</w:t>
      </w:r>
      <w:proofErr w:type="gramEnd"/>
      <w:r w:rsidRPr="00BC2573">
        <w:rPr>
          <w:lang w:val="pl-PL"/>
        </w:rPr>
        <w:t xml:space="preserve"> znajdujący się w napędzie CD/DVD. Dokonać można tego w zakładce „Storage” wybierając jeden z kontrolerów IDE. </w:t>
      </w:r>
    </w:p>
    <w:p w:rsidR="00DA1104" w:rsidRPr="00BC2573" w:rsidRDefault="00DA1104" w:rsidP="00DA1104">
      <w:pPr>
        <w:ind w:firstLine="360"/>
        <w:rPr>
          <w:lang w:val="pl-PL"/>
        </w:rPr>
      </w:pPr>
      <w:r w:rsidRPr="00BC2573">
        <w:rPr>
          <w:lang w:val="pl-PL"/>
        </w:rPr>
        <w:t xml:space="preserve">Po wskazaniu obrazu ISO z systemem Windows 8.1 </w:t>
      </w:r>
      <w:proofErr w:type="gramStart"/>
      <w:r w:rsidRPr="00BC2573">
        <w:rPr>
          <w:lang w:val="pl-PL"/>
        </w:rPr>
        <w:t>przystąpiono</w:t>
      </w:r>
      <w:proofErr w:type="gramEnd"/>
      <w:r w:rsidRPr="00BC2573">
        <w:rPr>
          <w:lang w:val="pl-PL"/>
        </w:rPr>
        <w:t xml:space="preserve">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Pr="00BC2573" w:rsidRDefault="00DA1104" w:rsidP="00DA1104">
      <w:pPr>
        <w:ind w:firstLine="720"/>
        <w:rPr>
          <w:lang w:val="pl-PL"/>
        </w:rPr>
      </w:pPr>
      <w:r w:rsidRPr="00BC2573">
        <w:rPr>
          <w:lang w:val="pl-PL"/>
        </w:rPr>
        <w:t xml:space="preserve">Po pobraniu i zainstalowaniu Windows Phone SDK 8.0 </w:t>
      </w:r>
      <w:proofErr w:type="gramStart"/>
      <w:r w:rsidRPr="00BC2573">
        <w:rPr>
          <w:lang w:val="pl-PL"/>
        </w:rPr>
        <w:t>przystąpiono</w:t>
      </w:r>
      <w:proofErr w:type="gramEnd"/>
      <w:r w:rsidRPr="00BC2573">
        <w:rPr>
          <w:lang w:val="pl-PL"/>
        </w:rPr>
        <w:t xml:space="preserve"> do procesu rejestrowania telefonu. W tym celu należy skorzystać z aplikacji Windows Phone Developer </w:t>
      </w:r>
      <w:proofErr w:type="spellStart"/>
      <w:r w:rsidRPr="00BC2573">
        <w:rPr>
          <w:lang w:val="pl-PL"/>
        </w:rPr>
        <w:t>Registration</w:t>
      </w:r>
      <w:proofErr w:type="spellEnd"/>
      <w:r w:rsidRPr="00BC2573">
        <w:rPr>
          <w:lang w:val="pl-PL"/>
        </w:rPr>
        <w:t xml:space="preserve"> 8.1 </w:t>
      </w:r>
      <w:proofErr w:type="gramStart"/>
      <w:r w:rsidRPr="00BC2573">
        <w:rPr>
          <w:lang w:val="pl-PL"/>
        </w:rPr>
        <w:t>dostarczonej</w:t>
      </w:r>
      <w:proofErr w:type="gramEnd"/>
      <w:r w:rsidRPr="00BC2573">
        <w:rPr>
          <w:lang w:val="pl-PL"/>
        </w:rPr>
        <w:t xml:space="preserve"> wraz z SDK.</w:t>
      </w:r>
    </w:p>
    <w:p w:rsidR="00DA1104" w:rsidRPr="00BC2573" w:rsidRDefault="00DA1104" w:rsidP="00DA1104">
      <w:pPr>
        <w:ind w:firstLine="720"/>
        <w:rPr>
          <w:lang w:val="pl-PL"/>
        </w:rPr>
      </w:pPr>
      <w:r w:rsidRPr="00BC2573">
        <w:rPr>
          <w:lang w:val="pl-PL"/>
        </w:rPr>
        <w:t xml:space="preserve">Przed skorzystaniem z wyżej wymienionej aplikacji należy jednak przekierować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 rysunku 14.</w:t>
      </w:r>
    </w:p>
    <w:p w:rsidR="004F55BF" w:rsidRPr="00BC2573" w:rsidRDefault="00DA1104" w:rsidP="004F55BF">
      <w:pPr>
        <w:keepNext/>
        <w:jc w:val="center"/>
        <w:rPr>
          <w:lang w:val="pl-PL"/>
        </w:rPr>
      </w:pPr>
      <w:r w:rsidRPr="00BC2573">
        <w:rPr>
          <w:noProof/>
          <w:lang w:val="pl-PL" w:eastAsia="pl-PL" w:bidi="ar-SA"/>
        </w:rPr>
        <w:lastRenderedPageBreak/>
        <w:drawing>
          <wp:inline distT="0" distB="0" distL="0" distR="0">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Legenda"/>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5</w:t>
      </w:r>
      <w:r w:rsidR="00652581" w:rsidRPr="00BC2573">
        <w:rPr>
          <w:lang w:val="pl-PL"/>
        </w:rPr>
        <w:fldChar w:fldCharType="end"/>
      </w:r>
      <w:r w:rsidRPr="00BC2573">
        <w:rPr>
          <w:lang w:val="pl-PL"/>
        </w:rPr>
        <w:t xml:space="preserve">. Przekierowanie USB do systemu </w:t>
      </w:r>
      <w:proofErr w:type="spellStart"/>
      <w:r w:rsidRPr="00BC2573">
        <w:rPr>
          <w:lang w:val="pl-PL"/>
        </w:rPr>
        <w:t>wirtualneg</w:t>
      </w:r>
      <w:proofErr w:type="spellEnd"/>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BC2573" w:rsidRDefault="00DA1104" w:rsidP="00DA1104">
      <w:pPr>
        <w:ind w:firstLine="720"/>
        <w:rPr>
          <w:lang w:val="pl-PL"/>
        </w:rPr>
      </w:pPr>
      <w:r w:rsidRPr="00BC2573">
        <w:rPr>
          <w:lang w:val="pl-PL"/>
        </w:rPr>
        <w:t xml:space="preserve">Gdy urządzenie jest już uruchomione należy przejść do wymienionego wcześniej Windows Phone Developer </w:t>
      </w:r>
      <w:proofErr w:type="spellStart"/>
      <w:r w:rsidRPr="00BC2573">
        <w:rPr>
          <w:lang w:val="pl-PL"/>
        </w:rPr>
        <w:t>Registration</w:t>
      </w:r>
      <w:proofErr w:type="spellEnd"/>
      <w:r w:rsidRPr="00BC2573">
        <w:rPr>
          <w:lang w:val="pl-PL"/>
        </w:rPr>
        <w:t xml:space="preserve"> 8.1 </w:t>
      </w:r>
      <w:proofErr w:type="gramStart"/>
      <w:r w:rsidRPr="00BC2573">
        <w:rPr>
          <w:lang w:val="pl-PL"/>
        </w:rPr>
        <w:t>i</w:t>
      </w:r>
      <w:proofErr w:type="gramEnd"/>
      <w:r w:rsidRPr="00BC2573">
        <w:rPr>
          <w:lang w:val="pl-PL"/>
        </w:rPr>
        <w:t xml:space="preserve"> przystąpić do odblokowania telefonu. Podczas uruchamiania programu może okazać się, że telefon nie zostaje wykryty:</w:t>
      </w:r>
    </w:p>
    <w:p w:rsidR="004F55BF" w:rsidRPr="00BC2573" w:rsidRDefault="00DA1104" w:rsidP="004F55BF">
      <w:pPr>
        <w:keepNext/>
        <w:rPr>
          <w:lang w:val="pl-PL"/>
        </w:rPr>
      </w:pPr>
      <w:r w:rsidRPr="00BC2573">
        <w:rPr>
          <w:noProof/>
          <w:lang w:val="pl-PL" w:eastAsia="pl-PL" w:bidi="ar-SA"/>
        </w:rPr>
        <w:lastRenderedPageBreak/>
        <w:drawing>
          <wp:inline distT="0" distB="0" distL="0" distR="0">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Legenda"/>
        <w:jc w:val="both"/>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6</w:t>
      </w:r>
      <w:r w:rsidR="00652581" w:rsidRPr="00BC2573">
        <w:rPr>
          <w:lang w:val="pl-PL"/>
        </w:rPr>
        <w:fldChar w:fldCharType="end"/>
      </w:r>
      <w:r w:rsidRPr="00BC2573">
        <w:rPr>
          <w:lang w:val="pl-PL"/>
        </w:rPr>
        <w:t>. Błąd w wykryciu urządzenia</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Należy wtedy uruchomić program </w:t>
      </w:r>
      <w:proofErr w:type="spellStart"/>
      <w:r w:rsidRPr="00BC2573">
        <w:rPr>
          <w:lang w:val="pl-PL"/>
        </w:rPr>
        <w:t>services.</w:t>
      </w:r>
      <w:proofErr w:type="gramStart"/>
      <w:r w:rsidRPr="00BC2573">
        <w:rPr>
          <w:lang w:val="pl-PL"/>
        </w:rPr>
        <w:t>msc</w:t>
      </w:r>
      <w:proofErr w:type="spellEnd"/>
      <w:proofErr w:type="gramEnd"/>
      <w:r w:rsidRPr="00BC2573">
        <w:rPr>
          <w:lang w:val="pl-PL"/>
        </w:rPr>
        <w:t xml:space="preserve"> i aktywować usługę </w:t>
      </w:r>
      <w:proofErr w:type="spellStart"/>
      <w:r w:rsidRPr="00BC2573">
        <w:rPr>
          <w:lang w:val="pl-PL"/>
        </w:rPr>
        <w:t>IpOverUsbSvc</w:t>
      </w:r>
      <w:proofErr w:type="spellEnd"/>
      <w:r w:rsidRPr="00BC2573">
        <w:rPr>
          <w:lang w:val="pl-PL"/>
        </w:rPr>
        <w:t>. Po uruchomieniu usługi i zalogowaniu się na konto Microsoft, a następnie odblokowaniu ekranu urządzenia, telefon powinien zostać odblokowany dla aplikacji zewnętrznych.</w:t>
      </w:r>
    </w:p>
    <w:p w:rsidR="00DA1104" w:rsidRPr="00BC2573" w:rsidRDefault="00DA1104" w:rsidP="00DA1104">
      <w:pPr>
        <w:ind w:firstLine="720"/>
        <w:rPr>
          <w:lang w:val="pl-PL"/>
        </w:rPr>
      </w:pPr>
      <w:r w:rsidRPr="00BC2573">
        <w:rPr>
          <w:lang w:val="pl-PL"/>
        </w:rPr>
        <w:t>Następnie można już przejść do aplikacji Unity i po załadowaniu przykładowego projektu i sceny wybrać opcję „</w:t>
      </w:r>
      <w:proofErr w:type="spellStart"/>
      <w:r w:rsidRPr="00BC2573">
        <w:rPr>
          <w:lang w:val="pl-PL"/>
        </w:rPr>
        <w:t>Build</w:t>
      </w:r>
      <w:proofErr w:type="spellEnd"/>
      <w:r w:rsidRPr="00BC2573">
        <w:rPr>
          <w:lang w:val="pl-PL"/>
        </w:rPr>
        <w:t xml:space="preserve"> and Run for Windows Phone 8”.</w:t>
      </w:r>
    </w:p>
    <w:p w:rsidR="001437E3" w:rsidRPr="00BC2573" w:rsidRDefault="00026143" w:rsidP="001437E3">
      <w:pPr>
        <w:pStyle w:val="Nagwek1"/>
        <w:rPr>
          <w:lang w:val="pl-PL"/>
        </w:rPr>
      </w:pPr>
      <w:bookmarkStart w:id="24" w:name="_Toc394862014"/>
      <w:r w:rsidRPr="00BC2573">
        <w:rPr>
          <w:lang w:val="pl-PL"/>
        </w:rPr>
        <w:lastRenderedPageBreak/>
        <w:t>Środowiska międzyplatformowe</w:t>
      </w:r>
      <w:bookmarkEnd w:id="24"/>
    </w:p>
    <w:p w:rsidR="0065126B" w:rsidRPr="00BC2573" w:rsidRDefault="0065126B" w:rsidP="0065126B">
      <w:pPr>
        <w:rPr>
          <w:lang w:val="pl-PL"/>
        </w:rPr>
      </w:pPr>
    </w:p>
    <w:p w:rsidR="0065126B" w:rsidRPr="00BC2573" w:rsidRDefault="0065126B" w:rsidP="00455D9F">
      <w:pPr>
        <w:ind w:firstLine="431"/>
        <w:rPr>
          <w:lang w:val="pl-PL"/>
        </w:rPr>
      </w:pPr>
      <w:r w:rsidRPr="00BC2573">
        <w:rPr>
          <w:lang w:val="pl-PL"/>
        </w:rPr>
        <w:t>W poniższym dziale wymieniono kilka najpopularniejszych środowisk międzyplatformowych w celu wybrania najbardziej odpowiedniego</w:t>
      </w:r>
      <w:r w:rsidR="00E26D0B" w:rsidRPr="00BC2573">
        <w:rPr>
          <w:lang w:val="pl-PL"/>
        </w:rPr>
        <w:t xml:space="preserve"> do niniejszej pracy. Pod uwagę brano takie czynniki jak natywny język programowania w danym środowisku, </w:t>
      </w:r>
      <w:r w:rsidR="00BB2AE5" w:rsidRPr="00BC2573">
        <w:rPr>
          <w:lang w:val="pl-PL"/>
        </w:rPr>
        <w:t xml:space="preserve">koszty rozpoczęcia tworzenia oprogramowania, wsparcie społeczności deweloperskich każdej z aplikacji czy też stopień ich udokumentowania. </w:t>
      </w:r>
    </w:p>
    <w:p w:rsidR="00BB2AE5" w:rsidRPr="00BC2573" w:rsidRDefault="00BB2AE5" w:rsidP="0065126B">
      <w:pPr>
        <w:rPr>
          <w:lang w:val="pl-PL"/>
        </w:rPr>
      </w:pPr>
    </w:p>
    <w:p w:rsidR="00026143" w:rsidRPr="00BC2573" w:rsidRDefault="00026143" w:rsidP="00026143">
      <w:pPr>
        <w:pStyle w:val="Nagwek2"/>
        <w:rPr>
          <w:lang w:val="pl-PL"/>
        </w:rPr>
      </w:pPr>
      <w:bookmarkStart w:id="25" w:name="_Toc394862015"/>
      <w:r w:rsidRPr="00BC2573">
        <w:rPr>
          <w:lang w:val="pl-PL"/>
        </w:rPr>
        <w:t>Unity</w:t>
      </w:r>
      <w:bookmarkEnd w:id="25"/>
    </w:p>
    <w:p w:rsidR="00C554C2" w:rsidRPr="00BC2573" w:rsidRDefault="00C554C2" w:rsidP="00C554C2">
      <w:pPr>
        <w:rPr>
          <w:lang w:val="pl-PL"/>
        </w:rPr>
      </w:pPr>
    </w:p>
    <w:p w:rsidR="001437E3" w:rsidRPr="00BC2573" w:rsidRDefault="003545D7" w:rsidP="007F2914">
      <w:pPr>
        <w:ind w:firstLine="576"/>
        <w:rPr>
          <w:lang w:val="pl-PL"/>
        </w:rPr>
      </w:pPr>
      <w:r w:rsidRPr="00BC2573">
        <w:rPr>
          <w:lang w:val="pl-PL"/>
        </w:rPr>
        <w:t xml:space="preserve">Unity jest między-platformowym silnikiem gier komputerowych z wbudowanym IDE. Rozwijane jest przez Unity Technologies. Unity pozwala na tworzenie </w:t>
      </w:r>
      <w:r w:rsidR="00DF721E" w:rsidRPr="00BC2573">
        <w:rPr>
          <w:lang w:val="pl-PL"/>
        </w:rPr>
        <w:t>aplikacji</w:t>
      </w:r>
      <w:r w:rsidR="005D1FB0" w:rsidRPr="00BC2573">
        <w:rPr>
          <w:lang w:val="pl-PL"/>
        </w:rPr>
        <w:t xml:space="preserve"> 2D i 3D</w:t>
      </w:r>
      <w:r w:rsidR="00DF721E" w:rsidRPr="00BC2573">
        <w:rPr>
          <w:lang w:val="pl-PL"/>
        </w:rPr>
        <w:t xml:space="preserve"> na komputery osobiste, konsole i urządzenia mobilne.</w:t>
      </w:r>
      <w:r w:rsidR="007F2914" w:rsidRPr="00BC2573">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Pr="00BC2573" w:rsidRDefault="001437E3" w:rsidP="007F2914">
      <w:pPr>
        <w:ind w:firstLine="576"/>
        <w:rPr>
          <w:lang w:val="pl-PL"/>
        </w:rPr>
      </w:pPr>
    </w:p>
    <w:p w:rsidR="004F55BF" w:rsidRPr="00BC2573" w:rsidRDefault="001437E3" w:rsidP="004F55BF">
      <w:pPr>
        <w:keepNext/>
        <w:ind w:firstLine="576"/>
        <w:jc w:val="center"/>
        <w:rPr>
          <w:lang w:val="pl-PL"/>
        </w:rPr>
      </w:pPr>
      <w:r w:rsidRPr="00BC2573">
        <w:rPr>
          <w:noProof/>
          <w:lang w:val="pl-PL" w:eastAsia="pl-PL" w:bidi="ar-SA"/>
        </w:rPr>
        <w:lastRenderedPageBreak/>
        <w:drawing>
          <wp:inline distT="0" distB="0" distL="0" distR="0">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93326" cy="3091180"/>
                    </a:xfrm>
                    <a:prstGeom prst="rect">
                      <a:avLst/>
                    </a:prstGeom>
                    <a:noFill/>
                    <a:ln>
                      <a:noFill/>
                    </a:ln>
                  </pic:spPr>
                </pic:pic>
              </a:graphicData>
            </a:graphic>
          </wp:inline>
        </w:drawing>
      </w:r>
    </w:p>
    <w:p w:rsidR="001437E3" w:rsidRPr="00BC2573" w:rsidRDefault="004F55BF" w:rsidP="004F55BF">
      <w:pPr>
        <w:pStyle w:val="Legenda"/>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7</w:t>
      </w:r>
      <w:r w:rsidR="00652581" w:rsidRPr="00BC2573">
        <w:rPr>
          <w:lang w:val="pl-PL"/>
        </w:rPr>
        <w:fldChar w:fldCharType="end"/>
      </w:r>
      <w:r w:rsidRPr="00BC2573">
        <w:rPr>
          <w:lang w:val="pl-PL"/>
        </w:rPr>
        <w:t>. Interfejs graficzny edytora Unity</w:t>
      </w:r>
    </w:p>
    <w:p w:rsidR="001437E3" w:rsidRPr="00BC2573" w:rsidRDefault="001437E3" w:rsidP="007F2914">
      <w:pPr>
        <w:ind w:firstLine="576"/>
        <w:rPr>
          <w:lang w:val="pl-PL"/>
        </w:rPr>
      </w:pPr>
    </w:p>
    <w:p w:rsidR="003545D7" w:rsidRPr="00BC2573" w:rsidRDefault="007F2914" w:rsidP="007F2914">
      <w:pPr>
        <w:ind w:firstLine="576"/>
        <w:rPr>
          <w:lang w:val="pl-PL"/>
        </w:rPr>
      </w:pPr>
      <w:r w:rsidRPr="00BC2573">
        <w:rPr>
          <w:lang w:val="pl-PL"/>
        </w:rPr>
        <w:t xml:space="preserve">Wersja trzecia silnika Unity została rozpowszechniona we wrześniu 2010 roku i skupiła się na dostarczeniu narzędzi i </w:t>
      </w:r>
      <w:r w:rsidR="001437E3" w:rsidRPr="00BC2573">
        <w:rPr>
          <w:lang w:val="pl-PL"/>
        </w:rPr>
        <w:t>funkcjonalności, do których</w:t>
      </w:r>
      <w:r w:rsidRPr="00BC2573">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w:t>
      </w:r>
      <w:proofErr w:type="gramStart"/>
      <w:r w:rsidRPr="00BC2573">
        <w:rPr>
          <w:lang w:val="pl-PL"/>
        </w:rPr>
        <w:t>została</w:t>
      </w:r>
      <w:proofErr w:type="gramEnd"/>
      <w:r w:rsidRPr="00BC2573">
        <w:rPr>
          <w:lang w:val="pl-PL"/>
        </w:rPr>
        <w:t xml:space="preserve"> opublikowana w 2012 roku i rozszerzyła silnik o animacje </w:t>
      </w:r>
      <w:proofErr w:type="spellStart"/>
      <w:r w:rsidRPr="00BC2573">
        <w:rPr>
          <w:lang w:val="pl-PL"/>
        </w:rPr>
        <w:t>Mecanim</w:t>
      </w:r>
      <w:proofErr w:type="spellEnd"/>
      <w:r w:rsidRPr="00BC2573">
        <w:rPr>
          <w:lang w:val="pl-PL"/>
        </w:rPr>
        <w:t xml:space="preserve"> i wsparcie dla DirectX 11.</w:t>
      </w:r>
    </w:p>
    <w:p w:rsidR="007F2914" w:rsidRPr="00BC2573" w:rsidRDefault="007F2914" w:rsidP="007F2914">
      <w:pPr>
        <w:ind w:firstLine="576"/>
        <w:rPr>
          <w:lang w:val="pl-PL"/>
        </w:rPr>
      </w:pPr>
    </w:p>
    <w:p w:rsidR="007F2914" w:rsidRPr="00BC2573" w:rsidRDefault="007F2914" w:rsidP="007F2914">
      <w:pPr>
        <w:ind w:firstLine="576"/>
        <w:rPr>
          <w:lang w:val="pl-PL"/>
        </w:rPr>
      </w:pPr>
      <w:r w:rsidRPr="00BC2573">
        <w:rPr>
          <w:lang w:val="pl-PL"/>
        </w:rPr>
        <w:t xml:space="preserve">Unity korzysta z następujących mechanizmów </w:t>
      </w:r>
      <w:r w:rsidR="000C0E13" w:rsidRPr="00BC2573">
        <w:rPr>
          <w:lang w:val="pl-PL"/>
        </w:rPr>
        <w:t xml:space="preserve">w celu </w:t>
      </w:r>
      <w:proofErr w:type="spellStart"/>
      <w:r w:rsidR="000C0E13" w:rsidRPr="00BC2573">
        <w:rPr>
          <w:lang w:val="pl-PL"/>
        </w:rPr>
        <w:t>renderowania</w:t>
      </w:r>
      <w:proofErr w:type="spellEnd"/>
      <w:r w:rsidR="000C0E13" w:rsidRPr="00BC2573">
        <w:rPr>
          <w:lang w:val="pl-PL"/>
        </w:rPr>
        <w:t xml:space="preserve"> grafiki:</w:t>
      </w:r>
    </w:p>
    <w:p w:rsidR="000C0E13" w:rsidRPr="00BC2573" w:rsidRDefault="000C0E13" w:rsidP="000C0E13">
      <w:pPr>
        <w:pStyle w:val="Akapitzlist"/>
        <w:numPr>
          <w:ilvl w:val="0"/>
          <w:numId w:val="19"/>
        </w:numPr>
        <w:rPr>
          <w:lang w:val="pl-PL"/>
        </w:rPr>
      </w:pPr>
      <w:r w:rsidRPr="00BC2573">
        <w:rPr>
          <w:lang w:val="pl-PL"/>
        </w:rPr>
        <w:t>Direct3D – Windows</w:t>
      </w:r>
      <w:r w:rsidR="004F55BF" w:rsidRPr="00BC2573">
        <w:rPr>
          <w:lang w:val="pl-PL"/>
        </w:rPr>
        <w:t xml:space="preserve"> Phone</w:t>
      </w:r>
      <w:r w:rsidRPr="00BC2573">
        <w:rPr>
          <w:lang w:val="pl-PL"/>
        </w:rPr>
        <w:t>, Xbox360</w:t>
      </w:r>
    </w:p>
    <w:p w:rsidR="000C0E13" w:rsidRPr="00BC2573" w:rsidRDefault="000C0E13" w:rsidP="000C0E13">
      <w:pPr>
        <w:pStyle w:val="Akapitzlist"/>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0C0E13" w:rsidRPr="00BC2573" w:rsidRDefault="000C0E13" w:rsidP="000C0E13">
      <w:pPr>
        <w:pStyle w:val="Akapitzlist"/>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0C0E13" w:rsidRPr="00BC2573" w:rsidRDefault="000C0E13" w:rsidP="000C0E13">
      <w:pPr>
        <w:pStyle w:val="Akapitzlist"/>
        <w:numPr>
          <w:ilvl w:val="0"/>
          <w:numId w:val="19"/>
        </w:numPr>
        <w:rPr>
          <w:lang w:val="pl-PL"/>
        </w:rPr>
      </w:pPr>
      <w:r w:rsidRPr="00BC2573">
        <w:rPr>
          <w:lang w:val="pl-PL"/>
        </w:rPr>
        <w:t>Biblioteki komercyjne – konsole</w:t>
      </w:r>
    </w:p>
    <w:p w:rsidR="000C0E13" w:rsidRPr="00BC2573" w:rsidRDefault="000C0E13" w:rsidP="000C0E13">
      <w:pPr>
        <w:rPr>
          <w:lang w:val="pl-PL"/>
        </w:rPr>
      </w:pPr>
    </w:p>
    <w:p w:rsidR="007F2914" w:rsidRPr="00BC2573" w:rsidRDefault="000C0E13" w:rsidP="000C0E13">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post-</w:t>
      </w:r>
      <w:proofErr w:type="spellStart"/>
      <w:r w:rsidRPr="00BC2573">
        <w:rPr>
          <w:lang w:val="pl-PL"/>
        </w:rPr>
        <w:t>processingowe</w:t>
      </w:r>
      <w:proofErr w:type="spellEnd"/>
      <w:r w:rsidRPr="00BC2573">
        <w:rPr>
          <w:lang w:val="pl-PL"/>
        </w:rPr>
        <w:t>. Unity pozwala też na importowanie zasobów z programów takich jak</w:t>
      </w:r>
      <w:r w:rsidR="007F2914" w:rsidRPr="00BC2573">
        <w:rPr>
          <w:lang w:val="pl-PL"/>
        </w:rPr>
        <w:t xml:space="preserve"> 3ds Max, Maya, </w:t>
      </w:r>
      <w:proofErr w:type="spellStart"/>
      <w:r w:rsidR="007F2914" w:rsidRPr="00BC2573">
        <w:rPr>
          <w:lang w:val="pl-PL"/>
        </w:rPr>
        <w:t>Softimage</w:t>
      </w:r>
      <w:proofErr w:type="spellEnd"/>
      <w:r w:rsidR="007F2914" w:rsidRPr="00BC2573">
        <w:rPr>
          <w:lang w:val="pl-PL"/>
        </w:rPr>
        <w:t xml:space="preserve">, </w:t>
      </w:r>
      <w:proofErr w:type="spellStart"/>
      <w:r w:rsidR="007F2914" w:rsidRPr="00BC2573">
        <w:rPr>
          <w:lang w:val="pl-PL"/>
        </w:rPr>
        <w:lastRenderedPageBreak/>
        <w:t>Blender</w:t>
      </w:r>
      <w:proofErr w:type="spellEnd"/>
      <w:r w:rsidR="007F2914" w:rsidRPr="00BC2573">
        <w:rPr>
          <w:lang w:val="pl-PL"/>
        </w:rPr>
        <w:t xml:space="preserve">, modo, </w:t>
      </w:r>
      <w:proofErr w:type="spellStart"/>
      <w:r w:rsidR="007F2914" w:rsidRPr="00BC2573">
        <w:rPr>
          <w:lang w:val="pl-PL"/>
        </w:rPr>
        <w:t>ZBrush</w:t>
      </w:r>
      <w:proofErr w:type="spellEnd"/>
      <w:r w:rsidR="007F2914" w:rsidRPr="00BC2573">
        <w:rPr>
          <w:lang w:val="pl-PL"/>
        </w:rPr>
        <w:t xml:space="preserve">, </w:t>
      </w:r>
      <w:proofErr w:type="spellStart"/>
      <w:r w:rsidR="007F2914" w:rsidRPr="00BC2573">
        <w:rPr>
          <w:lang w:val="pl-PL"/>
        </w:rPr>
        <w:t>Cinema</w:t>
      </w:r>
      <w:proofErr w:type="spellEnd"/>
      <w:r w:rsidR="007F2914" w:rsidRPr="00BC2573">
        <w:rPr>
          <w:lang w:val="pl-PL"/>
        </w:rPr>
        <w:t xml:space="preserve"> 4D, Cheetah3D, Adobe </w:t>
      </w:r>
      <w:proofErr w:type="spellStart"/>
      <w:r w:rsidR="007F2914" w:rsidRPr="00BC2573">
        <w:rPr>
          <w:lang w:val="pl-PL"/>
        </w:rPr>
        <w:t>Photoshop</w:t>
      </w:r>
      <w:proofErr w:type="spellEnd"/>
      <w:r w:rsidR="007F2914" w:rsidRPr="00BC2573">
        <w:rPr>
          <w:lang w:val="pl-PL"/>
        </w:rPr>
        <w:t xml:space="preserve">, Adobe </w:t>
      </w:r>
      <w:proofErr w:type="spellStart"/>
      <w:r w:rsidR="007F2914" w:rsidRPr="00BC2573">
        <w:rPr>
          <w:lang w:val="pl-PL"/>
        </w:rPr>
        <w:t>Fireworks</w:t>
      </w:r>
      <w:proofErr w:type="spellEnd"/>
      <w:r w:rsidR="007F2914" w:rsidRPr="00BC2573">
        <w:rPr>
          <w:lang w:val="pl-PL"/>
        </w:rPr>
        <w:t xml:space="preserve"> </w:t>
      </w:r>
      <w:r w:rsidRPr="00BC2573">
        <w:rPr>
          <w:lang w:val="pl-PL"/>
        </w:rPr>
        <w:t>i</w:t>
      </w:r>
      <w:r w:rsidR="007F2914" w:rsidRPr="00BC2573">
        <w:rPr>
          <w:lang w:val="pl-PL"/>
        </w:rPr>
        <w:t xml:space="preserve"> </w:t>
      </w:r>
      <w:proofErr w:type="spellStart"/>
      <w:r w:rsidR="007F2914" w:rsidRPr="00BC2573">
        <w:rPr>
          <w:lang w:val="pl-PL"/>
        </w:rPr>
        <w:t>Allegorithmic</w:t>
      </w:r>
      <w:proofErr w:type="spellEnd"/>
      <w:r w:rsidR="007F2914" w:rsidRPr="00BC2573">
        <w:rPr>
          <w:lang w:val="pl-PL"/>
        </w:rPr>
        <w:t xml:space="preserve"> </w:t>
      </w:r>
      <w:proofErr w:type="spellStart"/>
      <w:r w:rsidR="007F2914" w:rsidRPr="00BC2573">
        <w:rPr>
          <w:lang w:val="pl-PL"/>
        </w:rPr>
        <w:t>Substance</w:t>
      </w:r>
      <w:proofErr w:type="spellEnd"/>
      <w:r w:rsidR="007F2914" w:rsidRPr="00BC2573">
        <w:rPr>
          <w:lang w:val="pl-PL"/>
        </w:rPr>
        <w:t>.</w:t>
      </w:r>
      <w:r w:rsidRPr="00BC2573">
        <w:rPr>
          <w:lang w:val="pl-PL"/>
        </w:rPr>
        <w:t xml:space="preserve"> Zasoby te mogą zostać dodane do projektu, po czym można nimi zarządzać z wnętrza Unity IDE poprzez graficzny interfejs użytkownika.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6F4F3F" w:rsidRPr="00BC2573" w:rsidRDefault="006F4F3F" w:rsidP="006F4F3F">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 xml:space="preserve">). Od wersji Unity 3.0 </w:t>
      </w:r>
      <w:proofErr w:type="gramStart"/>
      <w:r w:rsidRPr="00BC2573">
        <w:rPr>
          <w:lang w:val="pl-PL"/>
        </w:rPr>
        <w:t>silnik</w:t>
      </w:r>
      <w:proofErr w:type="gramEnd"/>
      <w:r w:rsidRPr="00BC2573">
        <w:rPr>
          <w:lang w:val="pl-PL"/>
        </w:rPr>
        <w:t xml:space="preserve"> rozpowszechniany jest ze zindywidualizowaną wersją </w:t>
      </w:r>
      <w:proofErr w:type="spellStart"/>
      <w:r w:rsidRPr="00BC2573">
        <w:rPr>
          <w:lang w:val="pl-PL"/>
        </w:rPr>
        <w:t>MonoDevelop</w:t>
      </w:r>
      <w:proofErr w:type="spellEnd"/>
      <w:r w:rsidRPr="00BC2573">
        <w:rPr>
          <w:lang w:val="pl-PL"/>
        </w:rPr>
        <w:t xml:space="preserve"> pomagającą w debugowaniu skryptów.</w:t>
      </w:r>
    </w:p>
    <w:p w:rsidR="007F2914" w:rsidRPr="00BC2573" w:rsidRDefault="006F4F3F" w:rsidP="006F4F3F">
      <w:pPr>
        <w:ind w:firstLine="720"/>
        <w:rPr>
          <w:lang w:val="pl-PL"/>
        </w:rPr>
      </w:pPr>
      <w:r w:rsidRPr="00BC2573">
        <w:rPr>
          <w:lang w:val="pl-PL"/>
        </w:rPr>
        <w:t xml:space="preserve"> 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BC2573">
        <w:rPr>
          <w:lang w:val="pl-PL"/>
        </w:rPr>
        <w:t>BlackBerry</w:t>
      </w:r>
      <w:proofErr w:type="spellEnd"/>
      <w:r w:rsidR="007F2914" w:rsidRPr="00BC2573">
        <w:rPr>
          <w:lang w:val="pl-PL"/>
        </w:rPr>
        <w:t xml:space="preserve"> 10, Windows 8, Windows Phone 8, Windows, Mac, Linux, Android, </w:t>
      </w:r>
      <w:proofErr w:type="spellStart"/>
      <w:r w:rsidR="007F2914" w:rsidRPr="00BC2573">
        <w:rPr>
          <w:lang w:val="pl-PL"/>
        </w:rPr>
        <w:t>iOS</w:t>
      </w:r>
      <w:proofErr w:type="spellEnd"/>
      <w:r w:rsidR="007F2914" w:rsidRPr="00BC2573">
        <w:rPr>
          <w:lang w:val="pl-PL"/>
        </w:rPr>
        <w:t xml:space="preserve">, Unity Web Player, Adobe Flash, </w:t>
      </w:r>
      <w:proofErr w:type="spellStart"/>
      <w:r w:rsidR="007F2914" w:rsidRPr="00BC2573">
        <w:rPr>
          <w:lang w:val="pl-PL"/>
        </w:rPr>
        <w:t>PlayStation</w:t>
      </w:r>
      <w:proofErr w:type="spellEnd"/>
      <w:r w:rsidR="007F2914" w:rsidRPr="00BC2573">
        <w:rPr>
          <w:lang w:val="pl-PL"/>
        </w:rPr>
        <w:t xml:space="preserve"> 3, </w:t>
      </w:r>
      <w:proofErr w:type="spellStart"/>
      <w:r w:rsidR="007F2914" w:rsidRPr="00BC2573">
        <w:rPr>
          <w:lang w:val="pl-PL"/>
        </w:rPr>
        <w:t>PlayS</w:t>
      </w:r>
      <w:r w:rsidRPr="00BC2573">
        <w:rPr>
          <w:lang w:val="pl-PL"/>
        </w:rPr>
        <w:t>tation</w:t>
      </w:r>
      <w:proofErr w:type="spellEnd"/>
      <w:r w:rsidRPr="00BC2573">
        <w:rPr>
          <w:lang w:val="pl-PL"/>
        </w:rPr>
        <w:t xml:space="preserve"> Vita, Xbox 360, Wii U oraz</w:t>
      </w:r>
      <w:r w:rsidR="007F2914" w:rsidRPr="00BC2573">
        <w:rPr>
          <w:lang w:val="pl-PL"/>
        </w:rPr>
        <w:t xml:space="preserve"> Wii.</w:t>
      </w:r>
      <w:r w:rsidRPr="00BC2573">
        <w:rPr>
          <w:lang w:val="pl-PL"/>
        </w:rPr>
        <w:t xml:space="preserve"> W następnej wersji silnika zapowiedziano wsparcie dla urządzeń </w:t>
      </w:r>
      <w:proofErr w:type="spellStart"/>
      <w:r w:rsidR="007F2914" w:rsidRPr="00BC2573">
        <w:rPr>
          <w:lang w:val="pl-PL"/>
        </w:rPr>
        <w:t>PlayStation</w:t>
      </w:r>
      <w:proofErr w:type="spellEnd"/>
      <w:r w:rsidR="007F2914" w:rsidRPr="00BC2573">
        <w:rPr>
          <w:lang w:val="pl-PL"/>
        </w:rPr>
        <w:t xml:space="preserve"> 4 </w:t>
      </w:r>
      <w:r w:rsidRPr="00BC2573">
        <w:rPr>
          <w:lang w:val="pl-PL"/>
        </w:rPr>
        <w:t>oraz</w:t>
      </w:r>
      <w:r w:rsidR="007F2914" w:rsidRPr="00BC2573">
        <w:rPr>
          <w:lang w:val="pl-PL"/>
        </w:rPr>
        <w:t xml:space="preserve"> Xbox One.</w:t>
      </w:r>
    </w:p>
    <w:p w:rsidR="00C554C2" w:rsidRPr="00BC2573" w:rsidRDefault="006F4F3F" w:rsidP="00B56AEA">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w:t>
      </w:r>
      <w:r w:rsidR="00B56AEA" w:rsidRPr="00BC2573">
        <w:rPr>
          <w:lang w:val="pl-PL"/>
        </w:rPr>
        <w:t xml:space="preserve">parametrem szerokości oraz obsługi warstw kolizyjnych. Unity 4.3 </w:t>
      </w:r>
      <w:proofErr w:type="gramStart"/>
      <w:r w:rsidR="00B56AEA" w:rsidRPr="00BC2573">
        <w:rPr>
          <w:lang w:val="pl-PL"/>
        </w:rPr>
        <w:t>wprowadziło</w:t>
      </w:r>
      <w:proofErr w:type="gramEnd"/>
      <w:r w:rsidR="00B56AEA" w:rsidRPr="00BC2573">
        <w:rPr>
          <w:lang w:val="pl-PL"/>
        </w:rPr>
        <w:t xml:space="preserve"> też obsługę obiektów fizycznych Box2D do wykorzystania w grach dwuwymiarowych. </w:t>
      </w:r>
    </w:p>
    <w:p w:rsidR="00B43C48" w:rsidRPr="00BC2573" w:rsidRDefault="00B43C48" w:rsidP="00B56AEA">
      <w:pPr>
        <w:ind w:firstLine="720"/>
        <w:rPr>
          <w:lang w:val="pl-PL"/>
        </w:rPr>
      </w:pPr>
    </w:p>
    <w:p w:rsidR="003B1252" w:rsidRPr="00BC2573" w:rsidRDefault="0026504C" w:rsidP="003B1252">
      <w:pPr>
        <w:pStyle w:val="Nagwek2"/>
        <w:rPr>
          <w:lang w:val="pl-PL"/>
        </w:rPr>
      </w:pPr>
      <w:bookmarkStart w:id="26" w:name="_Toc394862016"/>
      <w:proofErr w:type="spellStart"/>
      <w:r w:rsidRPr="00BC2573">
        <w:rPr>
          <w:lang w:val="pl-PL"/>
        </w:rPr>
        <w:t>Marmelade</w:t>
      </w:r>
      <w:proofErr w:type="spellEnd"/>
      <w:r w:rsidRPr="00BC2573">
        <w:rPr>
          <w:lang w:val="pl-PL"/>
        </w:rPr>
        <w:t xml:space="preserve"> SDK</w:t>
      </w:r>
      <w:bookmarkEnd w:id="26"/>
    </w:p>
    <w:p w:rsidR="0026504C" w:rsidRPr="00BC2573" w:rsidRDefault="0026504C" w:rsidP="0026504C">
      <w:pPr>
        <w:rPr>
          <w:lang w:val="pl-PL"/>
        </w:rPr>
      </w:pPr>
    </w:p>
    <w:p w:rsidR="00B43C48" w:rsidRPr="00BC2573" w:rsidRDefault="00B43C48" w:rsidP="005F3B7F">
      <w:pPr>
        <w:ind w:firstLine="576"/>
        <w:rPr>
          <w:lang w:val="pl-PL"/>
        </w:rPr>
      </w:pPr>
      <w:proofErr w:type="spellStart"/>
      <w:r w:rsidRPr="00BC2573">
        <w:rPr>
          <w:lang w:val="pl-PL"/>
        </w:rPr>
        <w:t>Marmalade</w:t>
      </w:r>
      <w:proofErr w:type="spellEnd"/>
      <w:r w:rsidRPr="00BC2573">
        <w:rPr>
          <w:lang w:val="pl-PL"/>
        </w:rPr>
        <w:t xml:space="preserve"> SDK (</w:t>
      </w:r>
      <w:r w:rsidR="005F3B7F" w:rsidRPr="00BC2573">
        <w:rPr>
          <w:lang w:val="pl-PL"/>
        </w:rPr>
        <w:t>wcześniej</w:t>
      </w:r>
      <w:r w:rsidRPr="00BC2573">
        <w:rPr>
          <w:lang w:val="pl-PL"/>
        </w:rPr>
        <w:t xml:space="preserve"> </w:t>
      </w:r>
      <w:proofErr w:type="spellStart"/>
      <w:r w:rsidRPr="00BC2573">
        <w:rPr>
          <w:lang w:val="pl-PL"/>
        </w:rPr>
        <w:t>Airplay</w:t>
      </w:r>
      <w:proofErr w:type="spellEnd"/>
      <w:r w:rsidRPr="00BC2573">
        <w:rPr>
          <w:lang w:val="pl-PL"/>
        </w:rPr>
        <w:t xml:space="preserve"> SDK) </w:t>
      </w:r>
      <w:r w:rsidR="005F3B7F" w:rsidRPr="00BC2573">
        <w:rPr>
          <w:lang w:val="pl-PL"/>
        </w:rPr>
        <w:t xml:space="preserve">jest międzyplatformowym silnikiem służącym do tworzenia oprogramowania i gier firmy </w:t>
      </w:r>
      <w:proofErr w:type="spellStart"/>
      <w:r w:rsidR="005F3B7F" w:rsidRPr="00BC2573">
        <w:rPr>
          <w:lang w:val="pl-PL"/>
        </w:rPr>
        <w:t>Marmelade</w:t>
      </w:r>
      <w:proofErr w:type="spellEnd"/>
      <w:r w:rsidR="005F3B7F" w:rsidRPr="00BC2573">
        <w:rPr>
          <w:lang w:val="pl-PL"/>
        </w:rPr>
        <w:t xml:space="preserve"> Technologies Limited, posiadającym pliki biblioteczne, przykłady, dokumentację i narzędzia wymagane do tworzenia, testowania oraz publikacji aplikacji dla urządzeń mobilnych.</w:t>
      </w:r>
    </w:p>
    <w:p w:rsidR="00B43C48" w:rsidRPr="00BC2573" w:rsidRDefault="00B43C48" w:rsidP="0026504C">
      <w:pPr>
        <w:rPr>
          <w:lang w:val="pl-PL"/>
        </w:rPr>
      </w:pPr>
    </w:p>
    <w:p w:rsidR="00B43C48" w:rsidRPr="00BC2573" w:rsidRDefault="00B43C48" w:rsidP="00B43C48">
      <w:pPr>
        <w:keepNext/>
        <w:jc w:val="center"/>
        <w:rPr>
          <w:lang w:val="pl-PL"/>
        </w:rPr>
      </w:pPr>
      <w:r w:rsidRPr="00BC2573">
        <w:rPr>
          <w:noProof/>
          <w:lang w:val="pl-PL" w:eastAsia="pl-PL" w:bidi="ar-SA"/>
        </w:rPr>
        <w:drawing>
          <wp:inline distT="0" distB="0" distL="0" distR="0">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B43C48" w:rsidRPr="00BC2573" w:rsidRDefault="00B43C48" w:rsidP="00B43C48">
      <w:pPr>
        <w:pStyle w:val="Legenda"/>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8</w:t>
      </w:r>
      <w:r w:rsidR="00652581" w:rsidRPr="00BC2573">
        <w:rPr>
          <w:lang w:val="pl-PL"/>
        </w:rPr>
        <w:fldChar w:fldCharType="end"/>
      </w:r>
      <w:r w:rsidRPr="00BC2573">
        <w:rPr>
          <w:lang w:val="pl-PL"/>
        </w:rPr>
        <w:t>. http</w:t>
      </w:r>
      <w:proofErr w:type="gramStart"/>
      <w:r w:rsidRPr="00BC2573">
        <w:rPr>
          <w:lang w:val="pl-PL"/>
        </w:rPr>
        <w:t>://uploads</w:t>
      </w:r>
      <w:proofErr w:type="gramEnd"/>
      <w:r w:rsidRPr="00BC2573">
        <w:rPr>
          <w:lang w:val="pl-PL"/>
        </w:rPr>
        <w:t>.</w:t>
      </w:r>
      <w:proofErr w:type="gramStart"/>
      <w:r w:rsidRPr="00BC2573">
        <w:rPr>
          <w:lang w:val="pl-PL"/>
        </w:rPr>
        <w:t>gamedev</w:t>
      </w:r>
      <w:proofErr w:type="gramEnd"/>
      <w:r w:rsidRPr="00BC2573">
        <w:rPr>
          <w:lang w:val="pl-PL"/>
        </w:rPr>
        <w:t>5.</w:t>
      </w:r>
      <w:proofErr w:type="gramStart"/>
      <w:r w:rsidRPr="00BC2573">
        <w:rPr>
          <w:lang w:val="pl-PL"/>
        </w:rPr>
        <w:t>net</w:t>
      </w:r>
      <w:proofErr w:type="gramEnd"/>
      <w:r w:rsidRPr="00BC2573">
        <w:rPr>
          <w:lang w:val="pl-PL"/>
        </w:rPr>
        <w:t>/gallery/album_371/gallery_25962_371_41468.</w:t>
      </w:r>
      <w:proofErr w:type="gramStart"/>
      <w:r w:rsidRPr="00BC2573">
        <w:rPr>
          <w:lang w:val="pl-PL"/>
        </w:rPr>
        <w:t>png</w:t>
      </w:r>
      <w:proofErr w:type="gramEnd"/>
    </w:p>
    <w:p w:rsidR="00B43C48" w:rsidRPr="00BC2573" w:rsidRDefault="00B43C48" w:rsidP="0026504C">
      <w:pPr>
        <w:rPr>
          <w:lang w:val="pl-PL"/>
        </w:rPr>
      </w:pPr>
    </w:p>
    <w:p w:rsidR="005F3B7F" w:rsidRPr="00BC2573" w:rsidRDefault="005F3B7F" w:rsidP="005F3B7F">
      <w:pPr>
        <w:ind w:firstLine="720"/>
        <w:rPr>
          <w:lang w:val="pl-PL"/>
        </w:rPr>
      </w:pPr>
      <w:r w:rsidRPr="00BC2573">
        <w:rPr>
          <w:lang w:val="pl-PL"/>
        </w:rPr>
        <w:t xml:space="preserve">Jak przedstawiono na </w:t>
      </w:r>
      <w:proofErr w:type="gramStart"/>
      <w:r w:rsidRPr="00BC2573">
        <w:rPr>
          <w:lang w:val="pl-PL"/>
        </w:rPr>
        <w:t xml:space="preserve">rysunku 8. </w:t>
      </w:r>
      <w:proofErr w:type="spellStart"/>
      <w:proofErr w:type="gramEnd"/>
      <w:r w:rsidRPr="00BC2573">
        <w:rPr>
          <w:lang w:val="pl-PL"/>
        </w:rPr>
        <w:t>Marmelade</w:t>
      </w:r>
      <w:proofErr w:type="spellEnd"/>
      <w:r w:rsidRPr="00BC2573">
        <w:rPr>
          <w:lang w:val="pl-PL"/>
        </w:rPr>
        <w:t xml:space="preserve"> nie posiada zintegrowanego edytora, ale potrafi korzystać z możliwości Visual Studio. </w:t>
      </w:r>
      <w:proofErr w:type="spellStart"/>
      <w:r w:rsidRPr="00BC2573">
        <w:rPr>
          <w:lang w:val="pl-PL"/>
        </w:rPr>
        <w:t>Marmelade</w:t>
      </w:r>
      <w:proofErr w:type="spellEnd"/>
      <w:r w:rsidRPr="00BC2573">
        <w:rPr>
          <w:lang w:val="pl-PL"/>
        </w:rPr>
        <w:t xml:space="preserve"> posiada symulatory dla większości </w:t>
      </w:r>
      <w:proofErr w:type="gramStart"/>
      <w:r w:rsidRPr="00BC2573">
        <w:rPr>
          <w:lang w:val="pl-PL"/>
        </w:rPr>
        <w:t>platform które</w:t>
      </w:r>
      <w:proofErr w:type="gramEnd"/>
      <w:r w:rsidRPr="00BC2573">
        <w:rPr>
          <w:lang w:val="pl-PL"/>
        </w:rPr>
        <w:t xml:space="preserve"> wspiera, pozwalające na testowanie aplikacji bez konieczności interakcji z rzeczywistym urządzeniem.</w:t>
      </w:r>
    </w:p>
    <w:p w:rsidR="001B2CFD" w:rsidRPr="00BC2573" w:rsidRDefault="005F3B7F" w:rsidP="001B2CFD">
      <w:pPr>
        <w:ind w:firstLine="720"/>
        <w:rPr>
          <w:lang w:val="pl-PL"/>
        </w:rPr>
      </w:pPr>
      <w:r w:rsidRPr="00BC2573">
        <w:rPr>
          <w:lang w:val="pl-PL"/>
        </w:rPr>
        <w:t xml:space="preserve">Podstawowym założeniem </w:t>
      </w:r>
      <w:proofErr w:type="spellStart"/>
      <w:r w:rsidRPr="00BC2573">
        <w:rPr>
          <w:lang w:val="pl-PL"/>
        </w:rPr>
        <w:t>Marmelaed</w:t>
      </w:r>
      <w:proofErr w:type="spellEnd"/>
      <w:r w:rsidRPr="00BC2573">
        <w:rPr>
          <w:lang w:val="pl-PL"/>
        </w:rPr>
        <w:t xml:space="preserve"> SDK jest możliwość jednokrotnego napisania tworzonej aplikacji i uruchomienie jej na wielu platformach. Efekt ten osiągnięto poprzez użycie C/</w:t>
      </w:r>
      <w:proofErr w:type="gramStart"/>
      <w:r w:rsidRPr="00BC2573">
        <w:rPr>
          <w:lang w:val="pl-PL"/>
        </w:rPr>
        <w:t>C++ jako</w:t>
      </w:r>
      <w:proofErr w:type="gramEnd"/>
      <w:r w:rsidRPr="00BC2573">
        <w:rPr>
          <w:lang w:val="pl-PL"/>
        </w:rPr>
        <w:t xml:space="preserve"> warstwy abstrakcyjnej dla API wystawionego poprzez każdą z wspieranych platform. </w:t>
      </w:r>
      <w:r w:rsidR="001B2CFD" w:rsidRPr="00BC2573">
        <w:rPr>
          <w:lang w:val="pl-PL"/>
        </w:rPr>
        <w:t xml:space="preserve">W zależności od zakupionej licencji </w:t>
      </w:r>
      <w:proofErr w:type="spellStart"/>
      <w:r w:rsidR="001B2CFD" w:rsidRPr="00BC2573">
        <w:rPr>
          <w:lang w:val="pl-PL"/>
        </w:rPr>
        <w:t>Marmelade</w:t>
      </w:r>
      <w:proofErr w:type="spellEnd"/>
      <w:r w:rsidR="001B2CFD" w:rsidRPr="00BC2573">
        <w:rPr>
          <w:lang w:val="pl-PL"/>
        </w:rPr>
        <w:t xml:space="preserve"> SDK pozwala na tworzenie aplikacji na następujące platformy: Android, </w:t>
      </w:r>
      <w:proofErr w:type="spellStart"/>
      <w:r w:rsidR="001B2CFD" w:rsidRPr="00BC2573">
        <w:rPr>
          <w:lang w:val="pl-PL"/>
        </w:rPr>
        <w:t>BlackBerry</w:t>
      </w:r>
      <w:proofErr w:type="spellEnd"/>
      <w:r w:rsidR="001B2CFD" w:rsidRPr="00BC2573">
        <w:rPr>
          <w:lang w:val="pl-PL"/>
        </w:rPr>
        <w:t xml:space="preserve">, Ios, LG Smart TV, </w:t>
      </w:r>
      <w:proofErr w:type="spellStart"/>
      <w:r w:rsidR="001B2CFD" w:rsidRPr="00BC2573">
        <w:rPr>
          <w:lang w:val="pl-PL"/>
        </w:rPr>
        <w:t>Tizen</w:t>
      </w:r>
      <w:proofErr w:type="spellEnd"/>
      <w:r w:rsidR="001B2CFD" w:rsidRPr="00BC2573">
        <w:rPr>
          <w:lang w:val="pl-PL"/>
        </w:rPr>
        <w:t>, Mac OS X, Windows Desktop, Roku 2 i 3 oraz Windows Phone 8.</w:t>
      </w:r>
    </w:p>
    <w:p w:rsidR="001B2CFD"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składa się z dwóch podstawowych warstw.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w:t>
      </w:r>
      <w:r w:rsidRPr="00BC2573">
        <w:rPr>
          <w:lang w:val="pl-PL"/>
        </w:rPr>
        <w:lastRenderedPageBreak/>
        <w:t xml:space="preserve">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w:t>
      </w:r>
      <w:r w:rsidR="0015177C" w:rsidRPr="00BC2573">
        <w:rPr>
          <w:lang w:val="pl-PL"/>
        </w:rPr>
        <w:t xml:space="preserve"> Bardzo znaczącą funkcjonalnością tego pakietu jest możliwość kompilowania tworzonej aplikacji na urządzenia z systemem </w:t>
      </w:r>
      <w:proofErr w:type="spellStart"/>
      <w:r w:rsidR="0015177C" w:rsidRPr="00BC2573">
        <w:rPr>
          <w:lang w:val="pl-PL"/>
        </w:rPr>
        <w:t>iOS</w:t>
      </w:r>
      <w:proofErr w:type="spellEnd"/>
      <w:r w:rsidR="0015177C" w:rsidRPr="00BC2573">
        <w:rPr>
          <w:lang w:val="pl-PL"/>
        </w:rPr>
        <w:t xml:space="preserve"> i Mac OS bez konieczności posiadania urządzeń firmy Apple, acz publikacja do oficjalnego sklepu internetowego dalej wymaga podpisania aplikacji na sprzęcie Apple.</w:t>
      </w:r>
    </w:p>
    <w:p w:rsidR="00B43C48"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w:t>
      </w:r>
      <w:r w:rsidR="00523FB5" w:rsidRPr="00BC2573">
        <w:rPr>
          <w:lang w:val="pl-PL"/>
        </w:rPr>
        <w:t>,</w:t>
      </w:r>
      <w:r w:rsidRPr="00BC2573">
        <w:rPr>
          <w:lang w:val="pl-PL"/>
        </w:rPr>
        <w:t xml:space="preserve"> jaki i przez warstwę </w:t>
      </w:r>
      <w:proofErr w:type="spellStart"/>
      <w:r w:rsidRPr="00BC2573">
        <w:rPr>
          <w:lang w:val="pl-PL"/>
        </w:rPr>
        <w:t>Marmelade</w:t>
      </w:r>
      <w:proofErr w:type="spellEnd"/>
      <w:r w:rsidRPr="00BC2573">
        <w:rPr>
          <w:lang w:val="pl-PL"/>
        </w:rPr>
        <w:t xml:space="preserve"> Studio. Warstwa ta pozwala na korzystanie z </w:t>
      </w:r>
      <w:r w:rsidR="00E12AAC" w:rsidRPr="00BC2573">
        <w:rPr>
          <w:lang w:val="pl-PL"/>
        </w:rPr>
        <w:t xml:space="preserve">ładowania i </w:t>
      </w:r>
      <w:proofErr w:type="spellStart"/>
      <w:r w:rsidR="00E12AAC" w:rsidRPr="00BC2573">
        <w:rPr>
          <w:lang w:val="pl-PL"/>
        </w:rPr>
        <w:t>renderowania</w:t>
      </w:r>
      <w:proofErr w:type="spellEnd"/>
      <w:r w:rsidR="00E12AAC" w:rsidRPr="00BC2573">
        <w:rPr>
          <w:lang w:val="pl-PL"/>
        </w:rPr>
        <w:t xml:space="preserve"> zasobów graficznych takich jak bitmapy i modele trójwymiarowe. Pozwala też na korzystanie z wtyczek do programów takich jak</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3DS Max </w:t>
      </w:r>
      <w:r w:rsidR="00E12AAC" w:rsidRPr="00BC2573">
        <w:rPr>
          <w:lang w:val="pl-PL"/>
        </w:rPr>
        <w:t>i</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w:t>
      </w:r>
      <w:proofErr w:type="gramStart"/>
      <w:r w:rsidR="00B43C48" w:rsidRPr="00BC2573">
        <w:rPr>
          <w:lang w:val="pl-PL"/>
        </w:rPr>
        <w:t>Maya</w:t>
      </w:r>
      <w:r w:rsidR="00E12AAC" w:rsidRPr="00BC2573">
        <w:rPr>
          <w:lang w:val="pl-PL"/>
        </w:rPr>
        <w:t xml:space="preserve"> co</w:t>
      </w:r>
      <w:proofErr w:type="gramEnd"/>
      <w:r w:rsidR="00E12AAC" w:rsidRPr="00BC2573">
        <w:rPr>
          <w:lang w:val="pl-PL"/>
        </w:rPr>
        <w:t xml:space="preserve"> pozwala na bezproblemowe korzystanie z obiektów trójwymiarowych, wraz z ich animacjami, w tworzonych aplikacjach. W celu wsparcia starszych urządzeń, nieposiadających osobnych modułów odpowiedzialnych za </w:t>
      </w:r>
      <w:proofErr w:type="spellStart"/>
      <w:r w:rsidR="00E12AAC" w:rsidRPr="00BC2573">
        <w:rPr>
          <w:lang w:val="pl-PL"/>
        </w:rPr>
        <w:t>renderowanie</w:t>
      </w:r>
      <w:proofErr w:type="spellEnd"/>
      <w:r w:rsidR="00E12AAC" w:rsidRPr="00BC2573">
        <w:rPr>
          <w:lang w:val="pl-PL"/>
        </w:rPr>
        <w:t xml:space="preserve"> grafiki, </w:t>
      </w:r>
      <w:proofErr w:type="spellStart"/>
      <w:r w:rsidR="00E12AAC" w:rsidRPr="00BC2573">
        <w:rPr>
          <w:lang w:val="pl-PL"/>
        </w:rPr>
        <w:t>Marmelade</w:t>
      </w:r>
      <w:proofErr w:type="spellEnd"/>
      <w:r w:rsidR="00E12AAC" w:rsidRPr="00BC2573">
        <w:rPr>
          <w:lang w:val="pl-PL"/>
        </w:rPr>
        <w:t xml:space="preserve"> SDK wprowadza moduł wsparcia wstecznego.</w:t>
      </w:r>
    </w:p>
    <w:p w:rsidR="0026504C" w:rsidRPr="00BC2573" w:rsidRDefault="0026504C" w:rsidP="0026504C">
      <w:pPr>
        <w:rPr>
          <w:ins w:id="27" w:author="Łukasz Rauch" w:date="2014-07-24T07:59:00Z"/>
          <w:lang w:val="pl-PL"/>
        </w:rPr>
      </w:pPr>
    </w:p>
    <w:p w:rsidR="003B1252" w:rsidRPr="00BC2573" w:rsidRDefault="003B1252" w:rsidP="003B1252">
      <w:pPr>
        <w:pStyle w:val="Nagwek2"/>
        <w:rPr>
          <w:lang w:val="pl-PL"/>
        </w:rPr>
      </w:pPr>
      <w:bookmarkStart w:id="28" w:name="_Toc394862017"/>
      <w:proofErr w:type="spellStart"/>
      <w:proofErr w:type="gramStart"/>
      <w:ins w:id="29" w:author="Łukasz Rauch" w:date="2014-07-24T07:59:00Z">
        <w:r w:rsidRPr="00BC2573">
          <w:rPr>
            <w:lang w:val="pl-PL"/>
          </w:rPr>
          <w:t>jMonkey</w:t>
        </w:r>
      </w:ins>
      <w:proofErr w:type="spellEnd"/>
      <w:proofErr w:type="gramEnd"/>
      <w:r w:rsidR="00020F68" w:rsidRPr="00BC2573">
        <w:rPr>
          <w:lang w:val="pl-PL"/>
        </w:rPr>
        <w:t xml:space="preserve"> Engine</w:t>
      </w:r>
      <w:bookmarkEnd w:id="28"/>
    </w:p>
    <w:p w:rsidR="00020F68" w:rsidRPr="00BC2573" w:rsidRDefault="00020F68" w:rsidP="00020F68">
      <w:pPr>
        <w:rPr>
          <w:lang w:val="pl-PL"/>
        </w:rPr>
      </w:pPr>
    </w:p>
    <w:p w:rsidR="00020F68" w:rsidRPr="00BC2573" w:rsidRDefault="00020F68" w:rsidP="00020F68">
      <w:pPr>
        <w:rPr>
          <w:lang w:val="pl-PL"/>
        </w:rPr>
      </w:pPr>
      <w:proofErr w:type="spellStart"/>
      <w:proofErr w:type="gramStart"/>
      <w:r w:rsidRPr="00BC2573">
        <w:rPr>
          <w:lang w:val="pl-PL"/>
        </w:rPr>
        <w:t>jMonkeyEngine</w:t>
      </w:r>
      <w:proofErr w:type="spellEnd"/>
      <w:proofErr w:type="gram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w:t>
      </w:r>
      <w:proofErr w:type="gramStart"/>
      <w:r w:rsidRPr="00BC2573">
        <w:rPr>
          <w:lang w:val="pl-PL"/>
        </w:rPr>
        <w:t>LWJGL jako</w:t>
      </w:r>
      <w:proofErr w:type="gramEnd"/>
      <w:r w:rsidRPr="00BC2573">
        <w:rPr>
          <w:lang w:val="pl-PL"/>
        </w:rPr>
        <w:t xml:space="preserve">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r w:rsidRPr="00BC2573">
        <w:rPr>
          <w:lang w:val="pl-PL"/>
        </w:rPr>
        <w:t xml:space="preserve"> 2,3 i 4, oraz </w:t>
      </w:r>
      <w:proofErr w:type="spellStart"/>
      <w:r w:rsidRPr="00BC2573">
        <w:rPr>
          <w:lang w:val="pl-PL"/>
        </w:rPr>
        <w:t>OpenGL</w:t>
      </w:r>
      <w:proofErr w:type="spellEnd"/>
      <w:r w:rsidRPr="00BC2573">
        <w:rPr>
          <w:lang w:val="pl-PL"/>
        </w:rPr>
        <w:t xml:space="preserve"> ES 2.0 </w:t>
      </w:r>
      <w:proofErr w:type="gramStart"/>
      <w:r w:rsidRPr="00BC2573">
        <w:rPr>
          <w:lang w:val="pl-PL"/>
        </w:rPr>
        <w:t>i</w:t>
      </w:r>
      <w:proofErr w:type="gramEnd"/>
      <w:r w:rsidRPr="00BC2573">
        <w:rPr>
          <w:lang w:val="pl-PL"/>
        </w:rPr>
        <w:t xml:space="preserve"> 3.0. Środowisko najczęściej dostarczane </w:t>
      </w:r>
      <w:r w:rsidR="00E211F6" w:rsidRPr="00BC2573">
        <w:rPr>
          <w:lang w:val="pl-PL"/>
        </w:rPr>
        <w:t>jest, jako</w:t>
      </w:r>
      <w:r w:rsidRPr="00BC2573">
        <w:rPr>
          <w:lang w:val="pl-PL"/>
        </w:rPr>
        <w:t xml:space="preserve"> zintegrowana wtyczka do IDE </w:t>
      </w:r>
      <w:proofErr w:type="spellStart"/>
      <w:r w:rsidRPr="00BC2573">
        <w:rPr>
          <w:lang w:val="pl-PL"/>
        </w:rPr>
        <w:t>NetBeans</w:t>
      </w:r>
      <w:proofErr w:type="spellEnd"/>
      <w:r w:rsidR="00E211F6" w:rsidRPr="00BC2573">
        <w:rPr>
          <w:lang w:val="pl-PL"/>
        </w:rPr>
        <w:t>, co widać na rysunku 9.</w:t>
      </w:r>
    </w:p>
    <w:p w:rsidR="00E211F6" w:rsidRPr="00BC2573" w:rsidRDefault="00E211F6" w:rsidP="00020F68">
      <w:pPr>
        <w:rPr>
          <w:lang w:val="pl-PL"/>
        </w:rPr>
      </w:pPr>
    </w:p>
    <w:p w:rsidR="00E211F6" w:rsidRPr="00BC2573" w:rsidRDefault="00E211F6" w:rsidP="00E211F6">
      <w:pPr>
        <w:keepNext/>
        <w:rPr>
          <w:lang w:val="pl-PL"/>
        </w:rPr>
      </w:pPr>
      <w:r w:rsidRPr="00BC2573">
        <w:rPr>
          <w:noProof/>
          <w:lang w:val="pl-PL" w:eastAsia="pl-PL" w:bidi="ar-SA"/>
        </w:rPr>
        <w:lastRenderedPageBreak/>
        <w:drawing>
          <wp:inline distT="0" distB="0" distL="0" distR="0">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E211F6" w:rsidRPr="00BC2573" w:rsidRDefault="00E211F6" w:rsidP="00E211F6">
      <w:pPr>
        <w:pStyle w:val="Legenda"/>
        <w:jc w:val="both"/>
        <w:rPr>
          <w:lang w:val="pl-PL"/>
        </w:rPr>
      </w:pPr>
      <w:r w:rsidRPr="00BC2573">
        <w:rPr>
          <w:lang w:val="pl-PL"/>
        </w:rPr>
        <w:t xml:space="preserve">Rysunek </w:t>
      </w:r>
      <w:r w:rsidR="00652581" w:rsidRPr="00BC2573">
        <w:rPr>
          <w:lang w:val="pl-PL"/>
        </w:rPr>
        <w:fldChar w:fldCharType="begin"/>
      </w:r>
      <w:r w:rsidR="00E559E4" w:rsidRPr="00BC2573">
        <w:rPr>
          <w:lang w:val="pl-PL"/>
        </w:rPr>
        <w:instrText xml:space="preserve"> SEQ Rysunek \* ARABIC </w:instrText>
      </w:r>
      <w:r w:rsidR="00652581" w:rsidRPr="00BC2573">
        <w:rPr>
          <w:lang w:val="pl-PL"/>
        </w:rPr>
        <w:fldChar w:fldCharType="separate"/>
      </w:r>
      <w:r w:rsidR="00705BDF">
        <w:rPr>
          <w:noProof/>
          <w:lang w:val="pl-PL"/>
        </w:rPr>
        <w:t>9</w:t>
      </w:r>
      <w:r w:rsidR="00652581" w:rsidRPr="00BC2573">
        <w:rPr>
          <w:lang w:val="pl-PL"/>
        </w:rPr>
        <w:fldChar w:fldCharType="end"/>
      </w:r>
      <w:r w:rsidRPr="00BC2573">
        <w:rPr>
          <w:lang w:val="pl-PL"/>
        </w:rPr>
        <w:t>. http</w:t>
      </w:r>
      <w:proofErr w:type="gramStart"/>
      <w:r w:rsidRPr="00BC2573">
        <w:rPr>
          <w:lang w:val="pl-PL"/>
        </w:rPr>
        <w:t>://twolofbees</w:t>
      </w:r>
      <w:proofErr w:type="gramEnd"/>
      <w:r w:rsidRPr="00BC2573">
        <w:rPr>
          <w:lang w:val="pl-PL"/>
        </w:rPr>
        <w:t>.</w:t>
      </w:r>
      <w:proofErr w:type="gramStart"/>
      <w:r w:rsidRPr="00BC2573">
        <w:rPr>
          <w:lang w:val="pl-PL"/>
        </w:rPr>
        <w:t>com</w:t>
      </w:r>
      <w:proofErr w:type="gramEnd"/>
      <w:r w:rsidRPr="00BC2573">
        <w:rPr>
          <w:lang w:val="pl-PL"/>
        </w:rPr>
        <w:t>/uploads/temp/dance/jmonkey_test1.</w:t>
      </w:r>
      <w:proofErr w:type="gramStart"/>
      <w:r w:rsidRPr="00BC2573">
        <w:rPr>
          <w:lang w:val="pl-PL"/>
        </w:rPr>
        <w:t>jpg</w:t>
      </w:r>
      <w:proofErr w:type="gramEnd"/>
    </w:p>
    <w:p w:rsidR="00020F68" w:rsidRPr="00BC2573" w:rsidRDefault="00020F68" w:rsidP="00020F68">
      <w:pPr>
        <w:rPr>
          <w:lang w:val="pl-PL"/>
        </w:rPr>
      </w:pPr>
    </w:p>
    <w:p w:rsidR="00020F68" w:rsidRPr="00BC2573" w:rsidRDefault="00020F68" w:rsidP="00E211F6">
      <w:pPr>
        <w:rPr>
          <w:lang w:val="pl-PL"/>
        </w:rPr>
      </w:pPr>
      <w:proofErr w:type="spellStart"/>
      <w:proofErr w:type="gramStart"/>
      <w:r w:rsidRPr="00BC2573">
        <w:rPr>
          <w:lang w:val="pl-PL"/>
        </w:rPr>
        <w:t>jMonkeyEngine</w:t>
      </w:r>
      <w:proofErr w:type="spellEnd"/>
      <w:proofErr w:type="gramEnd"/>
      <w:r w:rsidRPr="00BC2573">
        <w:rPr>
          <w:lang w:val="pl-PL"/>
        </w:rPr>
        <w:t xml:space="preserve"> </w:t>
      </w:r>
      <w:r w:rsidR="00E211F6" w:rsidRPr="00BC2573">
        <w:rPr>
          <w:lang w:val="pl-PL"/>
        </w:rPr>
        <w:t xml:space="preserve">jest projektem open </w:t>
      </w:r>
      <w:proofErr w:type="spellStart"/>
      <w:r w:rsidR="00E211F6" w:rsidRPr="00BC2573">
        <w:rPr>
          <w:lang w:val="pl-PL"/>
        </w:rPr>
        <w:t>source</w:t>
      </w:r>
      <w:proofErr w:type="spellEnd"/>
      <w:r w:rsidR="00E211F6" w:rsidRPr="00BC2573">
        <w:rPr>
          <w:lang w:val="pl-PL"/>
        </w:rPr>
        <w:t xml:space="preserve"> publikowanym pod nową licencją BSD. Korzysta z niego kilka komercyjnych firm deweloperskich i uczelni. Sam silnik jest zbiorem bibliotek i narzędzi, składających się na niskopoziomową aplikację służącą do tworzenia gier. W Połączeniu z IDE, jak np. ma to miejsce w oficjalnym </w:t>
      </w:r>
      <w:proofErr w:type="spellStart"/>
      <w:r w:rsidR="00E211F6" w:rsidRPr="00BC2573">
        <w:rPr>
          <w:lang w:val="pl-PL"/>
        </w:rPr>
        <w:t>jMonkey</w:t>
      </w:r>
      <w:proofErr w:type="spellEnd"/>
      <w:r w:rsidR="00E211F6" w:rsidRPr="00BC2573">
        <w:rPr>
          <w:lang w:val="pl-PL"/>
        </w:rPr>
        <w:t xml:space="preserve"> Engine 3 SDK, staje się wysokopoziomowym narzędziem z wieloma komponentami graficznymi. Integracja ze środowiskiem </w:t>
      </w:r>
      <w:proofErr w:type="spellStart"/>
      <w:r w:rsidR="00E211F6" w:rsidRPr="00BC2573">
        <w:rPr>
          <w:lang w:val="pl-PL"/>
        </w:rPr>
        <w:t>NetBeans</w:t>
      </w:r>
      <w:proofErr w:type="spellEnd"/>
      <w:r w:rsidR="00E211F6" w:rsidRPr="00BC2573">
        <w:rPr>
          <w:lang w:val="pl-PL"/>
        </w:rPr>
        <w:t xml:space="preserve"> pozwala na korzystanie z możliwości edytorów graficznych a także pozwala na skorzystanie z modularności samego IDE poprzez tworzenie nowych wtyczek. Obok domyślnych aktualizacji samego środowiska </w:t>
      </w:r>
      <w:proofErr w:type="spellStart"/>
      <w:r w:rsidR="00E211F6" w:rsidRPr="00BC2573">
        <w:rPr>
          <w:lang w:val="pl-PL"/>
        </w:rPr>
        <w:t>NetBeans</w:t>
      </w:r>
      <w:proofErr w:type="spellEnd"/>
      <w:r w:rsidR="00E211F6" w:rsidRPr="00BC2573">
        <w:rPr>
          <w:lang w:val="pl-PL"/>
        </w:rPr>
        <w:t xml:space="preserve">, </w:t>
      </w:r>
      <w:proofErr w:type="spellStart"/>
      <w:r w:rsidR="00E211F6" w:rsidRPr="00BC2573">
        <w:rPr>
          <w:lang w:val="pl-PL"/>
        </w:rPr>
        <w:t>jMonkeyEngine</w:t>
      </w:r>
      <w:proofErr w:type="spellEnd"/>
      <w:r w:rsidR="00E211F6" w:rsidRPr="00BC2573">
        <w:rPr>
          <w:lang w:val="pl-PL"/>
        </w:rPr>
        <w:t xml:space="preserve"> wprowadza swoje własne repozytoria z wtyczkami, w wersjach stabilnych a także </w:t>
      </w:r>
      <w:proofErr w:type="gramStart"/>
      <w:r w:rsidR="00E211F6" w:rsidRPr="00BC2573">
        <w:rPr>
          <w:lang w:val="pl-PL"/>
        </w:rPr>
        <w:t>kompilowanych co</w:t>
      </w:r>
      <w:proofErr w:type="gramEnd"/>
      <w:r w:rsidR="00E211F6" w:rsidRPr="00BC2573">
        <w:rPr>
          <w:lang w:val="pl-PL"/>
        </w:rPr>
        <w:t xml:space="preserve"> noc.</w:t>
      </w:r>
    </w:p>
    <w:p w:rsidR="00EE570A" w:rsidRPr="00BC2573" w:rsidRDefault="00EE570A" w:rsidP="00E211F6">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sidR="00A37C1E" w:rsidRPr="00BC2573">
        <w:rPr>
          <w:lang w:val="pl-PL"/>
        </w:rPr>
        <w:t xml:space="preserve"> </w:t>
      </w:r>
      <w:proofErr w:type="spellStart"/>
      <w:proofErr w:type="gramStart"/>
      <w:r w:rsidR="00A37C1E" w:rsidRPr="00BC2573">
        <w:rPr>
          <w:lang w:val="pl-PL"/>
        </w:rPr>
        <w:t>jMonkey</w:t>
      </w:r>
      <w:proofErr w:type="spellEnd"/>
      <w:proofErr w:type="gramEnd"/>
      <w:r w:rsidR="00A37C1E" w:rsidRPr="00BC2573">
        <w:rPr>
          <w:lang w:val="pl-PL"/>
        </w:rPr>
        <w:t xml:space="preserve"> Engine rozpoznaje wiele zasobów wykorzystywanych w produkcji gier komputerowych, takich jak modele stworzone w aplikacji </w:t>
      </w:r>
      <w:proofErr w:type="spellStart"/>
      <w:r w:rsidR="00A37C1E" w:rsidRPr="00BC2573">
        <w:rPr>
          <w:lang w:val="pl-PL"/>
        </w:rPr>
        <w:t>Blender</w:t>
      </w:r>
      <w:proofErr w:type="spellEnd"/>
      <w:r w:rsidR="00A37C1E" w:rsidRPr="00BC2573">
        <w:rPr>
          <w:lang w:val="pl-PL"/>
        </w:rPr>
        <w:t>, czy też wszystkie zasoby zgodne ze specyfikacją OGRE.</w:t>
      </w:r>
      <w:r w:rsidRPr="00BC2573">
        <w:rPr>
          <w:lang w:val="pl-PL"/>
        </w:rPr>
        <w:t xml:space="preserve"> Obliczeniami fizycznymi zajmuje się silnik </w:t>
      </w:r>
      <w:proofErr w:type="spellStart"/>
      <w:r w:rsidRPr="00BC2573">
        <w:rPr>
          <w:lang w:val="pl-PL"/>
        </w:rPr>
        <w:t>Bullet</w:t>
      </w:r>
      <w:proofErr w:type="spellEnd"/>
      <w:r w:rsidRPr="00BC2573">
        <w:rPr>
          <w:lang w:val="pl-PL"/>
        </w:rPr>
        <w:t xml:space="preserve"> w wersji przystosowanej do użytkowania w programach napisanych w Javie. </w:t>
      </w:r>
      <w:r w:rsidR="00A37C1E" w:rsidRPr="00BC2573">
        <w:rPr>
          <w:lang w:val="pl-PL"/>
        </w:rPr>
        <w:t xml:space="preserve">Do samej platformy dołączonych jest wiele klas </w:t>
      </w:r>
      <w:r w:rsidR="00A37C1E" w:rsidRPr="00BC2573">
        <w:rPr>
          <w:lang w:val="pl-PL"/>
        </w:rPr>
        <w:lastRenderedPageBreak/>
        <w:t xml:space="preserve">zajmujących się obsługą często powtarzających się czynności w grach komputerowych. Przykładami takich klas mogą być </w:t>
      </w:r>
      <w:proofErr w:type="spellStart"/>
      <w:r w:rsidR="00A37C1E" w:rsidRPr="00BC2573">
        <w:rPr>
          <w:lang w:val="pl-PL"/>
        </w:rPr>
        <w:t>CharacterController</w:t>
      </w:r>
      <w:proofErr w:type="spellEnd"/>
      <w:r w:rsidR="00A37C1E" w:rsidRPr="00BC2573">
        <w:rPr>
          <w:lang w:val="pl-PL"/>
        </w:rPr>
        <w:t xml:space="preserve"> zajmujący się obsługą domyślnego poruszania się postaci wraz ze skokiem, przyspieszeniem i bezwładnością, czy też </w:t>
      </w:r>
      <w:proofErr w:type="spellStart"/>
      <w:r w:rsidR="00A37C1E" w:rsidRPr="00BC2573">
        <w:rPr>
          <w:lang w:val="pl-PL"/>
        </w:rPr>
        <w:t>TerrainLodControl</w:t>
      </w:r>
      <w:proofErr w:type="spellEnd"/>
      <w:r w:rsidR="00A37C1E" w:rsidRPr="00BC2573">
        <w:rPr>
          <w:lang w:val="pl-PL"/>
        </w:rPr>
        <w:t xml:space="preserve"> pozwalający na automatyczne </w:t>
      </w:r>
      <w:proofErr w:type="gramStart"/>
      <w:r w:rsidR="00A37C1E" w:rsidRPr="00BC2573">
        <w:rPr>
          <w:lang w:val="pl-PL"/>
        </w:rPr>
        <w:t>zmienianie jakości</w:t>
      </w:r>
      <w:proofErr w:type="gramEnd"/>
      <w:r w:rsidR="00A37C1E" w:rsidRPr="00BC2573">
        <w:rPr>
          <w:lang w:val="pl-PL"/>
        </w:rPr>
        <w:t xml:space="preserve"> generowanego terenu w zależności od odległości od kamery. Szeroka biblioteka klas bardzo pomaga w szybkim pisaniu i testowaniu tworzonych aplikacji.</w:t>
      </w:r>
    </w:p>
    <w:p w:rsidR="00A37C1E" w:rsidRPr="00BC2573" w:rsidRDefault="00A37C1E" w:rsidP="00E211F6">
      <w:pPr>
        <w:rPr>
          <w:lang w:val="pl-PL"/>
        </w:rPr>
      </w:pPr>
    </w:p>
    <w:p w:rsidR="003B1252" w:rsidRPr="00BC2573" w:rsidRDefault="003B1252" w:rsidP="003B1252">
      <w:pPr>
        <w:pStyle w:val="Nagwek2"/>
        <w:rPr>
          <w:lang w:val="pl-PL"/>
        </w:rPr>
      </w:pPr>
      <w:bookmarkStart w:id="30" w:name="_Toc394862018"/>
      <w:ins w:id="31" w:author="Łukasz Rauch" w:date="2014-07-24T07:59:00Z">
        <w:r w:rsidRPr="00BC2573">
          <w:rPr>
            <w:lang w:val="pl-PL"/>
          </w:rPr>
          <w:t>Podsumowanie</w:t>
        </w:r>
      </w:ins>
      <w:bookmarkEnd w:id="30"/>
    </w:p>
    <w:p w:rsidR="004C30BF" w:rsidRPr="00BC2573" w:rsidRDefault="004C30BF" w:rsidP="004C30BF">
      <w:pPr>
        <w:rPr>
          <w:lang w:val="pl-PL"/>
        </w:rPr>
      </w:pPr>
    </w:p>
    <w:p w:rsidR="0065126B" w:rsidRPr="00BC2573" w:rsidRDefault="00996EE0" w:rsidP="00996EE0">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65126B" w:rsidRPr="00BC2573" w:rsidRDefault="00996EE0" w:rsidP="00996EE0">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 ale nie posiada też bardzo pożądanej funkcjonalności kompilacji kodu </w:t>
      </w:r>
      <w:proofErr w:type="spellStart"/>
      <w:r w:rsidRPr="00BC2573">
        <w:rPr>
          <w:lang w:val="pl-PL"/>
        </w:rPr>
        <w:t>iOS</w:t>
      </w:r>
      <w:proofErr w:type="spellEnd"/>
      <w:r w:rsidRPr="00BC2573">
        <w:rPr>
          <w:lang w:val="pl-PL"/>
        </w:rPr>
        <w:t xml:space="preserve"> na platformach Windows. </w:t>
      </w:r>
      <w:proofErr w:type="spellStart"/>
      <w:r w:rsidRPr="00BC2573">
        <w:rPr>
          <w:lang w:val="pl-PL"/>
        </w:rPr>
        <w:t>Marmelaed</w:t>
      </w:r>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 mimo że nie jest to tematem pracy,</w:t>
      </w:r>
      <w:r w:rsidR="0065126B" w:rsidRPr="00BC2573">
        <w:rPr>
          <w:lang w:val="pl-PL"/>
        </w:rPr>
        <w:t xml:space="preserve"> dla systemów z rodziny Linux.</w:t>
      </w:r>
      <w:r w:rsidR="00E26D0B" w:rsidRPr="00BC2573">
        <w:rPr>
          <w:lang w:val="pl-PL"/>
        </w:rPr>
        <w:t xml:space="preserve"> Znaczący był też </w:t>
      </w:r>
      <w:proofErr w:type="gramStart"/>
      <w:r w:rsidR="00E26D0B" w:rsidRPr="00BC2573">
        <w:rPr>
          <w:lang w:val="pl-PL"/>
        </w:rPr>
        <w:t>fakt iż</w:t>
      </w:r>
      <w:proofErr w:type="gramEnd"/>
      <w:r w:rsidR="00E26D0B" w:rsidRPr="00BC2573">
        <w:rPr>
          <w:lang w:val="pl-PL"/>
        </w:rPr>
        <w:t xml:space="preserve"> </w:t>
      </w:r>
      <w:proofErr w:type="spellStart"/>
      <w:r w:rsidR="00E26D0B" w:rsidRPr="00BC2573">
        <w:rPr>
          <w:lang w:val="pl-PL"/>
        </w:rPr>
        <w:t>Marmelade</w:t>
      </w:r>
      <w:proofErr w:type="spellEnd"/>
      <w:r w:rsidR="00E26D0B" w:rsidRPr="00BC2573">
        <w:rPr>
          <w:lang w:val="pl-PL"/>
        </w:rPr>
        <w:t xml:space="preserve"> SDK </w:t>
      </w:r>
      <w:r w:rsidR="00BB2AE5" w:rsidRPr="00BC2573">
        <w:rPr>
          <w:lang w:val="pl-PL"/>
        </w:rPr>
        <w:t>używa C++ do tworzenia wszelkich skryptów, gdzie C# wykorzystywany w Unity jest znacznie prostszym językiem zarówno do nauczenia jak i do późniejszej pracy.</w:t>
      </w:r>
    </w:p>
    <w:p w:rsidR="00996EE0" w:rsidRPr="00BC2573" w:rsidRDefault="0065126B" w:rsidP="00996EE0">
      <w:pPr>
        <w:ind w:firstLine="431"/>
        <w:rPr>
          <w:lang w:val="pl-PL"/>
        </w:rPr>
      </w:pPr>
      <w:r w:rsidRPr="00BC2573">
        <w:rPr>
          <w:lang w:val="pl-PL"/>
        </w:rPr>
        <w:t xml:space="preserve">W porównaniu do </w:t>
      </w:r>
      <w:proofErr w:type="spellStart"/>
      <w:r w:rsidRPr="00BC2573">
        <w:rPr>
          <w:lang w:val="pl-PL"/>
        </w:rPr>
        <w:t>jMonkey</w:t>
      </w:r>
      <w:proofErr w:type="spellEnd"/>
      <w:r w:rsidRPr="00BC2573">
        <w:rPr>
          <w:lang w:val="pl-PL"/>
        </w:rPr>
        <w:t xml:space="preserve"> Engine Unity wydaje się być bardziej stabilną, dojrzalszą platformą wspieraną przez firmę i regularnie aktualizowaną. </w:t>
      </w:r>
      <w:proofErr w:type="spellStart"/>
      <w:proofErr w:type="gramStart"/>
      <w:r w:rsidRPr="00BC2573">
        <w:rPr>
          <w:lang w:val="pl-PL"/>
        </w:rPr>
        <w:t>jMonkey</w:t>
      </w:r>
      <w:proofErr w:type="spellEnd"/>
      <w:proofErr w:type="gramEnd"/>
      <w:r w:rsidRPr="00BC2573">
        <w:rPr>
          <w:lang w:val="pl-PL"/>
        </w:rPr>
        <w:t xml:space="preserve"> Engine nie posiada tak szerokich zasobów treningowych jak Unity i dokumentacja często nie nadąża za implementacją, o czym dowiadywać trzeba się z forów samego silnika. </w:t>
      </w:r>
      <w:proofErr w:type="spellStart"/>
      <w:proofErr w:type="gramStart"/>
      <w:r w:rsidRPr="00BC2573">
        <w:rPr>
          <w:lang w:val="pl-PL"/>
        </w:rPr>
        <w:t>jMonkey</w:t>
      </w:r>
      <w:proofErr w:type="spellEnd"/>
      <w:proofErr w:type="gramEnd"/>
      <w:r w:rsidRPr="00BC2573">
        <w:rPr>
          <w:lang w:val="pl-PL"/>
        </w:rPr>
        <w:t xml:space="preserve"> Engine nie posiada też od razu działającego systemu przerzucania aplikacji na urządzenie rzeczywiste, wymagając instalacji dodatkowych sterowników. Brak jest też wsparcia dla systemu Windows Phone 8. Dużym plusem platformy jest brak konieczności płacenia za wykorzystanie silnika w przypadku publikacji aplikacji, acz jest to zaleta niezmieniająca oceny silnika w kontekście pracy.</w:t>
      </w:r>
    </w:p>
    <w:p w:rsidR="00A74386" w:rsidRPr="00BC2573" w:rsidRDefault="00A74386" w:rsidP="00A74386">
      <w:pPr>
        <w:pStyle w:val="Nagwek1"/>
        <w:rPr>
          <w:lang w:val="pl-PL"/>
        </w:rPr>
      </w:pPr>
      <w:bookmarkStart w:id="32" w:name="_Toc394862019"/>
      <w:r w:rsidRPr="00BC2573">
        <w:rPr>
          <w:lang w:val="pl-PL"/>
        </w:rPr>
        <w:lastRenderedPageBreak/>
        <w:t>Zaimplementowane programy testujące</w:t>
      </w:r>
      <w:bookmarkEnd w:id="32"/>
    </w:p>
    <w:p w:rsidR="004C30BF" w:rsidRPr="00BC2573" w:rsidRDefault="004C30BF" w:rsidP="004C30BF">
      <w:pPr>
        <w:rPr>
          <w:lang w:val="pl-PL"/>
        </w:rPr>
      </w:pPr>
    </w:p>
    <w:p w:rsidR="00130D0D" w:rsidRPr="00BC2573" w:rsidRDefault="00130D0D" w:rsidP="00130D0D">
      <w:pPr>
        <w:pStyle w:val="Nagwek2"/>
        <w:rPr>
          <w:lang w:val="pl-PL"/>
        </w:rPr>
      </w:pPr>
      <w:bookmarkStart w:id="33" w:name="_Toc394862020"/>
      <w:r w:rsidRPr="00BC2573">
        <w:rPr>
          <w:lang w:val="pl-PL"/>
        </w:rPr>
        <w:t xml:space="preserve">Unity: Test grafiki </w:t>
      </w:r>
      <w:r w:rsidR="002946EA" w:rsidRPr="00BC2573">
        <w:rPr>
          <w:lang w:val="pl-PL"/>
        </w:rPr>
        <w:t>2D i 3D - benchmarki</w:t>
      </w:r>
      <w:bookmarkEnd w:id="33"/>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benchmarków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proofErr w:type="spellEnd"/>
      <w:r w:rsidRPr="00BC2573">
        <w:rPr>
          <w:lang w:val="pl-PL"/>
        </w:rPr>
        <w:t xml:space="preserve"> </w:t>
      </w:r>
      <w:hyperlink r:id="rId22" w:history="1">
        <w:r w:rsidRPr="00BC2573">
          <w:rPr>
            <w:rStyle w:val="Hipercze"/>
            <w:lang w:val="pl-PL"/>
          </w:rPr>
          <w:t>http://blog.juiceboxmobile.com/2013/03/06/2d-gaming-mobile-performance-starling-air-vs-unity-3</w:t>
        </w:r>
        <w:proofErr w:type="gramStart"/>
        <w:r w:rsidRPr="00BC2573">
          <w:rPr>
            <w:rStyle w:val="Hipercze"/>
            <w:lang w:val="pl-PL"/>
          </w:rPr>
          <w:t>d/</w:t>
        </w:r>
      </w:hyperlink>
      <w:r w:rsidR="00705BDF" w:rsidRPr="00705BDF">
        <w:rPr>
          <w:lang w:val="pl-PL"/>
        </w:rPr>
        <w:t xml:space="preserve"> </w:t>
      </w:r>
      <w:r w:rsidR="00705BDF">
        <w:rPr>
          <w:lang w:val="pl-PL"/>
        </w:rPr>
        <w:t xml:space="preserve">. </w:t>
      </w:r>
      <w:proofErr w:type="gramEnd"/>
      <w:r w:rsidR="00705BDF">
        <w:rPr>
          <w:lang w:val="pl-PL"/>
        </w:rPr>
        <w:t xml:space="preserve">Na rysunku 10. </w:t>
      </w:r>
      <w:proofErr w:type="gramStart"/>
      <w:r w:rsidR="00705BDF">
        <w:rPr>
          <w:lang w:val="pl-PL"/>
        </w:rPr>
        <w:t>przedstawiono</w:t>
      </w:r>
      <w:proofErr w:type="gramEnd"/>
      <w:r w:rsidR="00705BDF">
        <w:rPr>
          <w:lang w:val="pl-PL"/>
        </w:rPr>
        <w:t xml:space="preserve"> diagram klas stworzonych testów.</w:t>
      </w:r>
    </w:p>
    <w:p w:rsidR="00705BDF" w:rsidRDefault="00705BDF" w:rsidP="002946EA">
      <w:pPr>
        <w:ind w:firstLine="576"/>
        <w:rPr>
          <w:lang w:val="pl-PL"/>
        </w:rPr>
      </w:pPr>
    </w:p>
    <w:p w:rsidR="00705BDF" w:rsidRDefault="00705BDF" w:rsidP="00705BDF">
      <w:pPr>
        <w:keepNext/>
        <w:ind w:firstLine="576"/>
        <w:jc w:val="center"/>
      </w:pPr>
      <w:r>
        <w:rPr>
          <w:noProof/>
          <w:lang w:val="pl-PL" w:eastAsia="pl-PL" w:bidi="ar-SA"/>
        </w:rPr>
        <w:drawing>
          <wp:inline distT="0" distB="0" distL="0" distR="0">
            <wp:extent cx="5970270" cy="4447599"/>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970270" cy="4447599"/>
                    </a:xfrm>
                    <a:prstGeom prst="rect">
                      <a:avLst/>
                    </a:prstGeom>
                    <a:noFill/>
                    <a:ln w="9525">
                      <a:noFill/>
                      <a:miter lim="800000"/>
                      <a:headEnd/>
                      <a:tailEnd/>
                    </a:ln>
                  </pic:spPr>
                </pic:pic>
              </a:graphicData>
            </a:graphic>
          </wp:inline>
        </w:drawing>
      </w:r>
    </w:p>
    <w:p w:rsidR="00705BDF" w:rsidRDefault="00705BDF" w:rsidP="00705BDF">
      <w:pPr>
        <w:pStyle w:val="Legenda"/>
        <w:jc w:val="center"/>
        <w:rPr>
          <w:lang w:val="pl-PL"/>
        </w:rPr>
      </w:pPr>
      <w:proofErr w:type="spellStart"/>
      <w:proofErr w:type="gramStart"/>
      <w:r>
        <w:t>Rysunek</w:t>
      </w:r>
      <w:proofErr w:type="spellEnd"/>
      <w:r>
        <w:t xml:space="preserve"> </w:t>
      </w:r>
      <w:fldSimple w:instr=" SEQ Rysunek \* ARABIC ">
        <w:r>
          <w:rPr>
            <w:noProof/>
          </w:rPr>
          <w:t>10</w:t>
        </w:r>
      </w:fldSimple>
      <w:r>
        <w:t>.</w:t>
      </w:r>
      <w:proofErr w:type="gramEnd"/>
      <w:r>
        <w:t xml:space="preserve"> Diagram </w:t>
      </w:r>
      <w:proofErr w:type="spellStart"/>
      <w:r>
        <w:t>klas</w:t>
      </w:r>
      <w:proofErr w:type="spellEnd"/>
      <w:r>
        <w:t xml:space="preserve"> </w:t>
      </w:r>
      <w:proofErr w:type="spellStart"/>
      <w:r>
        <w:t>aplikacji</w:t>
      </w:r>
      <w:proofErr w:type="spellEnd"/>
      <w:r>
        <w:t xml:space="preserve"> </w:t>
      </w:r>
      <w:proofErr w:type="spellStart"/>
      <w:r>
        <w:t>benchmarkowej</w:t>
      </w:r>
      <w:proofErr w:type="spellEnd"/>
    </w:p>
    <w:p w:rsidR="00705BDF" w:rsidRPr="00705BDF" w:rsidRDefault="00705BDF" w:rsidP="002946EA">
      <w:pPr>
        <w:ind w:firstLine="576"/>
        <w:rPr>
          <w:lang w:val="pl-PL"/>
        </w:rPr>
      </w:pPr>
    </w:p>
    <w:p w:rsidR="002946EA" w:rsidRPr="00BC2573" w:rsidRDefault="002946EA" w:rsidP="002946EA">
      <w:pPr>
        <w:ind w:firstLine="576"/>
        <w:rPr>
          <w:lang w:val="pl-PL"/>
        </w:rPr>
      </w:pPr>
      <w:r w:rsidRPr="00BC2573">
        <w:rPr>
          <w:lang w:val="pl-PL"/>
        </w:rPr>
        <w:lastRenderedPageBreak/>
        <w:t xml:space="preserve">Stworzone sceny mają w sobie obiekt kamery, obiekt odpowiedzialny za tworzenie odpowiedniego testu oraz przycisk przełączający na dla wyświetlenie kolejnego testu. Obiekt testujący składał się ze skryptu opisującego dany test oraz obiektu typu </w:t>
      </w:r>
      <w:proofErr w:type="spellStart"/>
      <w:r w:rsidRPr="00BC2573">
        <w:rPr>
          <w:lang w:val="pl-PL"/>
        </w:rPr>
        <w:t>TestEngine</w:t>
      </w:r>
      <w:proofErr w:type="spellEnd"/>
      <w:r w:rsidRPr="00BC2573">
        <w:rPr>
          <w:lang w:val="pl-PL"/>
        </w:rPr>
        <w:t>, w którym przechowywane były metody odpowiedzialne za tworzenie konkretnych obiektów</w:t>
      </w:r>
      <w:r w:rsidR="0008291D" w:rsidRPr="00BC2573">
        <w:rPr>
          <w:lang w:val="pl-PL"/>
        </w:rPr>
        <w:t xml:space="preserve"> już podczas trwania benchmarków. Skrypt testujący klasy </w:t>
      </w:r>
      <w:proofErr w:type="spellStart"/>
      <w:r w:rsidR="0008291D" w:rsidRPr="00BC2573">
        <w:rPr>
          <w:lang w:val="pl-PL"/>
        </w:rPr>
        <w:t>TestMain</w:t>
      </w:r>
      <w:proofErr w:type="spellEnd"/>
      <w:r w:rsidR="0008291D" w:rsidRPr="00BC2573">
        <w:rPr>
          <w:lang w:val="pl-PL"/>
        </w:rPr>
        <w:t xml:space="preserve"> posiadał między innymi referencję na obiekt </w:t>
      </w:r>
      <w:proofErr w:type="spellStart"/>
      <w:r w:rsidR="0008291D" w:rsidRPr="00BC2573">
        <w:rPr>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BC2573">
        <w:rPr>
          <w:lang w:val="pl-PL"/>
        </w:rPr>
        <w:t>HandleEvent</w:t>
      </w:r>
      <w:proofErr w:type="spellEnd"/>
      <w:r w:rsidR="0008291D" w:rsidRPr="00BC2573">
        <w:rPr>
          <w:lang w:val="pl-PL"/>
        </w:rPr>
        <w:t xml:space="preserve">() zajmująca się zapisywaniem wyników każdego z benchmarków oraz metoda </w:t>
      </w:r>
      <w:proofErr w:type="spellStart"/>
      <w:r w:rsidR="0008291D" w:rsidRPr="00BC2573">
        <w:rPr>
          <w:lang w:val="pl-PL"/>
        </w:rPr>
        <w:t>handleEnd</w:t>
      </w:r>
      <w:proofErr w:type="spellEnd"/>
      <w:r w:rsidR="0008291D" w:rsidRPr="00BC2573">
        <w:rPr>
          <w:lang w:val="pl-PL"/>
        </w:rPr>
        <w:t>() odpowiedzialna za wypisanie tychże po wyczerpaniu testów z kolejki.</w:t>
      </w:r>
    </w:p>
    <w:p w:rsidR="0008291D" w:rsidRPr="00BC2573" w:rsidRDefault="0008291D"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BC2573">
        <w:rPr>
          <w:lang w:val="pl-PL"/>
        </w:rPr>
        <w:t>workload</w:t>
      </w:r>
      <w:proofErr w:type="spellEnd"/>
      <w:r w:rsidRPr="00BC2573">
        <w:rPr>
          <w:lang w:val="pl-PL"/>
        </w:rPr>
        <w:t>”</w:t>
      </w:r>
      <w:r w:rsidR="00D4348F" w:rsidRPr="00BC2573">
        <w:rPr>
          <w:lang w:val="pl-PL"/>
        </w:rPr>
        <w:t>.</w:t>
      </w:r>
    </w:p>
    <w:p w:rsidR="00D4348F" w:rsidRPr="00BC2573" w:rsidRDefault="00D4348F" w:rsidP="002946EA">
      <w:pPr>
        <w:ind w:firstLine="576"/>
        <w:rPr>
          <w:lang w:val="pl-PL"/>
        </w:rPr>
      </w:pPr>
    </w:p>
    <w:p w:rsidR="00190961" w:rsidRPr="00BC2573"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4" o:title=""/>
          </v:shape>
          <o:OLEObject Type="Embed" ProgID="Word.OpenDocumentText.12" ShapeID="_x0000_i1025" DrawAspect="Content" ObjectID="_1468603853" r:id="rId25"/>
        </w:object>
      </w:r>
      <w:r w:rsidRPr="00BC2573">
        <w:rPr>
          <w:lang w:val="pl-PL"/>
        </w:rPr>
        <w:tab/>
        <w:t xml:space="preserve">Podczas sprzątania klasa kontaktuje się też z klasą </w:t>
      </w:r>
      <w:proofErr w:type="spellStart"/>
      <w:r w:rsidRPr="00BC2573">
        <w:rPr>
          <w:lang w:val="pl-PL"/>
        </w:rPr>
        <w:t>TestMain</w:t>
      </w:r>
      <w:proofErr w:type="spellEnd"/>
      <w:r w:rsidRPr="00BC2573">
        <w:rPr>
          <w:lang w:val="pl-PL"/>
        </w:rPr>
        <w:t xml:space="preserve"> poprzez interfejs </w:t>
      </w:r>
      <w:proofErr w:type="spellStart"/>
      <w:r w:rsidRPr="00BC2573">
        <w:rPr>
          <w:lang w:val="pl-PL"/>
        </w:rPr>
        <w:t>IEvent</w:t>
      </w:r>
      <w:proofErr w:type="spellEnd"/>
      <w:r w:rsidRPr="00BC2573">
        <w:rPr>
          <w:lang w:val="pl-PL"/>
        </w:rPr>
        <w:t xml:space="preserve"> przesyłając obiekt typu </w:t>
      </w:r>
      <w:proofErr w:type="spellStart"/>
      <w:r w:rsidRPr="00BC2573">
        <w:rPr>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odpowiedzialna jest za tworzenie obiektów typu </w:t>
      </w:r>
      <w:proofErr w:type="spellStart"/>
      <w:r w:rsidRPr="00BC2573">
        <w:rPr>
          <w:lang w:val="pl-PL"/>
        </w:rPr>
        <w:t>TileClass</w:t>
      </w:r>
      <w:proofErr w:type="spellEnd"/>
      <w:r w:rsidRPr="00BC2573">
        <w:rPr>
          <w:lang w:val="pl-PL"/>
        </w:rPr>
        <w:t xml:space="preserve"> dla testów dwuwymiarowych oraz </w:t>
      </w:r>
      <w:proofErr w:type="spellStart"/>
      <w:r w:rsidRPr="00BC2573">
        <w:rPr>
          <w:lang w:val="pl-PL"/>
        </w:rPr>
        <w:t>BoxClass</w:t>
      </w:r>
      <w:proofErr w:type="spellEnd"/>
      <w:r w:rsidRPr="00BC2573">
        <w:rPr>
          <w:lang w:val="pl-PL"/>
        </w:rPr>
        <w:t xml:space="preserve"> dla testów trójwymiarowych. Obiekty klasy </w:t>
      </w:r>
      <w:proofErr w:type="spellStart"/>
      <w:r w:rsidRPr="00BC2573">
        <w:rPr>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BC2573">
        <w:rPr>
          <w:lang w:val="pl-PL"/>
        </w:rPr>
        <w:t>TestMain</w:t>
      </w:r>
      <w:proofErr w:type="spellEnd"/>
      <w:r w:rsidRPr="00BC2573">
        <w:rPr>
          <w:lang w:val="pl-PL"/>
        </w:rPr>
        <w:t xml:space="preserve"> wywołać metodę </w:t>
      </w:r>
      <w:proofErr w:type="spellStart"/>
      <w:r w:rsidRPr="00BC2573">
        <w:rPr>
          <w:lang w:val="pl-PL"/>
        </w:rPr>
        <w:t>addTest</w:t>
      </w:r>
      <w:proofErr w:type="spellEnd"/>
      <w:r w:rsidRPr="00BC2573">
        <w:rPr>
          <w:lang w:val="pl-PL"/>
        </w:rPr>
        <w:t xml:space="preserve">() </w:t>
      </w:r>
      <w:r w:rsidRPr="00BC2573">
        <w:rPr>
          <w:lang w:val="pl-PL"/>
        </w:rPr>
        <w:lastRenderedPageBreak/>
        <w:t xml:space="preserve">z parametrami reprezentującymi nazwę testu, ilością tworzonych obiektów typu </w:t>
      </w:r>
      <w:proofErr w:type="spellStart"/>
      <w:r w:rsidRPr="00BC2573">
        <w:rPr>
          <w:lang w:val="pl-PL"/>
        </w:rPr>
        <w:t>TileClass</w:t>
      </w:r>
      <w:proofErr w:type="spellEnd"/>
      <w:r w:rsidRPr="00BC2573">
        <w:rPr>
          <w:lang w:val="pl-PL"/>
        </w:rPr>
        <w:t xml:space="preserve"> lub </w:t>
      </w:r>
      <w:proofErr w:type="spellStart"/>
      <w:r w:rsidRPr="00BC2573">
        <w:rPr>
          <w:lang w:val="pl-PL"/>
        </w:rPr>
        <w:t>BoxClass</w:t>
      </w:r>
      <w:proofErr w:type="spellEnd"/>
      <w:r w:rsidRPr="00BC2573">
        <w:rPr>
          <w:lang w:val="pl-PL"/>
        </w:rPr>
        <w:t xml:space="preserve"> oraz z parametrami decydującymi czy test ma dodatkowo obciążać urządzenie operacjami zmiennoprzecinkowymi i jeżeli </w:t>
      </w:r>
      <w:proofErr w:type="gramStart"/>
      <w:r w:rsidRPr="00BC2573">
        <w:rPr>
          <w:lang w:val="pl-PL"/>
        </w:rPr>
        <w:t>tak – jaką</w:t>
      </w:r>
      <w:proofErr w:type="gramEnd"/>
      <w:r w:rsidRPr="00BC2573">
        <w:rPr>
          <w:lang w:val="pl-PL"/>
        </w:rPr>
        <w:t xml:space="preserve"> ich ilością.</w:t>
      </w:r>
    </w:p>
    <w:p w:rsidR="00A37128" w:rsidRPr="00BC2573"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klasy „</w:t>
      </w:r>
      <w:proofErr w:type="spellStart"/>
      <w:proofErr w:type="gramStart"/>
      <w:r w:rsidR="008F3DA9" w:rsidRPr="00BC2573">
        <w:rPr>
          <w:lang w:val="pl-PL"/>
        </w:rPr>
        <w:t>TestEngine</w:t>
      </w:r>
      <w:proofErr w:type="spellEnd"/>
      <w:r w:rsidR="008F3DA9" w:rsidRPr="00BC2573">
        <w:rPr>
          <w:lang w:val="pl-PL"/>
        </w:rPr>
        <w:t>” więc</w:t>
      </w:r>
      <w:proofErr w:type="gramEnd"/>
      <w:r w:rsidR="008F3DA9" w:rsidRPr="00BC2573">
        <w:rPr>
          <w:lang w:val="pl-PL"/>
        </w:rPr>
        <w:t xml:space="preserve">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BC2573">
        <w:rPr>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temat </w:t>
      </w:r>
      <w:r w:rsidR="00A37128" w:rsidRPr="00BC2573">
        <w:rPr>
          <w:color w:val="FF0000"/>
          <w:lang w:val="pl-PL"/>
        </w:rPr>
        <w:t>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działania programu obrano 30fps [</w:t>
      </w:r>
      <w:proofErr w:type="gramStart"/>
      <w:r w:rsidR="00A37128" w:rsidRPr="00BC2573">
        <w:rPr>
          <w:color w:val="FF0000"/>
          <w:lang w:val="pl-PL"/>
        </w:rPr>
        <w:t>przypis dlaczego</w:t>
      </w:r>
      <w:proofErr w:type="gramEnd"/>
      <w:r w:rsidR="00A37128" w:rsidRPr="00BC2573">
        <w:rPr>
          <w:color w:val="FF0000"/>
          <w:lang w:val="pl-PL"/>
        </w:rPr>
        <w:t xml:space="preserve">?]. Program inkrementacyjnie zwiększa ilość tworzonych oraz niszczonych obiektów </w:t>
      </w:r>
      <w:r w:rsidR="00A37128" w:rsidRPr="00BC2573">
        <w:rPr>
          <w:lang w:val="pl-PL"/>
        </w:rPr>
        <w:t xml:space="preserve">na ekranie, która pozwoli utrzymać wymaganą prędkość działania a następnie pokaże ilość stworzonych obiektów. Każdy z obiektów tworzonych i niszczonych podczas tego testu posiada w sobie obiekty </w:t>
      </w:r>
      <w:proofErr w:type="spellStart"/>
      <w:r w:rsidR="00A37128" w:rsidRPr="00BC2573">
        <w:rPr>
          <w:lang w:val="pl-PL"/>
        </w:rPr>
        <w:t>RigidBody</w:t>
      </w:r>
      <w:proofErr w:type="spellEnd"/>
      <w:r w:rsidR="00A37128" w:rsidRPr="00BC2573">
        <w:rPr>
          <w:lang w:val="pl-PL"/>
        </w:rPr>
        <w:t xml:space="preserve"> i </w:t>
      </w:r>
      <w:proofErr w:type="spellStart"/>
      <w:r w:rsidR="00A37128" w:rsidRPr="00BC2573">
        <w:rPr>
          <w:lang w:val="pl-PL"/>
        </w:rPr>
        <w:t>Collider</w:t>
      </w:r>
      <w:proofErr w:type="spellEnd"/>
      <w:r w:rsidR="00A37128" w:rsidRPr="00BC2573">
        <w:rPr>
          <w:lang w:val="pl-PL"/>
        </w:rPr>
        <w:t>, choć kolizje są wyłączone.</w:t>
      </w:r>
    </w:p>
    <w:p w:rsidR="0007656B" w:rsidRPr="00BC2573" w:rsidRDefault="00A37128" w:rsidP="008F3DA9">
      <w:pPr>
        <w:ind w:firstLine="576"/>
        <w:rPr>
          <w:lang w:val="pl-PL"/>
        </w:rPr>
      </w:pPr>
      <w:r w:rsidRPr="00BC2573">
        <w:rPr>
          <w:lang w:val="pl-PL"/>
        </w:rPr>
        <w:t xml:space="preserve"> </w:t>
      </w:r>
    </w:p>
    <w:p w:rsidR="008F3DA9" w:rsidRPr="00BC2573" w:rsidRDefault="00C45682" w:rsidP="008F3DA9">
      <w:pPr>
        <w:ind w:firstLine="576"/>
        <w:rPr>
          <w:lang w:val="pl-PL"/>
        </w:rPr>
      </w:pPr>
      <w:r w:rsidRPr="00BC2573">
        <w:rPr>
          <w:lang w:val="pl-PL"/>
        </w:rPr>
        <w:t>Wszystkie benchmarki oraz stworzone aplikacje testowane były na urządzeniach:</w:t>
      </w:r>
    </w:p>
    <w:p w:rsidR="00C45682" w:rsidRPr="00705BDF" w:rsidRDefault="00C45682" w:rsidP="00C45682">
      <w:pPr>
        <w:pStyle w:val="Akapitzlist"/>
        <w:numPr>
          <w:ilvl w:val="0"/>
          <w:numId w:val="33"/>
        </w:numPr>
      </w:pPr>
      <w:r w:rsidRPr="00705BDF">
        <w:t>Samsung Galaxy S4 GT-I9505 – Android 4.2.2</w:t>
      </w:r>
    </w:p>
    <w:p w:rsidR="00C45682" w:rsidRPr="00BC2573" w:rsidRDefault="00C45682" w:rsidP="00C45682">
      <w:pPr>
        <w:pStyle w:val="Akapitzlist"/>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Phone 8</w:t>
      </w:r>
    </w:p>
    <w:p w:rsidR="00C45682" w:rsidRPr="00705BDF" w:rsidRDefault="00C45682" w:rsidP="00C45682">
      <w:pPr>
        <w:pStyle w:val="Akapitzlist"/>
        <w:numPr>
          <w:ilvl w:val="0"/>
          <w:numId w:val="33"/>
        </w:numPr>
      </w:pPr>
      <w:r w:rsidRPr="00705BDF">
        <w:t>Samsung Galaxy Core Plus SM-G350 – Android 4.2.2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iPhone</w:t>
      </w:r>
      <w:proofErr w:type="spellEnd"/>
      <w:proofErr w:type="gram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Akapitzlist"/>
        <w:numPr>
          <w:ilvl w:val="0"/>
          <w:numId w:val="33"/>
        </w:numPr>
        <w:rPr>
          <w:lang w:val="pl-PL"/>
        </w:rPr>
      </w:pPr>
      <w:proofErr w:type="spellStart"/>
      <w:proofErr w:type="gramStart"/>
      <w:r w:rsidRPr="00BC2573">
        <w:rPr>
          <w:lang w:val="pl-PL"/>
        </w:rPr>
        <w:lastRenderedPageBreak/>
        <w:t>iPad</w:t>
      </w:r>
      <w:proofErr w:type="spellEnd"/>
      <w:proofErr w:type="gram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8F3DA9" w:rsidRPr="00BC2573" w:rsidRDefault="008F3DA9" w:rsidP="00DA4101">
      <w:pPr>
        <w:keepNext/>
        <w:ind w:firstLine="576"/>
        <w:jc w:val="center"/>
        <w:rPr>
          <w:lang w:val="pl-PL"/>
        </w:rPr>
      </w:pPr>
      <w:r w:rsidRPr="00BC2573">
        <w:rPr>
          <w:noProof/>
          <w:lang w:val="pl-PL" w:eastAsia="pl-PL" w:bidi="ar-SA"/>
        </w:rPr>
        <w:drawing>
          <wp:inline distT="0" distB="0" distL="0" distR="0">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F3DA9" w:rsidRPr="00BC2573" w:rsidRDefault="008F3DA9" w:rsidP="00F41F4A">
      <w:pPr>
        <w:pStyle w:val="Legenda"/>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1</w:t>
      </w:r>
      <w:r w:rsidR="00652581" w:rsidRPr="00BC2573">
        <w:rPr>
          <w:lang w:val="pl-PL"/>
        </w:rPr>
        <w:fldChar w:fldCharType="end"/>
      </w:r>
    </w:p>
    <w:p w:rsidR="008F3DA9" w:rsidRPr="00BC2573" w:rsidRDefault="008F3DA9" w:rsidP="008F3DA9">
      <w:pPr>
        <w:ind w:firstLine="576"/>
        <w:rPr>
          <w:lang w:val="pl-PL"/>
        </w:rPr>
      </w:pPr>
    </w:p>
    <w:p w:rsidR="0007656B" w:rsidRPr="00BC2573" w:rsidRDefault="00DA4101" w:rsidP="00DA4101">
      <w:pPr>
        <w:ind w:firstLine="576"/>
        <w:rPr>
          <w:lang w:val="pl-PL"/>
        </w:rPr>
      </w:pPr>
      <w:r w:rsidRPr="00BC2573">
        <w:rPr>
          <w:lang w:val="pl-PL"/>
        </w:rPr>
        <w:t xml:space="preserve">Jak widać na </w:t>
      </w:r>
      <w:proofErr w:type="gramStart"/>
      <w:r w:rsidRPr="00BC2573">
        <w:rPr>
          <w:lang w:val="pl-PL"/>
        </w:rPr>
        <w:t>wykresie 1. żadne</w:t>
      </w:r>
      <w:proofErr w:type="gramEnd"/>
      <w:r w:rsidRPr="00BC2573">
        <w:rPr>
          <w:lang w:val="pl-PL"/>
        </w:rPr>
        <w:t xml:space="preserv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w:t>
      </w:r>
      <w:proofErr w:type="spellStart"/>
      <w:r w:rsidRPr="00BC2573">
        <w:rPr>
          <w:lang w:val="pl-PL"/>
        </w:rPr>
        <w:t>iPhone</w:t>
      </w:r>
      <w:proofErr w:type="spellEnd"/>
      <w:r w:rsidRPr="00BC2573">
        <w:rPr>
          <w:lang w:val="pl-PL"/>
        </w:rPr>
        <w:t xml:space="preserve"> 5 i </w:t>
      </w:r>
      <w:proofErr w:type="spellStart"/>
      <w:r w:rsidRPr="00BC2573">
        <w:rPr>
          <w:lang w:val="pl-PL"/>
        </w:rPr>
        <w:t>iPad</w:t>
      </w:r>
      <w:proofErr w:type="spellEnd"/>
      <w:r w:rsidRPr="00BC2573">
        <w:rPr>
          <w:lang w:val="pl-PL"/>
        </w:rPr>
        <w:t xml:space="preserve"> 3 posiadały wystarczającą wydajność by zapewnić płynność testów. Co ciekawe, telefon Samsung </w:t>
      </w:r>
      <w:proofErr w:type="spellStart"/>
      <w:r w:rsidRPr="00BC2573">
        <w:rPr>
          <w:lang w:val="pl-PL"/>
        </w:rPr>
        <w:t>Galaxy</w:t>
      </w:r>
      <w:proofErr w:type="spellEnd"/>
      <w:r w:rsidRPr="00BC2573">
        <w:rPr>
          <w:lang w:val="pl-PL"/>
        </w:rPr>
        <w:t xml:space="preserve"> </w:t>
      </w:r>
      <w:proofErr w:type="spellStart"/>
      <w:r w:rsidRPr="00BC2573">
        <w:rPr>
          <w:lang w:val="pl-PL"/>
        </w:rPr>
        <w:t>Core</w:t>
      </w:r>
      <w:proofErr w:type="spellEnd"/>
      <w:r w:rsidRPr="00BC2573">
        <w:rPr>
          <w:lang w:val="pl-PL"/>
        </w:rPr>
        <w:t xml:space="preserve"> Plus utrzymywał w testach podobną wydajność do telefonu Samsung </w:t>
      </w:r>
      <w:proofErr w:type="spellStart"/>
      <w:r w:rsidRPr="00BC2573">
        <w:rPr>
          <w:lang w:val="pl-PL"/>
        </w:rPr>
        <w:t>Galaxy</w:t>
      </w:r>
      <w:proofErr w:type="spellEnd"/>
      <w:r w:rsidRPr="00BC2573">
        <w:rPr>
          <w:lang w:val="pl-PL"/>
        </w:rPr>
        <w:t xml:space="preserve"> S4, który jest od niego droższy ponad </w:t>
      </w:r>
      <w:proofErr w:type="gramStart"/>
      <w:r w:rsidRPr="00BC2573">
        <w:rPr>
          <w:lang w:val="pl-PL"/>
        </w:rPr>
        <w:t xml:space="preserve">trzykrotnie. </w:t>
      </w:r>
      <w:proofErr w:type="gramEnd"/>
      <w:r w:rsidRPr="00BC2573">
        <w:rPr>
          <w:lang w:val="pl-PL"/>
        </w:rPr>
        <w:t xml:space="preserve">Widać też znaczny postęp w technologii wytwarzania urządzeń mobilnych gdzie telefony S4 i </w:t>
      </w:r>
      <w:proofErr w:type="spellStart"/>
      <w:r w:rsidRPr="00BC2573">
        <w:rPr>
          <w:lang w:val="pl-PL"/>
        </w:rPr>
        <w:t>Core</w:t>
      </w:r>
      <w:proofErr w:type="spellEnd"/>
      <w:r w:rsidRPr="00BC2573">
        <w:rPr>
          <w:lang w:val="pl-PL"/>
        </w:rPr>
        <w:t xml:space="preserve"> utrzymują lepszą ilość klatek na sekundę, niż tablet </w:t>
      </w:r>
      <w:proofErr w:type="spellStart"/>
      <w:r w:rsidRPr="00BC2573">
        <w:rPr>
          <w:lang w:val="pl-PL"/>
        </w:rPr>
        <w:t>iPad</w:t>
      </w:r>
      <w:proofErr w:type="spellEnd"/>
      <w:r w:rsidRPr="00BC2573">
        <w:rPr>
          <w:lang w:val="pl-PL"/>
        </w:rPr>
        <w:t xml:space="preserve"> 1.</w:t>
      </w:r>
    </w:p>
    <w:p w:rsidR="00DA4101" w:rsidRPr="00BC2573" w:rsidRDefault="00DA4101" w:rsidP="00DA4101">
      <w:pPr>
        <w:ind w:firstLine="576"/>
        <w:rPr>
          <w:lang w:val="pl-PL"/>
        </w:rPr>
      </w:pPr>
    </w:p>
    <w:p w:rsidR="004B751C" w:rsidRPr="00BC2573" w:rsidRDefault="004B751C" w:rsidP="00F41F4A">
      <w:pPr>
        <w:keepNext/>
        <w:ind w:firstLine="576"/>
        <w:jc w:val="center"/>
        <w:rPr>
          <w:lang w:val="pl-PL"/>
        </w:rPr>
      </w:pPr>
      <w:r w:rsidRPr="00BC2573">
        <w:rPr>
          <w:noProof/>
          <w:lang w:val="pl-PL" w:eastAsia="pl-PL" w:bidi="ar-SA"/>
        </w:rPr>
        <w:lastRenderedPageBreak/>
        <w:drawing>
          <wp:inline distT="0" distB="0" distL="0" distR="0">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DA4101" w:rsidRPr="00BC2573" w:rsidRDefault="004B751C" w:rsidP="00F41F4A">
      <w:pPr>
        <w:pStyle w:val="Legenda"/>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2</w:t>
      </w:r>
      <w:r w:rsidR="00652581" w:rsidRPr="00BC2573">
        <w:rPr>
          <w:lang w:val="pl-PL"/>
        </w:rPr>
        <w:fldChar w:fldCharType="end"/>
      </w:r>
    </w:p>
    <w:p w:rsidR="002946EA" w:rsidRPr="00BC2573" w:rsidRDefault="002946EA" w:rsidP="004C30BF">
      <w:pPr>
        <w:rPr>
          <w:lang w:val="pl-PL"/>
        </w:rPr>
      </w:pPr>
    </w:p>
    <w:p w:rsidR="00854397" w:rsidRPr="00BC2573" w:rsidRDefault="00854397" w:rsidP="00854397">
      <w:pPr>
        <w:ind w:firstLine="576"/>
        <w:rPr>
          <w:lang w:val="pl-PL"/>
        </w:rPr>
      </w:pPr>
      <w:r w:rsidRPr="00BC2573">
        <w:rPr>
          <w:lang w:val="pl-PL"/>
        </w:rPr>
        <w:t xml:space="preserve">Jak widać z </w:t>
      </w:r>
      <w:proofErr w:type="gramStart"/>
      <w:r w:rsidRPr="00BC2573">
        <w:rPr>
          <w:lang w:val="pl-PL"/>
        </w:rPr>
        <w:t>wykresu 2. przy</w:t>
      </w:r>
      <w:proofErr w:type="gramEnd"/>
      <w:r w:rsidRPr="00BC2573">
        <w:rPr>
          <w:lang w:val="pl-PL"/>
        </w:rPr>
        <w:t xml:space="preserve"> 50 obiektach ruch tychże nie wpływa znacząco na ilość rysowanych klatek na sekundę. Spadki ponownie pojawiają się przy 250 obiektach na ekranie i są podobne pomiędzy urządzeniami. Wyjątkiem jest tu </w:t>
      </w:r>
      <w:proofErr w:type="spellStart"/>
      <w:r w:rsidRPr="00BC2573">
        <w:rPr>
          <w:lang w:val="pl-PL"/>
        </w:rPr>
        <w:t>iPhone</w:t>
      </w:r>
      <w:proofErr w:type="spellEnd"/>
      <w:r w:rsidRPr="00BC2573">
        <w:rPr>
          <w:lang w:val="pl-PL"/>
        </w:rPr>
        <w:t xml:space="preserve"> 5, który spadek wydajności pokazuje dopiero przy 500 obiektach na ekranie. Warto odnotować </w:t>
      </w:r>
      <w:proofErr w:type="gramStart"/>
      <w:r w:rsidRPr="00BC2573">
        <w:rPr>
          <w:lang w:val="pl-PL"/>
        </w:rPr>
        <w:t>fakt iż</w:t>
      </w:r>
      <w:proofErr w:type="gramEnd"/>
      <w:r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F41F4A" w:rsidRPr="00BC2573" w:rsidRDefault="00F41F4A" w:rsidP="00F41F4A">
      <w:pPr>
        <w:keepNext/>
        <w:ind w:firstLine="576"/>
        <w:jc w:val="center"/>
        <w:rPr>
          <w:lang w:val="pl-PL"/>
        </w:rPr>
      </w:pPr>
      <w:r w:rsidRPr="00BC2573">
        <w:rPr>
          <w:noProof/>
          <w:lang w:val="pl-PL" w:eastAsia="pl-PL" w:bidi="ar-SA"/>
        </w:rPr>
        <w:drawing>
          <wp:inline distT="0" distB="0" distL="0" distR="0">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F41F4A" w:rsidRPr="00BC2573" w:rsidRDefault="00F41F4A" w:rsidP="00F41F4A">
      <w:pPr>
        <w:pStyle w:val="Legenda"/>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3</w:t>
      </w:r>
      <w:r w:rsidR="00652581" w:rsidRPr="00BC2573">
        <w:rPr>
          <w:lang w:val="pl-PL"/>
        </w:rPr>
        <w:fldChar w:fldCharType="end"/>
      </w:r>
    </w:p>
    <w:p w:rsidR="00854397" w:rsidRPr="00BC2573" w:rsidRDefault="00854397" w:rsidP="00854397">
      <w:pPr>
        <w:ind w:firstLine="576"/>
        <w:rPr>
          <w:lang w:val="pl-PL"/>
        </w:rPr>
      </w:pPr>
    </w:p>
    <w:p w:rsidR="00854397" w:rsidRPr="00BC2573" w:rsidRDefault="00854397" w:rsidP="00F41F4A">
      <w:pPr>
        <w:ind w:firstLine="576"/>
        <w:rPr>
          <w:lang w:val="pl-PL"/>
        </w:rPr>
      </w:pPr>
      <w:r w:rsidRPr="00BC2573">
        <w:rPr>
          <w:lang w:val="pl-PL"/>
        </w:rPr>
        <w:t xml:space="preserve">Na wykresie 3. </w:t>
      </w:r>
      <w:proofErr w:type="gramStart"/>
      <w:r w:rsidRPr="00BC2573">
        <w:rPr>
          <w:lang w:val="pl-PL"/>
        </w:rPr>
        <w:t>zaprezentowano</w:t>
      </w:r>
      <w:proofErr w:type="gramEnd"/>
      <w:r w:rsidRPr="00BC2573">
        <w:rPr>
          <w:lang w:val="pl-PL"/>
        </w:rPr>
        <w:t xml:space="preserve"> wpływ sztucznych operacji </w:t>
      </w:r>
      <w:r w:rsidR="00F41F4A" w:rsidRPr="00BC2573">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proofErr w:type="gramStart"/>
      <w:r w:rsidR="00F41F4A" w:rsidRPr="00BC2573">
        <w:rPr>
          <w:lang w:val="pl-PL"/>
        </w:rPr>
        <w:t>iPad</w:t>
      </w:r>
      <w:proofErr w:type="spellEnd"/>
      <w:r w:rsidR="00F41F4A" w:rsidRPr="00BC2573">
        <w:rPr>
          <w:lang w:val="pl-PL"/>
        </w:rPr>
        <w:t xml:space="preserve"> 1.</w:t>
      </w:r>
      <w:proofErr w:type="gramEnd"/>
    </w:p>
    <w:p w:rsidR="00720881" w:rsidRPr="00BC2573" w:rsidRDefault="00720881" w:rsidP="00F41F4A">
      <w:pPr>
        <w:ind w:firstLine="576"/>
        <w:rPr>
          <w:lang w:val="pl-PL"/>
        </w:rPr>
      </w:pPr>
    </w:p>
    <w:p w:rsidR="00720881" w:rsidRPr="00BC2573" w:rsidRDefault="00720881" w:rsidP="00720881">
      <w:pPr>
        <w:keepNext/>
        <w:ind w:firstLine="576"/>
        <w:jc w:val="center"/>
        <w:rPr>
          <w:lang w:val="pl-PL"/>
        </w:rPr>
      </w:pPr>
      <w:r w:rsidRPr="00BC2573">
        <w:rPr>
          <w:noProof/>
          <w:lang w:val="pl-PL" w:eastAsia="pl-PL" w:bidi="ar-SA"/>
        </w:rPr>
        <w:drawing>
          <wp:inline distT="0" distB="0" distL="0" distR="0">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116301" w:rsidRPr="00BC2573" w:rsidRDefault="00720881" w:rsidP="00720881">
      <w:pPr>
        <w:pStyle w:val="Legenda"/>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4</w:t>
      </w:r>
      <w:r w:rsidR="00652581" w:rsidRPr="00BC2573">
        <w:rPr>
          <w:lang w:val="pl-PL"/>
        </w:rPr>
        <w:fldChar w:fldCharType="end"/>
      </w:r>
    </w:p>
    <w:p w:rsidR="00116301" w:rsidRPr="00BC2573" w:rsidRDefault="00116301" w:rsidP="00F41F4A">
      <w:pPr>
        <w:ind w:firstLine="576"/>
        <w:rPr>
          <w:lang w:val="pl-PL"/>
        </w:rPr>
      </w:pPr>
    </w:p>
    <w:p w:rsidR="00720881" w:rsidRPr="00BC2573" w:rsidRDefault="00720881" w:rsidP="00720881">
      <w:pPr>
        <w:ind w:firstLine="576"/>
        <w:rPr>
          <w:lang w:val="pl-PL"/>
        </w:rPr>
      </w:pPr>
      <w:r w:rsidRPr="00BC2573">
        <w:rPr>
          <w:lang w:val="pl-PL"/>
        </w:rPr>
        <w:t xml:space="preserve">Na wykresie 4. </w:t>
      </w:r>
      <w:proofErr w:type="gramStart"/>
      <w:r w:rsidRPr="00BC2573">
        <w:rPr>
          <w:lang w:val="pl-PL"/>
        </w:rPr>
        <w:t>zaprezentowano</w:t>
      </w:r>
      <w:proofErr w:type="gramEnd"/>
      <w:r w:rsidRPr="00BC2573">
        <w:rPr>
          <w:lang w:val="pl-PL"/>
        </w:rPr>
        <w:t xml:space="preserve"> wyniki testu inkrementalnego. Można z niego wywnioskować maksymalne wartości obiektów na ekranie dla poszczególnych urządzeń. Jak widać najgorzej z testowanych urządzeń wraz z ilością obiektów skaluje się telefon Nokia </w:t>
      </w:r>
      <w:proofErr w:type="spellStart"/>
      <w:r w:rsidRPr="00BC2573">
        <w:rPr>
          <w:lang w:val="pl-PL"/>
        </w:rPr>
        <w:t>Lumia</w:t>
      </w:r>
      <w:proofErr w:type="spellEnd"/>
      <w:r w:rsidRPr="00BC2573">
        <w:rPr>
          <w:lang w:val="pl-PL"/>
        </w:rPr>
        <w:t xml:space="preserve"> 625 osiągając niesatysfakcjonujące wyniki już przy ok. 175 </w:t>
      </w:r>
      <w:proofErr w:type="gramStart"/>
      <w:r w:rsidRPr="00BC2573">
        <w:rPr>
          <w:lang w:val="pl-PL"/>
        </w:rPr>
        <w:t xml:space="preserve">obiektach. </w:t>
      </w:r>
      <w:proofErr w:type="gramEnd"/>
      <w:r w:rsidRPr="00BC2573">
        <w:rPr>
          <w:lang w:val="pl-PL"/>
        </w:rPr>
        <w:t xml:space="preserve">Najlepiej poradził sobie </w:t>
      </w:r>
      <w:proofErr w:type="spellStart"/>
      <w:r w:rsidRPr="00BC2573">
        <w:rPr>
          <w:lang w:val="pl-PL"/>
        </w:rPr>
        <w:t>iPhone</w:t>
      </w:r>
      <w:proofErr w:type="spellEnd"/>
      <w:r w:rsidRPr="00BC2573">
        <w:rPr>
          <w:lang w:val="pl-PL"/>
        </w:rPr>
        <w:t xml:space="preserve"> 5, który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A37128" w:rsidRPr="00BC2573" w:rsidRDefault="00A37128" w:rsidP="00A37128">
      <w:pPr>
        <w:keepNext/>
        <w:ind w:firstLine="576"/>
        <w:jc w:val="center"/>
        <w:rPr>
          <w:lang w:val="pl-PL"/>
        </w:rPr>
      </w:pPr>
      <w:r w:rsidRPr="00BC2573">
        <w:rPr>
          <w:noProof/>
          <w:lang w:val="pl-PL" w:eastAsia="pl-PL" w:bidi="ar-SA"/>
        </w:rPr>
        <w:lastRenderedPageBreak/>
        <w:drawing>
          <wp:inline distT="0" distB="0" distL="0" distR="0">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D11E0" w:rsidRPr="00BC2573" w:rsidRDefault="00A37128" w:rsidP="00A37128">
      <w:pPr>
        <w:pStyle w:val="Legenda"/>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5</w:t>
      </w:r>
      <w:r w:rsidR="00652581" w:rsidRPr="00BC2573">
        <w:rPr>
          <w:lang w:val="pl-PL"/>
        </w:rPr>
        <w:fldChar w:fldCharType="end"/>
      </w:r>
    </w:p>
    <w:p w:rsidR="006D11E0" w:rsidRPr="00BC2573" w:rsidRDefault="006D11E0" w:rsidP="00720881">
      <w:pPr>
        <w:ind w:firstLine="576"/>
        <w:rPr>
          <w:lang w:val="pl-PL"/>
        </w:rPr>
      </w:pPr>
    </w:p>
    <w:p w:rsidR="006D11E0" w:rsidRPr="00BC2573" w:rsidRDefault="00A37128" w:rsidP="00720881">
      <w:pPr>
        <w:ind w:firstLine="576"/>
        <w:rPr>
          <w:lang w:val="pl-PL"/>
        </w:rPr>
      </w:pPr>
      <w:r w:rsidRPr="00BC2573">
        <w:rPr>
          <w:lang w:val="pl-PL"/>
        </w:rPr>
        <w:t xml:space="preserve">Na wykresie 5. </w:t>
      </w:r>
      <w:proofErr w:type="gramStart"/>
      <w:r w:rsidRPr="00BC2573">
        <w:rPr>
          <w:lang w:val="pl-PL"/>
        </w:rPr>
        <w:t>przedstawiono</w:t>
      </w:r>
      <w:proofErr w:type="gramEnd"/>
      <w:r w:rsidRPr="00BC2573">
        <w:rPr>
          <w:lang w:val="pl-PL"/>
        </w:rPr>
        <w:t xml:space="preserve"> wyniki testu tworzenia/destrukcji obiektów. W kontekście wcześniej przeprowadzonych testów maksymalnych ilości obiektów na ekranie widać, iż wartości te są całkiem duże. Sporym zaskoczeniem jest tutaj wydajność telefonu </w:t>
      </w:r>
      <w:proofErr w:type="spellStart"/>
      <w:r w:rsidRPr="00BC2573">
        <w:rPr>
          <w:lang w:val="pl-PL"/>
        </w:rPr>
        <w:t>Lumia</w:t>
      </w:r>
      <w:proofErr w:type="spellEnd"/>
      <w:r w:rsidRPr="00BC2573">
        <w:rPr>
          <w:lang w:val="pl-PL"/>
        </w:rPr>
        <w:t xml:space="preserve">, który spisał się lepiej niż telefony S4 i </w:t>
      </w:r>
      <w:proofErr w:type="spellStart"/>
      <w:r w:rsidRPr="00BC2573">
        <w:rPr>
          <w:lang w:val="pl-PL"/>
        </w:rPr>
        <w:t>Core</w:t>
      </w:r>
      <w:proofErr w:type="spellEnd"/>
      <w:r w:rsidRPr="00BC2573">
        <w:rPr>
          <w:lang w:val="pl-PL"/>
        </w:rPr>
        <w:t>.</w:t>
      </w:r>
    </w:p>
    <w:p w:rsidR="00720881" w:rsidRPr="00BC2573" w:rsidRDefault="00720881" w:rsidP="00F41F4A">
      <w:pPr>
        <w:ind w:firstLine="576"/>
        <w:rPr>
          <w:color w:val="FF0000"/>
          <w:lang w:val="pl-PL"/>
        </w:rPr>
      </w:pPr>
    </w:p>
    <w:p w:rsidR="0037711F" w:rsidRPr="00BC2573" w:rsidRDefault="0037711F" w:rsidP="0037711F">
      <w:pPr>
        <w:keepNext/>
        <w:ind w:firstLine="576"/>
        <w:jc w:val="center"/>
        <w:rPr>
          <w:lang w:val="pl-PL"/>
        </w:rPr>
      </w:pPr>
      <w:r w:rsidRPr="00BC2573">
        <w:rPr>
          <w:noProof/>
          <w:lang w:val="pl-PL" w:eastAsia="pl-PL" w:bidi="ar-SA"/>
        </w:rPr>
        <w:drawing>
          <wp:inline distT="0" distB="0" distL="0" distR="0">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20881" w:rsidRPr="00BC2573" w:rsidRDefault="0037711F" w:rsidP="0037711F">
      <w:pPr>
        <w:pStyle w:val="Legenda"/>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6</w:t>
      </w:r>
      <w:r w:rsidR="00652581" w:rsidRPr="00BC2573">
        <w:rPr>
          <w:lang w:val="pl-PL"/>
        </w:rPr>
        <w:fldChar w:fldCharType="end"/>
      </w:r>
    </w:p>
    <w:p w:rsidR="00373FE7" w:rsidRPr="00BC2573" w:rsidRDefault="00373FE7" w:rsidP="00373FE7">
      <w:pPr>
        <w:rPr>
          <w:lang w:val="pl-PL"/>
        </w:rPr>
      </w:pPr>
    </w:p>
    <w:p w:rsidR="00103E1F" w:rsidRPr="00BC2573" w:rsidRDefault="00373FE7" w:rsidP="00103E1F">
      <w:pPr>
        <w:ind w:firstLine="576"/>
        <w:rPr>
          <w:lang w:val="pl-PL"/>
        </w:rPr>
      </w:pPr>
      <w:r w:rsidRPr="00BC2573">
        <w:rPr>
          <w:lang w:val="pl-PL"/>
        </w:rPr>
        <w:t xml:space="preserve">Jak widać na </w:t>
      </w:r>
      <w:proofErr w:type="gramStart"/>
      <w:r w:rsidRPr="00BC2573">
        <w:rPr>
          <w:lang w:val="pl-PL"/>
        </w:rPr>
        <w:t>wykresie 5. praktycznie</w:t>
      </w:r>
      <w:proofErr w:type="gramEnd"/>
      <w:r w:rsidRPr="00BC2573">
        <w:rPr>
          <w:lang w:val="pl-PL"/>
        </w:rPr>
        <w:t xml:space="preserve"> wszystkie urządzenia uzyskiwały lepsze rezultaty po </w:t>
      </w:r>
      <w:r w:rsidRPr="00BC2573">
        <w:rPr>
          <w:lang w:val="pl-PL"/>
        </w:rPr>
        <w:lastRenderedPageBreak/>
        <w:t xml:space="preserve">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373FE7" w:rsidRPr="00BC2573" w:rsidRDefault="00373FE7" w:rsidP="00373FE7">
      <w:pPr>
        <w:keepNext/>
        <w:ind w:firstLine="576"/>
        <w:jc w:val="center"/>
        <w:rPr>
          <w:lang w:val="pl-PL"/>
        </w:rPr>
      </w:pPr>
      <w:r w:rsidRPr="00BC2573">
        <w:rPr>
          <w:noProof/>
          <w:lang w:val="pl-PL" w:eastAsia="pl-PL" w:bidi="ar-SA"/>
        </w:rPr>
        <w:drawing>
          <wp:inline distT="0" distB="0" distL="0" distR="0">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373FE7" w:rsidRPr="00BC2573" w:rsidRDefault="00373FE7" w:rsidP="00373FE7">
      <w:pPr>
        <w:pStyle w:val="Legenda"/>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7</w:t>
      </w:r>
      <w:r w:rsidR="00652581" w:rsidRPr="00BC2573">
        <w:rPr>
          <w:lang w:val="pl-PL"/>
        </w:rPr>
        <w:fldChar w:fldCharType="end"/>
      </w:r>
    </w:p>
    <w:p w:rsidR="0037711F" w:rsidRPr="00BC2573" w:rsidRDefault="0037711F" w:rsidP="00F41F4A">
      <w:pPr>
        <w:ind w:firstLine="576"/>
        <w:rPr>
          <w:lang w:val="pl-PL"/>
        </w:rPr>
      </w:pPr>
    </w:p>
    <w:p w:rsidR="0037711F" w:rsidRPr="00BC2573" w:rsidRDefault="004B0C65" w:rsidP="00F41F4A">
      <w:pPr>
        <w:ind w:firstLine="576"/>
        <w:rPr>
          <w:lang w:val="pl-PL"/>
        </w:rPr>
      </w:pPr>
      <w:r w:rsidRPr="00BC2573">
        <w:rPr>
          <w:lang w:val="pl-PL"/>
        </w:rPr>
        <w:t xml:space="preserve">Na wykresie 6. </w:t>
      </w:r>
      <w:proofErr w:type="gramStart"/>
      <w:r w:rsidRPr="00BC2573">
        <w:rPr>
          <w:lang w:val="pl-PL"/>
        </w:rPr>
        <w:t>przedstawiono</w:t>
      </w:r>
      <w:proofErr w:type="gramEnd"/>
      <w:r w:rsidRPr="00BC2573">
        <w:rPr>
          <w:lang w:val="pl-PL"/>
        </w:rPr>
        <w:t xml:space="preserve"> różnice pomiędzy testami dwu a trójwymiarowymi z obiektami ruchomymi. Widać tutaj delikatny spadek wydajności dla telefonów typu S4, </w:t>
      </w:r>
      <w:proofErr w:type="spellStart"/>
      <w:r w:rsidRPr="00BC2573">
        <w:rPr>
          <w:lang w:val="pl-PL"/>
        </w:rPr>
        <w:t>Lumia</w:t>
      </w:r>
      <w:proofErr w:type="spellEnd"/>
      <w:r w:rsidRPr="00BC2573">
        <w:rPr>
          <w:lang w:val="pl-PL"/>
        </w:rPr>
        <w:t xml:space="preserve"> oraz </w:t>
      </w:r>
      <w:proofErr w:type="spellStart"/>
      <w:r w:rsidRPr="00BC2573">
        <w:rPr>
          <w:lang w:val="pl-PL"/>
        </w:rPr>
        <w:t>Core</w:t>
      </w:r>
      <w:proofErr w:type="spellEnd"/>
      <w:r w:rsidRPr="00BC2573">
        <w:rPr>
          <w:lang w:val="pl-PL"/>
        </w:rPr>
        <w:t xml:space="preserve">. Spadek może wynikać z konieczności przeliczania jednego dodatkowego wymiaru podczas ruchu </w:t>
      </w:r>
      <w:proofErr w:type="gramStart"/>
      <w:r w:rsidRPr="00BC2573">
        <w:rPr>
          <w:lang w:val="pl-PL"/>
        </w:rPr>
        <w:t>obiektów (mimo, iż</w:t>
      </w:r>
      <w:proofErr w:type="gramEnd"/>
      <w:r w:rsidRPr="00BC2573">
        <w:rPr>
          <w:lang w:val="pl-PL"/>
        </w:rPr>
        <w:t xml:space="preserve">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F12229" w:rsidP="00F12229">
      <w:pPr>
        <w:pStyle w:val="Nagwek2"/>
        <w:rPr>
          <w:lang w:val="pl-PL"/>
        </w:rPr>
      </w:pPr>
      <w:bookmarkStart w:id="34" w:name="_Toc394862021"/>
      <w:r w:rsidRPr="00BC2573">
        <w:rPr>
          <w:lang w:val="pl-PL"/>
        </w:rPr>
        <w:lastRenderedPageBreak/>
        <w:t xml:space="preserve">Unity: </w:t>
      </w:r>
      <w:r w:rsidR="00334945" w:rsidRPr="00BC2573">
        <w:rPr>
          <w:lang w:val="pl-PL"/>
        </w:rPr>
        <w:t>Gra</w:t>
      </w:r>
      <w:r w:rsidRPr="00BC2573">
        <w:rPr>
          <w:lang w:val="pl-PL"/>
        </w:rPr>
        <w:t xml:space="preserve"> 2D</w:t>
      </w:r>
      <w:bookmarkEnd w:id="34"/>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 xml:space="preserve">Mając powyższe wyniki testów przystąpiono do tworzenie pierwszej z gier. Jest to prosta gra zręcznościowa podobna do </w:t>
      </w:r>
      <w:proofErr w:type="spellStart"/>
      <w:r w:rsidRPr="00BC2573">
        <w:rPr>
          <w:lang w:val="pl-PL"/>
        </w:rPr>
        <w:t>Icy</w:t>
      </w:r>
      <w:proofErr w:type="spellEnd"/>
      <w:r w:rsidRPr="00BC2573">
        <w:rPr>
          <w:lang w:val="pl-PL"/>
        </w:rPr>
        <w:t xml:space="preserve"> Tower, stworzona w oparciu o przykładowe zasoby dostarczone z silnikiem Unity, takie jak tekstury, muzyka czy tła.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val="pl-PL" w:eastAsia="pl-PL" w:bidi="ar-SA"/>
        </w:rPr>
        <w:drawing>
          <wp:inline distT="0" distB="0" distL="0" distR="0">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Legenda"/>
        <w:jc w:val="center"/>
        <w:rPr>
          <w:lang w:val="pl-PL"/>
        </w:rPr>
      </w:pPr>
      <w:r w:rsidRPr="00BC2573">
        <w:rPr>
          <w:lang w:val="pl-PL"/>
        </w:rPr>
        <w:t xml:space="preserve">Rysunek </w:t>
      </w:r>
      <w:r w:rsidR="00652581" w:rsidRPr="00BC2573">
        <w:rPr>
          <w:lang w:val="pl-PL"/>
        </w:rPr>
        <w:fldChar w:fldCharType="begin"/>
      </w:r>
      <w:r w:rsidR="00E27F95" w:rsidRPr="00BC2573">
        <w:rPr>
          <w:lang w:val="pl-PL"/>
        </w:rPr>
        <w:instrText xml:space="preserve"> SEQ Rysunek \* ARABIC </w:instrText>
      </w:r>
      <w:r w:rsidR="00652581" w:rsidRPr="00BC2573">
        <w:rPr>
          <w:lang w:val="pl-PL"/>
        </w:rPr>
        <w:fldChar w:fldCharType="separate"/>
      </w:r>
      <w:r w:rsidR="00705BDF">
        <w:rPr>
          <w:noProof/>
          <w:lang w:val="pl-PL"/>
        </w:rPr>
        <w:t>11</w:t>
      </w:r>
      <w:r w:rsidR="00652581"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BC2573">
        <w:rPr>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w:t>
      </w:r>
      <w:r w:rsidR="002F6492" w:rsidRPr="00BC2573">
        <w:rPr>
          <w:lang w:val="pl-PL"/>
        </w:rPr>
        <w:lastRenderedPageBreak/>
        <w:t xml:space="preserve">rozpoczęcie każdej z faz. </w:t>
      </w:r>
    </w:p>
    <w:p w:rsidR="005937DC" w:rsidRPr="00BC2573" w:rsidRDefault="005937DC" w:rsidP="005937DC">
      <w:pPr>
        <w:ind w:firstLine="432"/>
        <w:rPr>
          <w:lang w:val="pl-PL"/>
        </w:rPr>
      </w:pPr>
      <w:r w:rsidRPr="00BC2573">
        <w:rPr>
          <w:lang w:val="pl-PL"/>
        </w:rPr>
        <w:t>Podstawowymi komponentami bohatera są obiekty klas RigidBody2</w:t>
      </w:r>
      <w:r w:rsidR="00922375" w:rsidRPr="00BC2573">
        <w:rPr>
          <w:lang w:val="pl-PL"/>
        </w:rPr>
        <w:t xml:space="preserve">D i </w:t>
      </w:r>
      <w:proofErr w:type="spellStart"/>
      <w:r w:rsidR="00922375" w:rsidRPr="00BC2573">
        <w:rPr>
          <w:lang w:val="pl-PL"/>
        </w:rPr>
        <w:t>Collider</w:t>
      </w:r>
      <w:proofErr w:type="spellEnd"/>
      <w:r w:rsidR="00922375" w:rsidRPr="00BC2573">
        <w:rPr>
          <w:lang w:val="pl-PL"/>
        </w:rPr>
        <w:t>, których rozkład widać na rysunku 1</w:t>
      </w:r>
      <w:r w:rsidR="00B367C0">
        <w:rPr>
          <w:lang w:val="pl-PL"/>
        </w:rPr>
        <w:t>2</w:t>
      </w:r>
      <w:r w:rsidR="00922375" w:rsidRPr="00BC2573">
        <w:rPr>
          <w:lang w:val="pl-PL"/>
        </w:rPr>
        <w:t>.</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BC2573">
        <w:rPr>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val="pl-PL" w:eastAsia="pl-PL" w:bidi="ar-SA"/>
        </w:rPr>
        <w:drawing>
          <wp:inline distT="0" distB="0" distL="0" distR="0">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Legenda"/>
        <w:jc w:val="center"/>
        <w:rPr>
          <w:lang w:val="pl-PL"/>
        </w:rPr>
      </w:pPr>
      <w:r w:rsidRPr="00BC2573">
        <w:rPr>
          <w:lang w:val="pl-PL"/>
        </w:rPr>
        <w:t xml:space="preserve">Rysunek </w:t>
      </w:r>
      <w:r w:rsidR="00652581" w:rsidRPr="00BC2573">
        <w:rPr>
          <w:lang w:val="pl-PL"/>
        </w:rPr>
        <w:fldChar w:fldCharType="begin"/>
      </w:r>
      <w:r w:rsidR="00E27F95" w:rsidRPr="00BC2573">
        <w:rPr>
          <w:lang w:val="pl-PL"/>
        </w:rPr>
        <w:instrText xml:space="preserve"> SEQ Rysunek \* ARABIC </w:instrText>
      </w:r>
      <w:r w:rsidR="00652581" w:rsidRPr="00BC2573">
        <w:rPr>
          <w:lang w:val="pl-PL"/>
        </w:rPr>
        <w:fldChar w:fldCharType="separate"/>
      </w:r>
      <w:r w:rsidR="00705BDF">
        <w:rPr>
          <w:noProof/>
          <w:lang w:val="pl-PL"/>
        </w:rPr>
        <w:t>12</w:t>
      </w:r>
      <w:r w:rsidR="00652581"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Default="004045ED" w:rsidP="0014558B">
      <w:pPr>
        <w:ind w:firstLine="576"/>
        <w:rPr>
          <w:lang w:val="pl-PL"/>
        </w:rPr>
      </w:pPr>
      <w:r w:rsidRPr="00BC2573">
        <w:rPr>
          <w:lang w:val="pl-PL"/>
        </w:rPr>
        <w:t xml:space="preserve">Postać gracza zawiera też obiekt klasy </w:t>
      </w:r>
      <w:proofErr w:type="spellStart"/>
      <w:r w:rsidRPr="00BC2573">
        <w:rPr>
          <w:lang w:val="pl-PL"/>
        </w:rPr>
        <w:t>AudioSource</w:t>
      </w:r>
      <w:proofErr w:type="spellEnd"/>
      <w:r w:rsidRPr="00BC2573">
        <w:rPr>
          <w:lang w:val="pl-PL"/>
        </w:rPr>
        <w:t xml:space="preserve"> by mógł wydawać </w:t>
      </w:r>
      <w:r w:rsidR="003D651A" w:rsidRPr="00BC2573">
        <w:rPr>
          <w:lang w:val="pl-PL"/>
        </w:rPr>
        <w:t>dźwięki, gdy</w:t>
      </w:r>
      <w:r w:rsidRPr="00BC2573">
        <w:rPr>
          <w:lang w:val="pl-PL"/>
        </w:rPr>
        <w:t xml:space="preserve"> np. skacze, oraz w obiekt </w:t>
      </w:r>
      <w:r w:rsidR="003D651A" w:rsidRPr="00BC2573">
        <w:rPr>
          <w:lang w:val="pl-PL"/>
        </w:rPr>
        <w:t>Animator,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Animator posiada mapę stanów animacji, w których może znajdować się postać. Domyślnym stanem jest stan </w:t>
      </w:r>
      <w:proofErr w:type="spellStart"/>
      <w:r w:rsidR="00922375" w:rsidRPr="00BC2573">
        <w:rPr>
          <w:lang w:val="pl-PL"/>
        </w:rPr>
        <w:t>Idle</w:t>
      </w:r>
      <w:proofErr w:type="spellEnd"/>
      <w:r w:rsidR="00922375" w:rsidRPr="00BC2573">
        <w:rPr>
          <w:lang w:val="pl-PL"/>
        </w:rPr>
        <w:t xml:space="preserve">, w którym postać delikatnie porusza się, co ma wizualizować oddychanie. Ze stanu </w:t>
      </w:r>
      <w:proofErr w:type="spellStart"/>
      <w:r w:rsidR="00922375" w:rsidRPr="00BC2573">
        <w:rPr>
          <w:lang w:val="pl-PL"/>
        </w:rPr>
        <w:t>Idle</w:t>
      </w:r>
      <w:proofErr w:type="spellEnd"/>
      <w:r w:rsidR="00922375" w:rsidRPr="00BC2573">
        <w:rPr>
          <w:lang w:val="pl-PL"/>
        </w:rPr>
        <w:t xml:space="preserve"> postać może przejść do stanu Run, pokazującego bieganie, lub </w:t>
      </w:r>
      <w:proofErr w:type="spellStart"/>
      <w:r w:rsidR="00922375" w:rsidRPr="00BC2573">
        <w:rPr>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8D05CE" w:rsidRDefault="008D05CE" w:rsidP="0014558B">
      <w:pPr>
        <w:ind w:firstLine="576"/>
        <w:rPr>
          <w:lang w:val="pl-PL"/>
        </w:rPr>
      </w:pPr>
      <w:r>
        <w:rPr>
          <w:lang w:val="pl-PL"/>
        </w:rPr>
        <w:lastRenderedPageBreak/>
        <w:t xml:space="preserve">Tworzeniem platform dla gracza zajmuje się skrypt </w:t>
      </w:r>
      <w:proofErr w:type="spellStart"/>
      <w:r>
        <w:rPr>
          <w:lang w:val="pl-PL"/>
        </w:rPr>
        <w:t>PlatformCreator</w:t>
      </w:r>
      <w:proofErr w:type="spellEnd"/>
      <w:r>
        <w:rPr>
          <w:lang w:val="pl-PL"/>
        </w:rPr>
        <w:t xml:space="preserve">, który </w:t>
      </w:r>
      <w:proofErr w:type="gramStart"/>
      <w:r>
        <w:rPr>
          <w:lang w:val="pl-PL"/>
        </w:rPr>
        <w:t>sprawdza na jakiej</w:t>
      </w:r>
      <w:proofErr w:type="gramEnd"/>
      <w:r>
        <w:rPr>
          <w:lang w:val="pl-PL"/>
        </w:rPr>
        <w:t xml:space="preserve"> wysokości znajduje się gracz oraz na jakiej wysokości znajduje się krawędź kamery, a następnie dbając o to by możliwe było doskoczenie do następnej z platform tworzy kolejną. Skrypt </w:t>
      </w:r>
      <w:proofErr w:type="spellStart"/>
      <w:r>
        <w:rPr>
          <w:lang w:val="pl-PL"/>
        </w:rPr>
        <w:t>PlatformCreator</w:t>
      </w:r>
      <w:proofErr w:type="spellEnd"/>
      <w:r>
        <w:rPr>
          <w:lang w:val="pl-PL"/>
        </w:rPr>
        <w:t xml:space="preserve"> aktywny jest tylko w pierwszej fazie gry, w pozostałych dwóch zostaje wyłączony. Każda z platform</w:t>
      </w:r>
      <w:r w:rsidR="00F205AE">
        <w:rPr>
          <w:lang w:val="pl-PL"/>
        </w:rPr>
        <w:t xml:space="preserve"> przelicza jak długo istnieje w świecie. Jeżeli przekroczy ustalony czas zniszczenia włączany jest jej element RigidBody2D, który powoduje rozpoczęcie opadania grawitacyjnego danej platformy. Następnie po przekroczeniu krawędzi kamery, gdy platforma jest niewidoczna dla gracza, zostaje zniszczona. Platformy posiadają także skrypt </w:t>
      </w:r>
      <w:proofErr w:type="spellStart"/>
      <w:r w:rsidR="00F205AE">
        <w:rPr>
          <w:lang w:val="pl-PL"/>
        </w:rPr>
        <w:t>CollisionIgnorerScript</w:t>
      </w:r>
      <w:proofErr w:type="spellEnd"/>
      <w:r w:rsidR="00F205AE">
        <w:rPr>
          <w:lang w:val="pl-PL"/>
        </w:rPr>
        <w:t xml:space="preserve">, który chwilowo wyłącza obiekty </w:t>
      </w:r>
      <w:proofErr w:type="spellStart"/>
      <w:r w:rsidR="00F205AE">
        <w:rPr>
          <w:lang w:val="pl-PL"/>
        </w:rPr>
        <w:t>Collider</w:t>
      </w:r>
      <w:proofErr w:type="spellEnd"/>
      <w:r w:rsidR="00F205AE">
        <w:rPr>
          <w:lang w:val="pl-PL"/>
        </w:rPr>
        <w:t xml:space="preserve"> danej platformy pozwalając graczowi wskoczyć z niższej platformy na wyższą. Po opuszczeniu przez gracza wyzwalacza odpowiedzialnego za znajdowanie się gracza pod platformą obiekty </w:t>
      </w:r>
      <w:proofErr w:type="spellStart"/>
      <w:r w:rsidR="00F205AE">
        <w:rPr>
          <w:lang w:val="pl-PL"/>
        </w:rPr>
        <w:t>Collider</w:t>
      </w:r>
      <w:proofErr w:type="spellEnd"/>
      <w:r w:rsidR="00F205AE">
        <w:rPr>
          <w:lang w:val="pl-PL"/>
        </w:rPr>
        <w:t xml:space="preserve"> zostaną powtórnie włączone i pozwolą graczowi stabilnie stać na </w:t>
      </w:r>
      <w:r w:rsidR="00622F8E">
        <w:rPr>
          <w:lang w:val="pl-PL"/>
        </w:rPr>
        <w:t>kolejnej platformie.</w:t>
      </w:r>
    </w:p>
    <w:p w:rsidR="00622F8E" w:rsidRDefault="00622F8E" w:rsidP="0014558B">
      <w:pPr>
        <w:ind w:firstLine="576"/>
        <w:rPr>
          <w:lang w:val="pl-PL"/>
        </w:rPr>
      </w:pPr>
      <w:r>
        <w:rPr>
          <w:lang w:val="pl-PL"/>
        </w:rPr>
        <w:t xml:space="preserve">Po zakończeniu fazy wspinania i przejściu w fazę spadania postać gracza otworzy spadochron i wpływ grawitacji zostanie zmniejszony by odzwierciedlić wpływ tegoż. Do akcji wkracza wtedy skrypt </w:t>
      </w:r>
      <w:proofErr w:type="spellStart"/>
      <w:r>
        <w:rPr>
          <w:lang w:val="pl-PL"/>
        </w:rPr>
        <w:t>FallingEnemyCreator</w:t>
      </w:r>
      <w:proofErr w:type="spellEnd"/>
      <w:r>
        <w:rPr>
          <w:lang w:val="pl-PL"/>
        </w:rPr>
        <w:t xml:space="preserve"> odpowiedzialny za stworzenie obiektów przeciwników, których gracz może „złapać” w drodze ku ziemi. Skrypt ten działa podobnie do skryptu tworzącego platformy, ale narzuca też warunki tworzenia w sposób niepozwalający na przekroczenie maksymalnej ilości obiektów na ekranie dla danego urządzenia. Po złapaniu kilku przeciwników pozostali złapani przeciwnicy zostają zliczani w wewnętrznej zmiennej klasy reprezentującej gracza a ich obiekt zostaje tymczasowo zniszczony w celu zaoszczędzenia cyklów procesora.</w:t>
      </w:r>
    </w:p>
    <w:p w:rsidR="00622F8E" w:rsidRPr="00BC2573" w:rsidRDefault="00622F8E" w:rsidP="0014558B">
      <w:pPr>
        <w:ind w:firstLine="576"/>
        <w:rPr>
          <w:lang w:val="pl-PL"/>
        </w:rPr>
      </w:pPr>
      <w:r>
        <w:rPr>
          <w:lang w:val="pl-PL"/>
        </w:rPr>
        <w:t>Po przejściu do kolejnej, ostatniej fazy</w:t>
      </w:r>
      <w:r w:rsidR="005676C3">
        <w:rPr>
          <w:lang w:val="pl-PL"/>
        </w:rPr>
        <w:t>, postać gracza zamyka spadochron i uderza o ziemię. Wszyscy zebraniu wtedy przeciwnicy rozlatują się wtedy w kształt stożka poprzez aktywację ich modułów RigidBody2D i nadaniem im siły skierowanej ku górze i w losową stronę. Zliczona zostaje punktacja zdobyta przez gracza i pokazany zostaje mu jego wynik.</w:t>
      </w:r>
    </w:p>
    <w:p w:rsidR="00922375" w:rsidRPr="00BC2573" w:rsidRDefault="00922375" w:rsidP="00922375">
      <w:pPr>
        <w:rPr>
          <w:lang w:val="pl-PL"/>
        </w:rPr>
      </w:pPr>
    </w:p>
    <w:p w:rsidR="00847D99" w:rsidRDefault="00CF5B70">
      <w:pPr>
        <w:pStyle w:val="Nagwek2"/>
        <w:rPr>
          <w:lang w:val="pl-PL"/>
        </w:rPr>
        <w:pPrChange w:id="35" w:author="Bizkit" w:date="2014-07-24T08:51:00Z">
          <w:pPr/>
        </w:pPrChange>
      </w:pPr>
      <w:bookmarkStart w:id="36" w:name="_Toc394862022"/>
      <w:r>
        <w:rPr>
          <w:lang w:val="pl-PL"/>
        </w:rPr>
        <w:t xml:space="preserve">Unity: </w:t>
      </w:r>
      <w:proofErr w:type="spellStart"/>
      <w:r>
        <w:rPr>
          <w:lang w:val="pl-PL"/>
        </w:rPr>
        <w:t>Curveball</w:t>
      </w:r>
      <w:bookmarkEnd w:id="36"/>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Kolejną z zaimplementowanych aplikacji była trójwymiarowa gra zręcznościowa podobna do Ponga</w:t>
      </w:r>
      <w:r w:rsidR="00F259ED" w:rsidRPr="00BC2573">
        <w:rPr>
          <w:lang w:val="pl-PL"/>
        </w:rPr>
        <w:t xml:space="preserve"> z możliwością gry wieloosobowej jak również przeciwko przeciwnikowi komputerowemu. Widok gracza ma znajdować się za paletką, po przeciwnej stronie w </w:t>
      </w:r>
      <w:r w:rsidR="00F259ED" w:rsidRPr="00BC2573">
        <w:rPr>
          <w:lang w:val="pl-PL"/>
        </w:rPr>
        <w:lastRenderedPageBreak/>
        <w:t>identycznym ustawieniu znajduje się przeciwnik. Piłeczka porusza się w trzech wymiarach pomiędzy oponentami ze zwiększającą się po każdym odbiciu prędkością. Przeciwnicy mogą nadawać piłce spin,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BC2573">
        <w:rPr>
          <w:lang w:val="pl-PL"/>
        </w:rPr>
        <w:t>BoxCollider</w:t>
      </w:r>
      <w:proofErr w:type="spellEnd"/>
      <w:r w:rsidRPr="00BC2573">
        <w:rPr>
          <w:lang w:val="pl-PL"/>
        </w:rPr>
        <w:t xml:space="preserve"> by mogły wchodzić w interakcje z piłką. Dwie najmniejsze ściany mają dodatkowo przyłączony skrypt „</w:t>
      </w:r>
      <w:proofErr w:type="spellStart"/>
      <w:r w:rsidRPr="00BC2573">
        <w:rPr>
          <w:lang w:val="pl-PL"/>
        </w:rPr>
        <w:t>scoreField</w:t>
      </w:r>
      <w:proofErr w:type="spellEnd"/>
      <w:r w:rsidRPr="00BC2573">
        <w:rPr>
          <w:lang w:val="pl-PL"/>
        </w:rPr>
        <w:t>” odpowiedzialny za naliczanie punktów dla odpowiedniego gracza oraz informowanie pozostałych elementów gry o bieżącym wyniku. W momencie inicjalizacji statycznej planszy tworzony jest też niewidzialny obiekt „</w:t>
      </w:r>
      <w:proofErr w:type="spellStart"/>
      <w:r w:rsidRPr="00BC2573">
        <w:rPr>
          <w:lang w:val="pl-PL"/>
        </w:rPr>
        <w:t>GameManager</w:t>
      </w:r>
      <w:proofErr w:type="spellEnd"/>
      <w:r w:rsidRPr="00BC2573">
        <w:rPr>
          <w:lang w:val="pl-PL"/>
        </w:rPr>
        <w:t>”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dalej zależy już od </w:t>
      </w:r>
      <w:proofErr w:type="gramStart"/>
      <w:r w:rsidR="00FE3CF7" w:rsidRPr="00BC2573">
        <w:rPr>
          <w:lang w:val="pl-PL"/>
        </w:rPr>
        <w:t xml:space="preserve">użytkownika. </w:t>
      </w:r>
      <w:proofErr w:type="gramEnd"/>
      <w:r w:rsidR="00FE3CF7" w:rsidRPr="00BC2573">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implementacji należy zacząć od klasy „</w:t>
      </w:r>
      <w:proofErr w:type="spellStart"/>
      <w:r w:rsidRPr="00BC2573">
        <w:rPr>
          <w:lang w:val="pl-PL"/>
        </w:rPr>
        <w:t>GameManager</w:t>
      </w:r>
      <w:proofErr w:type="spellEnd"/>
      <w:r w:rsidRPr="00BC2573">
        <w:rPr>
          <w:lang w:val="pl-PL"/>
        </w:rPr>
        <w:t xml:space="preserve">”, a konkretnie od jego funkcji </w:t>
      </w:r>
      <w:r w:rsidR="0042538A" w:rsidRPr="00BC2573">
        <w:rPr>
          <w:lang w:val="pl-PL"/>
        </w:rPr>
        <w:t>S</w:t>
      </w:r>
      <w:r w:rsidR="00DD4BAF" w:rsidRPr="00BC2573">
        <w:rPr>
          <w:lang w:val="pl-PL"/>
        </w:rPr>
        <w:t>tart(),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75pt;height:79.45pt" o:ole="">
            <v:imagedata r:id="rId35" o:title=""/>
          </v:shape>
          <o:OLEObject Type="Embed" ProgID="Word.OpenDocumentText.12" ShapeID="_x0000_i1026" DrawAspect="Content" ObjectID="_1468603854" r:id="rId36"/>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RDefault="0042538A" w:rsidP="00DD4BAF">
      <w:pPr>
        <w:rPr>
          <w:lang w:val="pl-PL"/>
        </w:rPr>
      </w:pPr>
      <w:r w:rsidRPr="00BC2573">
        <w:rPr>
          <w:lang w:val="pl-PL"/>
        </w:rPr>
        <w:tab/>
        <w:t>Po ustawieniu opcji „</w:t>
      </w:r>
      <w:proofErr w:type="spellStart"/>
      <w:r w:rsidRPr="00BC2573">
        <w:rPr>
          <w:lang w:val="pl-PL"/>
        </w:rPr>
        <w:t>runInBackground</w:t>
      </w:r>
      <w:proofErr w:type="spellEnd"/>
      <w:r w:rsidRPr="00BC2573">
        <w:rPr>
          <w:lang w:val="pl-PL"/>
        </w:rPr>
        <w:t xml:space="preserve">” sprawdzany jest warunek toczącej się </w:t>
      </w:r>
      <w:proofErr w:type="gramStart"/>
      <w:r w:rsidRPr="00BC2573">
        <w:rPr>
          <w:lang w:val="pl-PL"/>
        </w:rPr>
        <w:t>gry – jeżeli</w:t>
      </w:r>
      <w:proofErr w:type="gramEnd"/>
      <w:r w:rsidRPr="00BC2573">
        <w:rPr>
          <w:lang w:val="pl-PL"/>
        </w:rPr>
        <w:t xml:space="preserve"> nie trwa aktualnie gra pomiędzy dwojgiem graczy lub pomiędzy graczem i komputerem, włączany jest tryb gry demo pomiędzy dwoma przeciwnikami komputerowymi bez limitów punktowych.</w:t>
      </w:r>
    </w:p>
    <w:p w:rsidR="0042538A" w:rsidRPr="00BC2573" w:rsidRDefault="0042538A" w:rsidP="00DD4BAF">
      <w:pPr>
        <w:rPr>
          <w:lang w:val="pl-PL"/>
        </w:rPr>
      </w:pPr>
      <w:r w:rsidRPr="00BC2573">
        <w:rPr>
          <w:lang w:val="pl-PL"/>
        </w:rPr>
        <w:tab/>
      </w:r>
    </w:p>
    <w:p w:rsidR="0042538A" w:rsidRPr="00BC2573" w:rsidRDefault="0042538A" w:rsidP="00DD4BAF">
      <w:pPr>
        <w:rPr>
          <w:lang w:val="pl-PL"/>
        </w:rPr>
      </w:pPr>
      <w:r w:rsidRPr="00BC2573">
        <w:rPr>
          <w:lang w:val="pl-PL"/>
        </w:rPr>
        <w:tab/>
        <w:t>Następnie egzekucja kodu automatycznie przechodzi do funkcji Update(),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75pt;height:215.3pt" o:ole="">
            <v:imagedata r:id="rId37" o:title=""/>
          </v:shape>
          <o:OLEObject Type="Embed" ProgID="Word.OpenDocumentText.12" ShapeID="_x0000_i1027" DrawAspect="Content" ObjectID="_1468603855" r:id="rId38"/>
        </w:object>
      </w:r>
    </w:p>
    <w:p w:rsidR="001201AF" w:rsidRPr="00BC2573" w:rsidRDefault="001201AF" w:rsidP="00242A46">
      <w:pPr>
        <w:rPr>
          <w:lang w:val="pl-PL"/>
        </w:rPr>
      </w:pPr>
    </w:p>
    <w:p w:rsidR="00BE61A6" w:rsidRDefault="00242A46" w:rsidP="00242A46">
      <w:pPr>
        <w:rPr>
          <w:lang w:val="pl-PL"/>
        </w:rPr>
      </w:pPr>
      <w:r w:rsidRPr="00BC2573">
        <w:rPr>
          <w:lang w:val="pl-PL"/>
        </w:rPr>
        <w:t xml:space="preserve">Co klatkę sprawdzany jest warunek rozpoczętej gry i w zależności od jego ewaluacji następuje blokada </w:t>
      </w:r>
      <w:proofErr w:type="gramStart"/>
      <w:r w:rsidRPr="00BC2573">
        <w:rPr>
          <w:lang w:val="pl-PL"/>
        </w:rPr>
        <w:t>kursora.</w:t>
      </w:r>
      <w:r w:rsidR="00922375" w:rsidRPr="00BC2573">
        <w:rPr>
          <w:lang w:val="pl-PL"/>
        </w:rPr>
        <w:t xml:space="preserve"> </w:t>
      </w:r>
      <w:proofErr w:type="gramEnd"/>
      <w:r w:rsidRPr="00BC2573">
        <w:rPr>
          <w:lang w:val="pl-PL"/>
        </w:rPr>
        <w:t xml:space="preserve">Następnie przechwytywany jest </w:t>
      </w:r>
      <w:r w:rsidR="00922375" w:rsidRPr="00BC2573">
        <w:rPr>
          <w:lang w:val="pl-PL"/>
        </w:rPr>
        <w:t>przycisk</w:t>
      </w:r>
      <w:r w:rsidRPr="00BC2573">
        <w:rPr>
          <w:lang w:val="pl-PL"/>
        </w:rPr>
        <w:t xml:space="preserve"> wyjścia w celu </w:t>
      </w:r>
      <w:r w:rsidRPr="00BC2573">
        <w:rPr>
          <w:lang w:val="pl-PL"/>
        </w:rPr>
        <w:lastRenderedPageBreak/>
        <w:t>pauzowania/wznawiania gry. „</w:t>
      </w:r>
      <w:proofErr w:type="spellStart"/>
      <w:r w:rsidRPr="00BC2573">
        <w:rPr>
          <w:lang w:val="pl-PL"/>
        </w:rPr>
        <w:t>Keycode.Escape</w:t>
      </w:r>
      <w:proofErr w:type="spellEnd"/>
      <w:r w:rsidRPr="00BC2573">
        <w:rPr>
          <w:lang w:val="pl-PL"/>
        </w:rPr>
        <w:t xml:space="preserve">” nie znaczy stricte </w:t>
      </w:r>
      <w:proofErr w:type="gramStart"/>
      <w:r w:rsidRPr="00BC2573">
        <w:rPr>
          <w:lang w:val="pl-PL"/>
        </w:rPr>
        <w:t>klawisza</w:t>
      </w:r>
      <w:proofErr w:type="gramEnd"/>
      <w:r w:rsidRPr="00BC2573">
        <w:rPr>
          <w:lang w:val="pl-PL"/>
        </w:rPr>
        <w:t xml:space="preserve"> „</w:t>
      </w:r>
      <w:proofErr w:type="spellStart"/>
      <w:r w:rsidRPr="00BC2573">
        <w:rPr>
          <w:lang w:val="pl-PL"/>
        </w:rPr>
        <w:t>Esc</w:t>
      </w:r>
      <w:proofErr w:type="spellEnd"/>
      <w:r w:rsidRPr="00BC2573">
        <w:rPr>
          <w:lang w:val="pl-PL"/>
        </w:rPr>
        <w:t>” na klawiaturze komputera osobistego, w kontekście platform mobilnych znaczy np. przycisk „Back”.</w:t>
      </w:r>
    </w:p>
    <w:p w:rsidR="00466E21" w:rsidRDefault="00466E21" w:rsidP="00242A46">
      <w:pPr>
        <w:rPr>
          <w:lang w:val="pl-PL"/>
        </w:rPr>
      </w:pPr>
    </w:p>
    <w:p w:rsidR="00466E21" w:rsidRDefault="00466E21" w:rsidP="00466E21">
      <w:pPr>
        <w:keepNext/>
        <w:jc w:val="center"/>
      </w:pPr>
      <w:r>
        <w:rPr>
          <w:noProof/>
          <w:lang w:val="pl-PL" w:eastAsia="pl-PL" w:bidi="ar-SA"/>
        </w:rPr>
        <w:drawing>
          <wp:inline distT="0" distB="0" distL="0" distR="0">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Legenda"/>
        <w:jc w:val="center"/>
        <w:rPr>
          <w:lang w:val="pl-PL"/>
        </w:rPr>
      </w:pPr>
      <w:r w:rsidRPr="00705BDF">
        <w:rPr>
          <w:lang w:val="pl-PL"/>
        </w:rPr>
        <w:t xml:space="preserve">Rysunek </w:t>
      </w:r>
      <w:r w:rsidR="00652581">
        <w:fldChar w:fldCharType="begin"/>
      </w:r>
      <w:r w:rsidR="00652581" w:rsidRPr="00705BDF">
        <w:rPr>
          <w:lang w:val="pl-PL"/>
        </w:rPr>
        <w:instrText xml:space="preserve"> SEQ Rysunek \* ARABIC </w:instrText>
      </w:r>
      <w:r w:rsidR="00652581">
        <w:fldChar w:fldCharType="separate"/>
      </w:r>
      <w:r w:rsidR="00705BDF">
        <w:rPr>
          <w:noProof/>
          <w:lang w:val="pl-PL"/>
        </w:rPr>
        <w:t>13</w:t>
      </w:r>
      <w:r w:rsidR="00652581">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Po zakończeniu tej inicjalizacji przychodzi czas na narysowanie przycisków wyboru gry. Kod obsługujący te operacje znajduje się w klasie „Menu”</w:t>
      </w:r>
      <w:r w:rsidR="00466E21">
        <w:rPr>
          <w:lang w:val="pl-PL"/>
        </w:rPr>
        <w:t xml:space="preserve"> agregowanej przez klasę </w:t>
      </w:r>
      <w:proofErr w:type="spellStart"/>
      <w:r w:rsidR="00466E21">
        <w:rPr>
          <w:lang w:val="pl-PL"/>
        </w:rPr>
        <w:t>GameManager</w:t>
      </w:r>
      <w:proofErr w:type="spellEnd"/>
      <w:r w:rsidR="00466E21">
        <w:rPr>
          <w:lang w:val="pl-PL"/>
        </w:rPr>
        <w:t xml:space="preserve"> jak pokazano na diagramie widocznym na rysunku 12</w:t>
      </w:r>
      <w:r w:rsidR="00D63D2D" w:rsidRPr="00BC2573">
        <w:rPr>
          <w:lang w:val="pl-PL"/>
        </w:rPr>
        <w:t xml:space="preserve">. Engine Unity automatycznie wywołuje funkcję </w:t>
      </w:r>
      <w:proofErr w:type="spellStart"/>
      <w:r w:rsidR="00D63D2D" w:rsidRPr="00BC2573">
        <w:rPr>
          <w:lang w:val="pl-PL"/>
        </w:rPr>
        <w:t>OnGUI</w:t>
      </w:r>
      <w:proofErr w:type="spellEnd"/>
      <w:r w:rsidR="00D63D2D" w:rsidRPr="00BC2573">
        <w:rPr>
          <w:lang w:val="pl-PL"/>
        </w:rPr>
        <w:t>(), w której powinien być umieszczony kod zajmujący się tworzeniem interfejsu.</w:t>
      </w:r>
      <w:r w:rsidR="00861E87" w:rsidRPr="00BC2573">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„Menu” dziedziczą cztery klasy: </w:t>
      </w:r>
      <w:proofErr w:type="spellStart"/>
      <w:r w:rsidR="00395456" w:rsidRPr="00BC2573">
        <w:rPr>
          <w:lang w:val="pl-PL"/>
        </w:rPr>
        <w:t>SinglePlayerMenu</w:t>
      </w:r>
      <w:proofErr w:type="spellEnd"/>
      <w:r w:rsidR="00395456" w:rsidRPr="00BC2573">
        <w:rPr>
          <w:lang w:val="pl-PL"/>
        </w:rPr>
        <w:t xml:space="preserve">, </w:t>
      </w:r>
      <w:proofErr w:type="spellStart"/>
      <w:r w:rsidR="00395456" w:rsidRPr="00BC2573">
        <w:rPr>
          <w:lang w:val="pl-PL"/>
        </w:rPr>
        <w:t>ServerNameMenu</w:t>
      </w:r>
      <w:proofErr w:type="spellEnd"/>
      <w:r w:rsidR="00395456" w:rsidRPr="00BC2573">
        <w:rPr>
          <w:lang w:val="pl-PL"/>
        </w:rPr>
        <w:t xml:space="preserve">, </w:t>
      </w:r>
      <w:proofErr w:type="spellStart"/>
      <w:r w:rsidR="00395456" w:rsidRPr="00BC2573">
        <w:rPr>
          <w:lang w:val="pl-PL"/>
        </w:rPr>
        <w:t>JoinServerMenu</w:t>
      </w:r>
      <w:proofErr w:type="spellEnd"/>
      <w:r w:rsidR="00395456" w:rsidRPr="00BC2573">
        <w:rPr>
          <w:lang w:val="pl-PL"/>
        </w:rPr>
        <w:t xml:space="preserve"> oraz </w:t>
      </w:r>
      <w:proofErr w:type="spellStart"/>
      <w:r w:rsidR="00395456" w:rsidRPr="00BC2573">
        <w:rPr>
          <w:lang w:val="pl-PL"/>
        </w:rPr>
        <w:t>DisconnectMenu</w:t>
      </w:r>
      <w:proofErr w:type="spellEnd"/>
      <w:r w:rsidR="00395456" w:rsidRPr="00BC2573">
        <w:rPr>
          <w:lang w:val="pl-PL"/>
        </w:rPr>
        <w:t xml:space="preserve">. Klasy te nadpisują niektóre metody klasy bazowej w celu np. przesunięcia przycisków w bardziej odpowiednie miejsca, czy też w celu łatwiejszego wywołania niektórych z funkcjonalności </w:t>
      </w:r>
      <w:r w:rsidR="00395456" w:rsidRPr="00BC2573">
        <w:rPr>
          <w:lang w:val="pl-PL"/>
        </w:rPr>
        <w:lastRenderedPageBreak/>
        <w:t>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scena jest niszczona – kasowane są paletki, piłka i światła. Nowe obiekty zostają inicjalizowane z 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BC2573">
        <w:rPr>
          <w:lang w:val="pl-PL"/>
        </w:rPr>
        <w:t>SphereCollider</w:t>
      </w:r>
      <w:proofErr w:type="spellEnd"/>
      <w:r w:rsidRPr="00BC2573">
        <w:rPr>
          <w:lang w:val="pl-PL"/>
        </w:rPr>
        <w:t xml:space="preserve">, </w:t>
      </w:r>
      <w:proofErr w:type="spellStart"/>
      <w:r w:rsidRPr="00BC2573">
        <w:rPr>
          <w:lang w:val="pl-PL"/>
        </w:rPr>
        <w:t>RigidBody</w:t>
      </w:r>
      <w:proofErr w:type="spellEnd"/>
      <w:r w:rsidRPr="00BC2573">
        <w:rPr>
          <w:lang w:val="pl-PL"/>
        </w:rPr>
        <w:t xml:space="preserve"> oraz skryptem </w:t>
      </w:r>
      <w:r w:rsidR="0045115C" w:rsidRPr="00BC2573">
        <w:rPr>
          <w:lang w:val="pl-PL"/>
        </w:rPr>
        <w:t>„</w:t>
      </w:r>
      <w:r w:rsidRPr="00BC2573">
        <w:rPr>
          <w:lang w:val="pl-PL"/>
        </w:rPr>
        <w:t>Ball</w:t>
      </w:r>
      <w:r w:rsidR="0045115C" w:rsidRPr="00BC2573">
        <w:rPr>
          <w:lang w:val="pl-PL"/>
        </w:rPr>
        <w:t>”</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Następnie tworzone są paletki reprezentujące graczy – jedna dla gracza ludzkiego, jedna dla przeciwnika komputerowego. Obie wywodzą się z klasy bazowej „</w:t>
      </w:r>
      <w:proofErr w:type="spellStart"/>
      <w:r w:rsidRPr="00BC2573">
        <w:rPr>
          <w:lang w:val="pl-PL"/>
        </w:rPr>
        <w:t>Paddle</w:t>
      </w:r>
      <w:proofErr w:type="spellEnd"/>
      <w:r w:rsidRPr="00BC2573">
        <w:rPr>
          <w:lang w:val="pl-PL"/>
        </w:rPr>
        <w:t>”,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BC2573">
        <w:rPr>
          <w:lang w:val="pl-PL"/>
        </w:rPr>
        <w:t>PlayerPaddle</w:t>
      </w:r>
      <w:proofErr w:type="spellEnd"/>
      <w:r w:rsidRPr="00BC2573">
        <w:rPr>
          <w:lang w:val="pl-PL"/>
        </w:rPr>
        <w:t>” dodatkowo posiada mechanizmy przeliczające ruchy myszki (czy też w przypadku platform mobilnych – dotyk ekranu) na jej położenie w przestrzeni trójwymiarowej. Paletka typu „</w:t>
      </w:r>
      <w:proofErr w:type="spellStart"/>
      <w:r w:rsidRPr="00BC2573">
        <w:rPr>
          <w:lang w:val="pl-PL"/>
        </w:rPr>
        <w:t>AiPaddle</w:t>
      </w:r>
      <w:proofErr w:type="spellEnd"/>
      <w:r w:rsidRPr="00BC2573">
        <w:rPr>
          <w:lang w:val="pl-PL"/>
        </w:rPr>
        <w:t xml:space="preserve">” </w:t>
      </w:r>
      <w:proofErr w:type="spellStart"/>
      <w:r w:rsidR="00140A8F" w:rsidRPr="00BC2573">
        <w:rPr>
          <w:lang w:val="pl-PL"/>
        </w:rPr>
        <w:t>rózni</w:t>
      </w:r>
      <w:proofErr w:type="spellEnd"/>
      <w:r w:rsidR="00140A8F" w:rsidRPr="00BC2573">
        <w:rPr>
          <w:lang w:val="pl-PL"/>
        </w:rPr>
        <w:t xml:space="preserve"> się tylko sposobem kontroli – nadpisana zostaje metoda „</w:t>
      </w:r>
      <w:proofErr w:type="spellStart"/>
      <w:r w:rsidR="00140A8F" w:rsidRPr="00BC2573">
        <w:rPr>
          <w:lang w:val="pl-PL"/>
        </w:rPr>
        <w:t>handlePaddleMovement</w:t>
      </w:r>
      <w:proofErr w:type="spellEnd"/>
      <w:r w:rsidR="00140A8F" w:rsidRPr="00BC2573">
        <w:rPr>
          <w:lang w:val="pl-PL"/>
        </w:rPr>
        <w:t xml:space="preserve">()”. Sposób gry przeciwnika komputerowego jest bardzo prosty, mianowicie zmierza on zawsze w kierunku piłki </w:t>
      </w:r>
      <w:proofErr w:type="gramStart"/>
      <w:r w:rsidR="00140A8F" w:rsidRPr="00BC2573">
        <w:rPr>
          <w:lang w:val="pl-PL"/>
        </w:rPr>
        <w:t>starając</w:t>
      </w:r>
      <w:proofErr w:type="gramEnd"/>
      <w:r w:rsidR="00140A8F" w:rsidRPr="00BC2573">
        <w:rPr>
          <w:lang w:val="pl-PL"/>
        </w:rPr>
        <w:t xml:space="preserve"> przewidzieć się jej położenie. Różne poziomy trudności przeciwnika polegają jedynie na zmianie zmiennej „</w:t>
      </w:r>
      <w:proofErr w:type="spellStart"/>
      <w:r w:rsidR="00140A8F" w:rsidRPr="00BC2573">
        <w:rPr>
          <w:lang w:val="pl-PL"/>
        </w:rPr>
        <w:t>dampingFactor</w:t>
      </w:r>
      <w:proofErr w:type="spellEnd"/>
      <w:r w:rsidR="00140A8F" w:rsidRPr="00BC2573">
        <w:rPr>
          <w:lang w:val="pl-PL"/>
        </w:rPr>
        <w:t>” odpowiedzialnej za tłumienie normalnych, szybkich reakcji komputera. Wraz z czasem trwania gry „</w:t>
      </w:r>
      <w:proofErr w:type="spellStart"/>
      <w:r w:rsidR="00140A8F" w:rsidRPr="00BC2573">
        <w:rPr>
          <w:lang w:val="pl-PL"/>
        </w:rPr>
        <w:t>dampingFactor</w:t>
      </w:r>
      <w:proofErr w:type="spellEnd"/>
      <w:r w:rsidR="00140A8F" w:rsidRPr="00BC2573">
        <w:rPr>
          <w:lang w:val="pl-PL"/>
        </w:rPr>
        <w:t>”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xml:space="preserve">, po czym gra przejdzie w stan oczekiwania na dołączenie się innego gracza. W momencie podłączenia się drugiego gracza skonfiguruje on swoją scenę, a następnie używając RPC (Remote </w:t>
      </w:r>
      <w:proofErr w:type="spellStart"/>
      <w:r w:rsidR="005410A9" w:rsidRPr="00BC2573">
        <w:rPr>
          <w:lang w:val="pl-PL"/>
        </w:rPr>
        <w:t>Procedure</w:t>
      </w:r>
      <w:proofErr w:type="spellEnd"/>
      <w:r w:rsidR="005410A9" w:rsidRPr="00BC2573">
        <w:rPr>
          <w:lang w:val="pl-PL"/>
        </w:rPr>
        <w:t xml:space="preserve"> Call) poinformuje gospodarza o swojej obecności. Instancje gry będą się komunikowały w celu synchronizacji imion graczy a także zresetowania punktacji. W tym momencie stworzone zostaną brakujące elementy sceny, </w:t>
      </w:r>
      <w:r w:rsidR="005410A9" w:rsidRPr="00BC2573">
        <w:rPr>
          <w:lang w:val="pl-PL"/>
        </w:rPr>
        <w:lastRenderedPageBreak/>
        <w:t>czyli piłka i paletki. W trybie wieloosobowym będą to obiekty typu „</w:t>
      </w:r>
      <w:proofErr w:type="spellStart"/>
      <w:r w:rsidR="005410A9" w:rsidRPr="00BC2573">
        <w:rPr>
          <w:lang w:val="pl-PL"/>
        </w:rPr>
        <w:t>MultiplayerPaddle</w:t>
      </w:r>
      <w:proofErr w:type="spellEnd"/>
      <w:r w:rsidR="005410A9" w:rsidRPr="00BC2573">
        <w:rPr>
          <w:lang w:val="pl-PL"/>
        </w:rPr>
        <w:t>” oraz „</w:t>
      </w:r>
      <w:proofErr w:type="spellStart"/>
      <w:r w:rsidR="005410A9" w:rsidRPr="00BC2573">
        <w:rPr>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jednoosobowej jest agregacja obiektu typu „</w:t>
      </w:r>
      <w:proofErr w:type="spellStart"/>
      <w:r w:rsidR="00CA4E9C" w:rsidRPr="00BC2573">
        <w:rPr>
          <w:lang w:val="pl-PL"/>
        </w:rPr>
        <w:t>NetworkView</w:t>
      </w:r>
      <w:proofErr w:type="spellEnd"/>
      <w:r w:rsidR="00CA4E9C" w:rsidRPr="00BC2573">
        <w:rPr>
          <w:lang w:val="pl-PL"/>
        </w:rPr>
        <w:t>”, który pozwala na zrzucenie odpowiedzialności za synchronizację obiektów pomiędzy graczami na silnik Unity. Drugą z różnic jest uzależnienie kontroli od wyniku zmiennej „</w:t>
      </w:r>
      <w:proofErr w:type="spellStart"/>
      <w:r w:rsidR="00CA4E9C" w:rsidRPr="00BC2573">
        <w:rPr>
          <w:lang w:val="pl-PL"/>
        </w:rPr>
        <w:t>isMine</w:t>
      </w:r>
      <w:proofErr w:type="spellEnd"/>
      <w:r w:rsidR="00CA4E9C" w:rsidRPr="00BC2573">
        <w:rPr>
          <w:lang w:val="pl-PL"/>
        </w:rPr>
        <w:t>” obiektu „</w:t>
      </w:r>
      <w:proofErr w:type="spellStart"/>
      <w:r w:rsidR="00CA4E9C" w:rsidRPr="00BC2573">
        <w:rPr>
          <w:lang w:val="pl-PL"/>
        </w:rPr>
        <w:t>NetworkView</w:t>
      </w:r>
      <w:proofErr w:type="spellEnd"/>
      <w:r w:rsidR="00CA4E9C" w:rsidRPr="00BC2573">
        <w:rPr>
          <w:lang w:val="pl-PL"/>
        </w:rPr>
        <w:t>”. Zmienna ta decyduje czy konkretny egzemplarz „</w:t>
      </w:r>
      <w:proofErr w:type="spellStart"/>
      <w:r w:rsidR="00CA4E9C" w:rsidRPr="00BC2573">
        <w:rPr>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wymieniony wcześniej obiekt „</w:t>
      </w:r>
      <w:proofErr w:type="spellStart"/>
      <w:r w:rsidR="00191011" w:rsidRPr="00BC2573">
        <w:rPr>
          <w:lang w:val="pl-PL"/>
        </w:rPr>
        <w:t>NetworkView</w:t>
      </w:r>
      <w:proofErr w:type="spellEnd"/>
      <w:r w:rsidR="00191011" w:rsidRPr="00BC2573">
        <w:rPr>
          <w:lang w:val="pl-PL"/>
        </w:rPr>
        <w:t>”.</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val="pl-PL" w:eastAsia="pl-PL" w:bidi="ar-SA"/>
        </w:rPr>
        <w:drawing>
          <wp:inline distT="0" distB="0" distL="0" distR="0">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Pr="00BC2573" w:rsidRDefault="00922375" w:rsidP="00922375">
      <w:pPr>
        <w:pStyle w:val="Legenda"/>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14</w:t>
      </w:r>
      <w:r w:rsidR="00652581" w:rsidRPr="00BC2573">
        <w:rPr>
          <w:lang w:val="pl-PL"/>
        </w:rPr>
        <w:fldChar w:fldCharType="end"/>
      </w:r>
      <w:r w:rsidRPr="00BC2573">
        <w:rPr>
          <w:lang w:val="pl-PL"/>
        </w:rPr>
        <w:t>. Zrzut ekranu z gry trójwymiarowej</w:t>
      </w:r>
    </w:p>
    <w:p w:rsidR="00AE7162" w:rsidRDefault="004A27A4" w:rsidP="000944B0">
      <w:pPr>
        <w:pStyle w:val="Nagwek1"/>
        <w:widowControl/>
        <w:suppressAutoHyphens w:val="0"/>
        <w:autoSpaceDN/>
        <w:spacing w:after="200" w:line="276" w:lineRule="auto"/>
        <w:textAlignment w:val="auto"/>
        <w:rPr>
          <w:lang w:val="pl-PL"/>
        </w:rPr>
      </w:pPr>
      <w:bookmarkStart w:id="37" w:name="_Toc394862023"/>
      <w:r w:rsidRPr="00BC2573">
        <w:rPr>
          <w:lang w:val="pl-PL"/>
        </w:rPr>
        <w:lastRenderedPageBreak/>
        <w:t>Podsumowanie i wnioski</w:t>
      </w:r>
      <w:bookmarkEnd w:id="37"/>
    </w:p>
    <w:p w:rsidR="000F7A16" w:rsidRDefault="000F7A16" w:rsidP="000F7A16">
      <w:pPr>
        <w:rPr>
          <w:lang w:val="pl-PL"/>
        </w:rPr>
      </w:pPr>
    </w:p>
    <w:p w:rsidR="00813534" w:rsidRDefault="000F7A16" w:rsidP="000F7A16">
      <w:pPr>
        <w:ind w:firstLine="431"/>
        <w:rPr>
          <w:lang w:val="pl-PL"/>
        </w:rPr>
      </w:pPr>
      <w:r>
        <w:rPr>
          <w:lang w:val="pl-PL"/>
        </w:rPr>
        <w:t>W niniejszej pracy pokazano</w:t>
      </w:r>
      <w:r w:rsidR="009126C3">
        <w:rPr>
          <w:lang w:val="pl-PL"/>
        </w:rPr>
        <w:t>,</w:t>
      </w:r>
      <w:r>
        <w:rPr>
          <w:lang w:val="pl-PL"/>
        </w:rPr>
        <w:t xml:space="preserve"> </w:t>
      </w:r>
      <w:r w:rsidR="009126C3">
        <w:rPr>
          <w:lang w:val="pl-PL"/>
        </w:rPr>
        <w:t xml:space="preserve">iż stworzenie interaktywnej, wieloplatformowej aplikacji do wizualizacji obiektów dwu i trójwymiarowych jest osiągalne. Ukazano </w:t>
      </w:r>
      <w:r>
        <w:rPr>
          <w:rFonts w:hint="eastAsia"/>
          <w:lang w:val="pl-PL"/>
        </w:rPr>
        <w:t>spos</w:t>
      </w:r>
      <w:r>
        <w:rPr>
          <w:lang w:val="pl-PL"/>
        </w:rPr>
        <w:t xml:space="preserve">ób </w:t>
      </w:r>
      <w:r w:rsidR="009B36F3">
        <w:rPr>
          <w:lang w:val="pl-PL"/>
        </w:rPr>
        <w:t xml:space="preserve">konfiguracji środowisk oraz </w:t>
      </w:r>
      <w:r>
        <w:rPr>
          <w:lang w:val="pl-PL"/>
        </w:rPr>
        <w:t xml:space="preserve">stworzenia aplikacji na najpopularniejsze platformy mobilne przy użyciu silnika Unity. Stworzone aplikacje posiadają wspólny kod oraz zasoby i mogą być uruchomione na systemach operacyjnych z rodziny </w:t>
      </w:r>
      <w:proofErr w:type="spellStart"/>
      <w:r>
        <w:rPr>
          <w:lang w:val="pl-PL"/>
        </w:rPr>
        <w:t>iOS</w:t>
      </w:r>
      <w:proofErr w:type="spellEnd"/>
      <w:r>
        <w:rPr>
          <w:lang w:val="pl-PL"/>
        </w:rPr>
        <w:t>, Android</w:t>
      </w:r>
      <w:r w:rsidR="009126C3">
        <w:rPr>
          <w:lang w:val="pl-PL"/>
        </w:rPr>
        <w:t xml:space="preserve"> czy Windows Phone 8 bez modyfikacji. Takie podejście pozwala na znaczne oszczędności czasu programistów, co przekłada się na namacalne oszczędności w zasobach finansowych. Silnik Unity okazał się bardzo dobrym narzędziem zarówno pod względem przenośności kodu, jak i samego projektowania aplikacji, pomimo wielu wad wbudowanego edytora </w:t>
      </w:r>
      <w:proofErr w:type="spellStart"/>
      <w:r w:rsidR="009126C3">
        <w:rPr>
          <w:lang w:val="pl-PL"/>
        </w:rPr>
        <w:t>MonoDevelop</w:t>
      </w:r>
      <w:proofErr w:type="spellEnd"/>
      <w:r w:rsidR="009126C3">
        <w:rPr>
          <w:lang w:val="pl-PL"/>
        </w:rPr>
        <w:t xml:space="preserve">. </w:t>
      </w:r>
      <w:r w:rsidR="00813534">
        <w:rPr>
          <w:lang w:val="pl-PL"/>
        </w:rPr>
        <w:t xml:space="preserve">Projektowanie aplikacji w Unity wymaga trochę innego podejścia niż projektowanie tradycyjnych programów. W celu łatwiejszego testowania aplikacje powinny być modularne, co najlepiej osiąga się poprzez wykorzystanie wbudowanego w silnik systemu scen i obiektów </w:t>
      </w:r>
      <w:proofErr w:type="spellStart"/>
      <w:r w:rsidR="00813534">
        <w:rPr>
          <w:lang w:val="pl-PL"/>
        </w:rPr>
        <w:t>prefab</w:t>
      </w:r>
      <w:proofErr w:type="spellEnd"/>
      <w:r w:rsidR="00813534">
        <w:rPr>
          <w:lang w:val="pl-PL"/>
        </w:rPr>
        <w:t>, pozwalających na tworzenie gotowych i skonfigurowanych instancji klas wraz z podpiętymi zachowaniami i atrybutami.</w:t>
      </w:r>
    </w:p>
    <w:p w:rsidR="000F7A16" w:rsidRDefault="009126C3" w:rsidP="000F7A16">
      <w:pPr>
        <w:ind w:firstLine="431"/>
        <w:rPr>
          <w:lang w:val="pl-PL"/>
        </w:rPr>
      </w:pPr>
      <w:r>
        <w:rPr>
          <w:lang w:val="pl-PL"/>
        </w:rPr>
        <w:t xml:space="preserve">Najbardziej uciążliwymi częściami samego procesu była konfiguracja środowiska, szczególnie dla kompilacji na system </w:t>
      </w:r>
      <w:proofErr w:type="spellStart"/>
      <w:r>
        <w:rPr>
          <w:lang w:val="pl-PL"/>
        </w:rPr>
        <w:t>iOS</w:t>
      </w:r>
      <w:proofErr w:type="spellEnd"/>
      <w:r w:rsidR="0038722B">
        <w:rPr>
          <w:lang w:val="pl-PL"/>
        </w:rPr>
        <w:t xml:space="preserve">, który sprawiał najwięcej problemów z powodu konieczności </w:t>
      </w:r>
      <w:r w:rsidR="00771D2D">
        <w:rPr>
          <w:lang w:val="pl-PL"/>
        </w:rPr>
        <w:t xml:space="preserve">spełnienia warunków licencyjnych. Pomimo, </w:t>
      </w:r>
      <w:r w:rsidR="002C286D">
        <w:rPr>
          <w:lang w:val="pl-PL"/>
        </w:rPr>
        <w:t>iż zaproponowane w pracy rozwiązania pozwalają na kompilację na wszystkie testowane platformy najmniejszym możliwym kosztem w zgodzie z licencjami wszystkich firm, proces ten jest bardzo uciążliwy i czasochłonny, i raczej nie sprawdziłby się w codziennej pracy.</w:t>
      </w:r>
      <w:r w:rsidR="0038722B">
        <w:rPr>
          <w:lang w:val="pl-PL"/>
        </w:rPr>
        <w:t xml:space="preserve"> </w:t>
      </w:r>
      <w:r w:rsidR="002C286D">
        <w:rPr>
          <w:lang w:val="pl-PL"/>
        </w:rPr>
        <w:t xml:space="preserve">W celu uniknięcia podobnych nieprzyjemności w przyszłości należałoby proces produkcji aplikacji przenieść na urządzenie z systemem Mac OS, w celu posiadania możliwości kompilacji na </w:t>
      </w:r>
      <w:proofErr w:type="spellStart"/>
      <w:r w:rsidR="002C286D">
        <w:rPr>
          <w:lang w:val="pl-PL"/>
        </w:rPr>
        <w:t>iOS</w:t>
      </w:r>
      <w:proofErr w:type="spellEnd"/>
      <w:r w:rsidR="002C286D">
        <w:rPr>
          <w:lang w:val="pl-PL"/>
        </w:rPr>
        <w:t xml:space="preserve">, a następnie zainstalować system Windows 8 w maszynie wirtualnej korzystając </w:t>
      </w:r>
      <w:r w:rsidR="002C286D">
        <w:rPr>
          <w:rFonts w:hint="eastAsia"/>
          <w:lang w:val="pl-PL"/>
        </w:rPr>
        <w:t>np</w:t>
      </w:r>
      <w:r w:rsidR="002C286D">
        <w:rPr>
          <w:lang w:val="pl-PL"/>
        </w:rPr>
        <w:t xml:space="preserve">. z </w:t>
      </w:r>
      <w:r w:rsidR="002C286D">
        <w:rPr>
          <w:rFonts w:hint="eastAsia"/>
          <w:lang w:val="pl-PL"/>
        </w:rPr>
        <w:t>wymienionej</w:t>
      </w:r>
      <w:r w:rsidR="002C286D">
        <w:rPr>
          <w:lang w:val="pl-PL"/>
        </w:rPr>
        <w:t xml:space="preserve"> aplikacji </w:t>
      </w:r>
      <w:proofErr w:type="spellStart"/>
      <w:r w:rsidR="002C286D">
        <w:rPr>
          <w:lang w:val="pl-PL"/>
        </w:rPr>
        <w:t>Virtualbox</w:t>
      </w:r>
      <w:proofErr w:type="spellEnd"/>
      <w:r w:rsidR="002C286D">
        <w:rPr>
          <w:lang w:val="pl-PL"/>
        </w:rPr>
        <w:t>, by mieć możliwość kompilowania na urządzenia z systemem Windows 8.</w:t>
      </w:r>
    </w:p>
    <w:p w:rsidR="009126C3" w:rsidRDefault="009126C3" w:rsidP="000F7A16">
      <w:pPr>
        <w:ind w:firstLine="431"/>
        <w:rPr>
          <w:lang w:val="pl-PL"/>
        </w:rPr>
      </w:pPr>
      <w:r>
        <w:rPr>
          <w:lang w:val="pl-PL"/>
        </w:rPr>
        <w:t>Z zaimplementowanych testów wynika, iż pomimo znacznego postępu w dziedzinie urządzeń przenośnych ich wydajność pozostawia jeszcze wiele do życzenia i optymalizacja kodu jest dalej bardzo ważnym zagadnieniem.</w:t>
      </w:r>
      <w:r w:rsidR="002C286D">
        <w:rPr>
          <w:lang w:val="pl-PL"/>
        </w:rPr>
        <w:t xml:space="preserve"> Wyniki </w:t>
      </w:r>
      <w:r w:rsidR="00813534">
        <w:rPr>
          <w:lang w:val="pl-PL"/>
        </w:rPr>
        <w:t>pokazały, iż</w:t>
      </w:r>
      <w:r w:rsidR="00473DB8">
        <w:rPr>
          <w:lang w:val="pl-PL"/>
        </w:rPr>
        <w:t xml:space="preserve"> większość współczesnych urządzeń potrafi poradzić sobie bez większych spadków wydajności </w:t>
      </w:r>
      <w:proofErr w:type="spellStart"/>
      <w:r w:rsidR="00473DB8">
        <w:rPr>
          <w:lang w:val="pl-PL"/>
        </w:rPr>
        <w:t>renderowania</w:t>
      </w:r>
      <w:proofErr w:type="spellEnd"/>
      <w:r w:rsidR="00473DB8">
        <w:rPr>
          <w:lang w:val="pl-PL"/>
        </w:rPr>
        <w:t xml:space="preserve"> przy 50 obiektach na ekranie, a problemy pojawiają się</w:t>
      </w:r>
      <w:r w:rsidR="00813534" w:rsidRPr="00813534">
        <w:rPr>
          <w:lang w:val="pl-PL"/>
        </w:rPr>
        <w:t xml:space="preserve"> </w:t>
      </w:r>
      <w:r w:rsidR="00813534">
        <w:rPr>
          <w:lang w:val="pl-PL"/>
        </w:rPr>
        <w:t>dopiero</w:t>
      </w:r>
      <w:r w:rsidR="00473DB8">
        <w:rPr>
          <w:lang w:val="pl-PL"/>
        </w:rPr>
        <w:t xml:space="preserve"> przy 250 obiektach.</w:t>
      </w:r>
      <w:r w:rsidR="00813534">
        <w:rPr>
          <w:lang w:val="pl-PL"/>
        </w:rPr>
        <w:t xml:space="preserve"> Bardzo widoczne różnice w </w:t>
      </w:r>
      <w:r w:rsidR="00813534">
        <w:rPr>
          <w:lang w:val="pl-PL"/>
        </w:rPr>
        <w:lastRenderedPageBreak/>
        <w:t xml:space="preserve">wydajności aplikacji widać przy wprowadzeniu ruchów obiektów </w:t>
      </w:r>
      <w:r w:rsidR="001C4596">
        <w:rPr>
          <w:lang w:val="pl-PL"/>
        </w:rPr>
        <w:t>–</w:t>
      </w:r>
      <w:r w:rsidR="00813534">
        <w:rPr>
          <w:lang w:val="pl-PL"/>
        </w:rPr>
        <w:t xml:space="preserve"> </w:t>
      </w:r>
      <w:r w:rsidR="001C4596">
        <w:rPr>
          <w:lang w:val="pl-PL"/>
        </w:rPr>
        <w:t xml:space="preserve">aplikacje spowalniały średnio o </w:t>
      </w:r>
      <w:r w:rsidR="001C4596">
        <w:rPr>
          <w:rFonts w:hint="eastAsia"/>
          <w:lang w:val="pl-PL"/>
        </w:rPr>
        <w:t>ok</w:t>
      </w:r>
      <w:r w:rsidR="001C4596">
        <w:rPr>
          <w:lang w:val="pl-PL"/>
        </w:rPr>
        <w:t xml:space="preserve">. 10 klatek na sekundę po wprowadzeniu do testu ruchomych obiektów. Wpływ operacji zmiennoprzecinkowych wykonywanych w każdej klatce obliczeń był bardzo znikomy. Nieoczekiwanym wynikiem był wzrost wydajności na urządzeniach po przejściu wykonywania testów nieruchomych do trybu trójwymiarowego. Wynikać może to z jeszcze młodej, niezoptymalizowanej implementacji modułu dwuwymiarowego w Unity. </w:t>
      </w:r>
      <w:r w:rsidR="00AD5BE4">
        <w:rPr>
          <w:lang w:val="pl-PL"/>
        </w:rPr>
        <w:t xml:space="preserve">Z testu </w:t>
      </w:r>
      <w:r w:rsidR="001C4596">
        <w:rPr>
          <w:lang w:val="pl-PL"/>
        </w:rPr>
        <w:t>możliwości tworzenia/niszczenia obiektów</w:t>
      </w:r>
      <w:r w:rsidR="00AD5BE4">
        <w:rPr>
          <w:lang w:val="pl-PL"/>
        </w:rPr>
        <w:t xml:space="preserve"> wywnioskowano, iż urządzenia tej samej generacji są raczej zbliżone możliwościami w tym aspekcie i że przy obecnych ograniczeniach urządzeń mobilnych nie jest problemem szybkie tworzenie wielu obiektów, jako że po chwili i tak osiągnęlibyśmy maksymalną możliwą ilość obiektów na ekranie bez utraty płynności w aplikacji. W celu polepszenia doznań użytkownika naszych aplikacji możliwym byłoby uruchamianie podobnych testów w trakcie instalacji lub pierwszego uruchomienia aplikacji by sprawdzić możliwości danego urządzenia, a następnie dostosowanie ilości obiektów w grze do wyników analizy.</w:t>
      </w:r>
    </w:p>
    <w:p w:rsidR="00AD5BE4" w:rsidRPr="000F7A16" w:rsidRDefault="00AD5BE4" w:rsidP="000F7A16">
      <w:pPr>
        <w:ind w:firstLine="431"/>
        <w:rPr>
          <w:lang w:val="pl-PL"/>
        </w:rPr>
      </w:pPr>
      <w:r>
        <w:rPr>
          <w:lang w:val="pl-PL"/>
        </w:rPr>
        <w:t xml:space="preserve">Możliwymi rozwinięciami niniejszej pracy mogłoby być przeprowadzenie testów na większej ilości urządzeń i stworzenie swoistej ustandaryzowanej bazy możliwości urządzeń. Istniejące rozwiązania, pomimo iż dają możliwość porównania urządzeń pod względem wydajności raczej nie pozwalają na porównanie możliwości </w:t>
      </w:r>
      <w:r>
        <w:rPr>
          <w:rFonts w:hint="eastAsia"/>
          <w:lang w:val="pl-PL"/>
        </w:rPr>
        <w:t>np</w:t>
      </w:r>
      <w:r>
        <w:rPr>
          <w:lang w:val="pl-PL"/>
        </w:rPr>
        <w:t>. modułu graficzn</w:t>
      </w:r>
      <w:r w:rsidR="00703B9F">
        <w:rPr>
          <w:lang w:val="pl-PL"/>
        </w:rPr>
        <w:t>ego</w:t>
      </w:r>
      <w:r>
        <w:rPr>
          <w:lang w:val="pl-PL"/>
        </w:rPr>
        <w:t xml:space="preserve">, przedstawiając </w:t>
      </w:r>
      <w:r w:rsidR="00703B9F">
        <w:rPr>
          <w:lang w:val="pl-PL"/>
        </w:rPr>
        <w:t>wyniki, jako</w:t>
      </w:r>
      <w:r>
        <w:rPr>
          <w:lang w:val="pl-PL"/>
        </w:rPr>
        <w:t xml:space="preserve"> całościową wydajność urządzenia.</w:t>
      </w:r>
      <w:r w:rsidR="00703B9F">
        <w:rPr>
          <w:lang w:val="pl-PL"/>
        </w:rPr>
        <w:t xml:space="preserve"> Baza z bardziej szczegółowymi wynikami dla każdego z urządzeń mogłaby przedstawiać znaczną wartość dla osób tworzących aplikacje dla </w:t>
      </w:r>
      <w:r w:rsidR="00703B9F">
        <w:rPr>
          <w:rFonts w:hint="eastAsia"/>
          <w:lang w:val="pl-PL"/>
        </w:rPr>
        <w:t>daneg</w:t>
      </w:r>
      <w:r w:rsidR="00703B9F">
        <w:rPr>
          <w:lang w:val="pl-PL"/>
        </w:rPr>
        <w:t>o środowiska. Stworzone testy można też rozwinąć o kolejne. Należałoby sprawdzić maksymalny ruch sieciowy pomiędzy urządzeniem a serwerem, prędkości pamięci podręcznej czy prędkość dostępu do pamięci wewnętrznej i zewnętrznej danego urządzenia.</w:t>
      </w:r>
    </w:p>
    <w:p w:rsidR="004A27A4" w:rsidRPr="00BC2573" w:rsidRDefault="004A27A4" w:rsidP="0052617E">
      <w:pPr>
        <w:pStyle w:val="Nagwek1"/>
        <w:rPr>
          <w:lang w:val="pl-PL"/>
        </w:rPr>
      </w:pPr>
      <w:bookmarkStart w:id="38" w:name="_Toc394862024"/>
      <w:r w:rsidRPr="00BC2573">
        <w:rPr>
          <w:lang w:val="pl-PL"/>
        </w:rPr>
        <w:lastRenderedPageBreak/>
        <w:t>Literatura</w:t>
      </w:r>
      <w:bookmarkEnd w:id="38"/>
    </w:p>
    <w:p w:rsidR="000F208E" w:rsidRPr="00BC2573" w:rsidRDefault="000F208E" w:rsidP="00777F42">
      <w:pPr>
        <w:pStyle w:val="Standard"/>
        <w:spacing w:line="360" w:lineRule="auto"/>
        <w:rPr>
          <w:rStyle w:val="Uwydatnienie"/>
          <w:rFonts w:ascii="Times New Roman" w:hAnsi="Times New Roman" w:cs="Times New Roman"/>
          <w:i w:val="0"/>
          <w:iCs w:val="0"/>
          <w:color w:val="000000" w:themeColor="text1"/>
          <w:lang w:val="pl-PL"/>
        </w:rPr>
      </w:pPr>
    </w:p>
    <w:sectPr w:rsidR="000F208E" w:rsidRPr="00BC2573" w:rsidSect="007D58DF">
      <w:footerReference w:type="default" r:id="rId41"/>
      <w:pgSz w:w="12240" w:h="15840" w:code="1"/>
      <w:pgMar w:top="1138" w:right="1138" w:bottom="1138" w:left="1138" w:header="720" w:footer="720" w:gutter="56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66BD" w:rsidRDefault="00B866BD" w:rsidP="00070CD8">
      <w:r>
        <w:separator/>
      </w:r>
    </w:p>
  </w:endnote>
  <w:endnote w:type="continuationSeparator" w:id="0">
    <w:p w:rsidR="00B866BD" w:rsidRDefault="00B866BD" w:rsidP="0007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FreeSans">
    <w:altName w:val="MS Mincho"/>
    <w:charset w:val="80"/>
    <w:family w:val="auto"/>
    <w:pitch w:val="variable"/>
  </w:font>
  <w:font w:name="Calibri">
    <w:panose1 w:val="020F0502020204030204"/>
    <w:charset w:val="EE"/>
    <w:family w:val="swiss"/>
    <w:pitch w:val="variable"/>
    <w:sig w:usb0="E10002FF" w:usb1="4000ACFF" w:usb2="00000009" w:usb3="00000000" w:csb0="0000019F" w:csb1="00000000"/>
  </w:font>
  <w:font w:name="DejaVu Sans">
    <w:altName w:val="Arial"/>
    <w:panose1 w:val="020B0603030804020204"/>
    <w:charset w:val="EE"/>
    <w:family w:val="swiss"/>
    <w:pitch w:val="variable"/>
    <w:sig w:usb0="E7000EFF" w:usb1="5200FDFF" w:usb2="0A042021" w:usb3="00000000" w:csb0="000001B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Nimbus Sans L">
    <w:altName w:val="Arial"/>
    <w:charset w:val="80"/>
    <w:family w:val="swiss"/>
    <w:pitch w:val="variable"/>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panose1 w:val="020B0609030804020204"/>
    <w:charset w:val="EE"/>
    <w:family w:val="modern"/>
    <w:pitch w:val="fixed"/>
    <w:sig w:usb0="E60022FF"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78064"/>
      <w:docPartObj>
        <w:docPartGallery w:val="Page Numbers (Bottom of Page)"/>
        <w:docPartUnique/>
      </w:docPartObj>
    </w:sdtPr>
    <w:sdtEndPr>
      <w:rPr>
        <w:noProof/>
      </w:rPr>
    </w:sdtEndPr>
    <w:sdtContent>
      <w:p w:rsidR="00F205AE" w:rsidRDefault="00F205AE">
        <w:pPr>
          <w:pStyle w:val="Stopka"/>
          <w:jc w:val="center"/>
        </w:pPr>
        <w:r>
          <w:fldChar w:fldCharType="begin"/>
        </w:r>
        <w:r>
          <w:instrText xml:space="preserve"> PAGE   \* MERGEFORMAT </w:instrText>
        </w:r>
        <w:r>
          <w:fldChar w:fldCharType="separate"/>
        </w:r>
        <w:r w:rsidR="00494B2F">
          <w:rPr>
            <w:noProof/>
          </w:rPr>
          <w:t>3</w:t>
        </w:r>
        <w:r>
          <w:rPr>
            <w:noProof/>
          </w:rPr>
          <w:fldChar w:fldCharType="end"/>
        </w:r>
      </w:p>
    </w:sdtContent>
  </w:sdt>
  <w:p w:rsidR="00F205AE" w:rsidRDefault="00F205A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66BD" w:rsidRDefault="00B866BD" w:rsidP="00070CD8">
      <w:r>
        <w:separator/>
      </w:r>
    </w:p>
  </w:footnote>
  <w:footnote w:type="continuationSeparator" w:id="0">
    <w:p w:rsidR="00B866BD" w:rsidRDefault="00B866BD" w:rsidP="00070C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2005F68"/>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4">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5">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8">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3">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6">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8">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14"/>
  </w:num>
  <w:num w:numId="4">
    <w:abstractNumId w:val="23"/>
  </w:num>
  <w:num w:numId="5">
    <w:abstractNumId w:val="20"/>
  </w:num>
  <w:num w:numId="6">
    <w:abstractNumId w:val="28"/>
  </w:num>
  <w:num w:numId="7">
    <w:abstractNumId w:val="11"/>
  </w:num>
  <w:num w:numId="8">
    <w:abstractNumId w:val="11"/>
  </w:num>
  <w:num w:numId="9">
    <w:abstractNumId w:val="0"/>
  </w:num>
  <w:num w:numId="10">
    <w:abstractNumId w:val="18"/>
  </w:num>
  <w:num w:numId="11">
    <w:abstractNumId w:val="21"/>
  </w:num>
  <w:num w:numId="12">
    <w:abstractNumId w:val="11"/>
  </w:num>
  <w:num w:numId="13">
    <w:abstractNumId w:val="12"/>
  </w:num>
  <w:num w:numId="14">
    <w:abstractNumId w:val="5"/>
  </w:num>
  <w:num w:numId="15">
    <w:abstractNumId w:val="4"/>
  </w:num>
  <w:num w:numId="16">
    <w:abstractNumId w:val="13"/>
  </w:num>
  <w:num w:numId="17">
    <w:abstractNumId w:val="1"/>
  </w:num>
  <w:num w:numId="18">
    <w:abstractNumId w:val="3"/>
  </w:num>
  <w:num w:numId="19">
    <w:abstractNumId w:val="27"/>
  </w:num>
  <w:num w:numId="20">
    <w:abstractNumId w:val="8"/>
  </w:num>
  <w:num w:numId="21">
    <w:abstractNumId w:val="26"/>
  </w:num>
  <w:num w:numId="22">
    <w:abstractNumId w:val="7"/>
  </w:num>
  <w:num w:numId="23">
    <w:abstractNumId w:val="9"/>
  </w:num>
  <w:num w:numId="24">
    <w:abstractNumId w:val="11"/>
  </w:num>
  <w:num w:numId="25">
    <w:abstractNumId w:val="19"/>
  </w:num>
  <w:num w:numId="26">
    <w:abstractNumId w:val="22"/>
  </w:num>
  <w:num w:numId="27">
    <w:abstractNumId w:val="24"/>
  </w:num>
  <w:num w:numId="28">
    <w:abstractNumId w:val="25"/>
  </w:num>
  <w:num w:numId="29">
    <w:abstractNumId w:val="17"/>
  </w:num>
  <w:num w:numId="30">
    <w:abstractNumId w:val="6"/>
  </w:num>
  <w:num w:numId="31">
    <w:abstractNumId w:val="10"/>
  </w:num>
  <w:num w:numId="32">
    <w:abstractNumId w:val="15"/>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2965"/>
    <w:rsid w:val="000629BA"/>
    <w:rsid w:val="00062AB8"/>
    <w:rsid w:val="0006491C"/>
    <w:rsid w:val="00064A02"/>
    <w:rsid w:val="00064C32"/>
    <w:rsid w:val="0006613E"/>
    <w:rsid w:val="000661C7"/>
    <w:rsid w:val="0006749E"/>
    <w:rsid w:val="0006782F"/>
    <w:rsid w:val="0006798B"/>
    <w:rsid w:val="00067EBC"/>
    <w:rsid w:val="00070CD8"/>
    <w:rsid w:val="000739AF"/>
    <w:rsid w:val="00073DBB"/>
    <w:rsid w:val="00076242"/>
    <w:rsid w:val="000763B3"/>
    <w:rsid w:val="0007656B"/>
    <w:rsid w:val="0008291D"/>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6A8"/>
    <w:rsid w:val="000E39F9"/>
    <w:rsid w:val="000E66A8"/>
    <w:rsid w:val="000E6A00"/>
    <w:rsid w:val="000E7AF6"/>
    <w:rsid w:val="000F0582"/>
    <w:rsid w:val="000F07C3"/>
    <w:rsid w:val="000F1E54"/>
    <w:rsid w:val="000F208E"/>
    <w:rsid w:val="000F2C10"/>
    <w:rsid w:val="000F4B31"/>
    <w:rsid w:val="000F4CCB"/>
    <w:rsid w:val="000F4EB6"/>
    <w:rsid w:val="000F7606"/>
    <w:rsid w:val="000F7A16"/>
    <w:rsid w:val="001005F9"/>
    <w:rsid w:val="001016C6"/>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37E3"/>
    <w:rsid w:val="00144381"/>
    <w:rsid w:val="0014558B"/>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961"/>
    <w:rsid w:val="00190F89"/>
    <w:rsid w:val="00191011"/>
    <w:rsid w:val="0019102D"/>
    <w:rsid w:val="0019243D"/>
    <w:rsid w:val="0019277B"/>
    <w:rsid w:val="001934C1"/>
    <w:rsid w:val="00195094"/>
    <w:rsid w:val="001979B3"/>
    <w:rsid w:val="001A0F5C"/>
    <w:rsid w:val="001A267A"/>
    <w:rsid w:val="001A355B"/>
    <w:rsid w:val="001A4AAE"/>
    <w:rsid w:val="001A5A34"/>
    <w:rsid w:val="001A7795"/>
    <w:rsid w:val="001B2CFD"/>
    <w:rsid w:val="001B42C0"/>
    <w:rsid w:val="001B4788"/>
    <w:rsid w:val="001B5414"/>
    <w:rsid w:val="001B54D8"/>
    <w:rsid w:val="001B571B"/>
    <w:rsid w:val="001B6052"/>
    <w:rsid w:val="001C1182"/>
    <w:rsid w:val="001C33F7"/>
    <w:rsid w:val="001C38AD"/>
    <w:rsid w:val="001C42F6"/>
    <w:rsid w:val="001C459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3636"/>
    <w:rsid w:val="00234027"/>
    <w:rsid w:val="002347A2"/>
    <w:rsid w:val="00235141"/>
    <w:rsid w:val="00235984"/>
    <w:rsid w:val="00235A19"/>
    <w:rsid w:val="00235FB3"/>
    <w:rsid w:val="002368D0"/>
    <w:rsid w:val="00240406"/>
    <w:rsid w:val="0024227D"/>
    <w:rsid w:val="002422A2"/>
    <w:rsid w:val="00242A46"/>
    <w:rsid w:val="00244F20"/>
    <w:rsid w:val="00245B84"/>
    <w:rsid w:val="00246D1F"/>
    <w:rsid w:val="00251356"/>
    <w:rsid w:val="00251F11"/>
    <w:rsid w:val="002542B2"/>
    <w:rsid w:val="0025597F"/>
    <w:rsid w:val="00260D6A"/>
    <w:rsid w:val="0026238F"/>
    <w:rsid w:val="0026335C"/>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C100A"/>
    <w:rsid w:val="002C109A"/>
    <w:rsid w:val="002C1A2B"/>
    <w:rsid w:val="002C2353"/>
    <w:rsid w:val="002C286D"/>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7E"/>
    <w:rsid w:val="003107F4"/>
    <w:rsid w:val="00310B66"/>
    <w:rsid w:val="00311A84"/>
    <w:rsid w:val="00311C65"/>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1BD8"/>
    <w:rsid w:val="00352D8C"/>
    <w:rsid w:val="003533C7"/>
    <w:rsid w:val="00353DEF"/>
    <w:rsid w:val="003545D7"/>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22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B011B"/>
    <w:rsid w:val="003B05D3"/>
    <w:rsid w:val="003B0B19"/>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6AE7"/>
    <w:rsid w:val="00407377"/>
    <w:rsid w:val="00407670"/>
    <w:rsid w:val="00410556"/>
    <w:rsid w:val="00411BC4"/>
    <w:rsid w:val="004133E5"/>
    <w:rsid w:val="004136F3"/>
    <w:rsid w:val="004146B0"/>
    <w:rsid w:val="00414B1E"/>
    <w:rsid w:val="00414E4E"/>
    <w:rsid w:val="004152F5"/>
    <w:rsid w:val="00416171"/>
    <w:rsid w:val="00416656"/>
    <w:rsid w:val="0041703D"/>
    <w:rsid w:val="00422001"/>
    <w:rsid w:val="0042350D"/>
    <w:rsid w:val="00424DB6"/>
    <w:rsid w:val="0042538A"/>
    <w:rsid w:val="004260CA"/>
    <w:rsid w:val="00426208"/>
    <w:rsid w:val="0042646D"/>
    <w:rsid w:val="00427B9E"/>
    <w:rsid w:val="00430727"/>
    <w:rsid w:val="00431219"/>
    <w:rsid w:val="004319B2"/>
    <w:rsid w:val="00432E3F"/>
    <w:rsid w:val="0043333D"/>
    <w:rsid w:val="004345B5"/>
    <w:rsid w:val="00436CEC"/>
    <w:rsid w:val="004374F4"/>
    <w:rsid w:val="004407CD"/>
    <w:rsid w:val="004409CC"/>
    <w:rsid w:val="00441A77"/>
    <w:rsid w:val="0044235F"/>
    <w:rsid w:val="004441CA"/>
    <w:rsid w:val="004460F5"/>
    <w:rsid w:val="0044710F"/>
    <w:rsid w:val="0044787F"/>
    <w:rsid w:val="0045115C"/>
    <w:rsid w:val="00451804"/>
    <w:rsid w:val="00452834"/>
    <w:rsid w:val="00452E11"/>
    <w:rsid w:val="00455D9F"/>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DB8"/>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55C"/>
    <w:rsid w:val="00492AC3"/>
    <w:rsid w:val="004946BF"/>
    <w:rsid w:val="00494B2F"/>
    <w:rsid w:val="00497132"/>
    <w:rsid w:val="00497D42"/>
    <w:rsid w:val="004A27A4"/>
    <w:rsid w:val="004A27D7"/>
    <w:rsid w:val="004B0C65"/>
    <w:rsid w:val="004B12FE"/>
    <w:rsid w:val="004B23F1"/>
    <w:rsid w:val="004B4289"/>
    <w:rsid w:val="004B58ED"/>
    <w:rsid w:val="004B6FDA"/>
    <w:rsid w:val="004B751C"/>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6C3"/>
    <w:rsid w:val="004E1BD1"/>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676C3"/>
    <w:rsid w:val="0057171A"/>
    <w:rsid w:val="00572576"/>
    <w:rsid w:val="00573184"/>
    <w:rsid w:val="00573FEB"/>
    <w:rsid w:val="0057515E"/>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F1D"/>
    <w:rsid w:val="005F79B4"/>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2F8E"/>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126B"/>
    <w:rsid w:val="00652581"/>
    <w:rsid w:val="006534A9"/>
    <w:rsid w:val="00653629"/>
    <w:rsid w:val="00654E86"/>
    <w:rsid w:val="006570B1"/>
    <w:rsid w:val="00657BE5"/>
    <w:rsid w:val="00661CF4"/>
    <w:rsid w:val="00663F36"/>
    <w:rsid w:val="0066527F"/>
    <w:rsid w:val="00665E68"/>
    <w:rsid w:val="006663CF"/>
    <w:rsid w:val="0066673F"/>
    <w:rsid w:val="0067075A"/>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402C"/>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2B71"/>
    <w:rsid w:val="006D2E0D"/>
    <w:rsid w:val="006D4A42"/>
    <w:rsid w:val="006D69D2"/>
    <w:rsid w:val="006D7403"/>
    <w:rsid w:val="006D7CAE"/>
    <w:rsid w:val="006D7DCE"/>
    <w:rsid w:val="006E1A28"/>
    <w:rsid w:val="006E229A"/>
    <w:rsid w:val="006E2B86"/>
    <w:rsid w:val="006E2D59"/>
    <w:rsid w:val="006E3DEA"/>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3B9F"/>
    <w:rsid w:val="00705BDF"/>
    <w:rsid w:val="007066DD"/>
    <w:rsid w:val="00706920"/>
    <w:rsid w:val="00706DE0"/>
    <w:rsid w:val="00706E00"/>
    <w:rsid w:val="0070755F"/>
    <w:rsid w:val="00707899"/>
    <w:rsid w:val="0071100B"/>
    <w:rsid w:val="00711D80"/>
    <w:rsid w:val="0071295E"/>
    <w:rsid w:val="00712D7E"/>
    <w:rsid w:val="00713EE7"/>
    <w:rsid w:val="007143A8"/>
    <w:rsid w:val="00716BEC"/>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6437"/>
    <w:rsid w:val="00736B25"/>
    <w:rsid w:val="007370CC"/>
    <w:rsid w:val="00737948"/>
    <w:rsid w:val="00737AEA"/>
    <w:rsid w:val="00737F6E"/>
    <w:rsid w:val="00743B5A"/>
    <w:rsid w:val="0074504F"/>
    <w:rsid w:val="007453D0"/>
    <w:rsid w:val="00747267"/>
    <w:rsid w:val="00750466"/>
    <w:rsid w:val="00751DDE"/>
    <w:rsid w:val="00751E47"/>
    <w:rsid w:val="007530D7"/>
    <w:rsid w:val="007535F0"/>
    <w:rsid w:val="007536D4"/>
    <w:rsid w:val="00753C46"/>
    <w:rsid w:val="0075444A"/>
    <w:rsid w:val="007560BD"/>
    <w:rsid w:val="0075706A"/>
    <w:rsid w:val="0075751F"/>
    <w:rsid w:val="00762930"/>
    <w:rsid w:val="00764AD4"/>
    <w:rsid w:val="0077077B"/>
    <w:rsid w:val="00771797"/>
    <w:rsid w:val="00771D2D"/>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B064F"/>
    <w:rsid w:val="007B2BFA"/>
    <w:rsid w:val="007B3813"/>
    <w:rsid w:val="007B6D5F"/>
    <w:rsid w:val="007B710B"/>
    <w:rsid w:val="007C076B"/>
    <w:rsid w:val="007C15EE"/>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3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47B81"/>
    <w:rsid w:val="00847D99"/>
    <w:rsid w:val="00850382"/>
    <w:rsid w:val="008504D9"/>
    <w:rsid w:val="00850E85"/>
    <w:rsid w:val="00850F10"/>
    <w:rsid w:val="008512AE"/>
    <w:rsid w:val="00851B82"/>
    <w:rsid w:val="00851FF1"/>
    <w:rsid w:val="00853956"/>
    <w:rsid w:val="00853B1B"/>
    <w:rsid w:val="00853E60"/>
    <w:rsid w:val="00854397"/>
    <w:rsid w:val="0085677C"/>
    <w:rsid w:val="0085688C"/>
    <w:rsid w:val="0085689D"/>
    <w:rsid w:val="00856D81"/>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1B27"/>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05C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F19"/>
    <w:rsid w:val="009100CC"/>
    <w:rsid w:val="009124F2"/>
    <w:rsid w:val="009126C3"/>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36F3"/>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2AB2"/>
    <w:rsid w:val="00A42EC4"/>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6FDF"/>
    <w:rsid w:val="00A97644"/>
    <w:rsid w:val="00A9782C"/>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5BE4"/>
    <w:rsid w:val="00AD66BC"/>
    <w:rsid w:val="00AD7B5E"/>
    <w:rsid w:val="00AE0D79"/>
    <w:rsid w:val="00AE1C18"/>
    <w:rsid w:val="00AE20B2"/>
    <w:rsid w:val="00AE2A32"/>
    <w:rsid w:val="00AE3168"/>
    <w:rsid w:val="00AE5AFA"/>
    <w:rsid w:val="00AE6CCE"/>
    <w:rsid w:val="00AE7162"/>
    <w:rsid w:val="00AF049E"/>
    <w:rsid w:val="00AF08B4"/>
    <w:rsid w:val="00AF5F3F"/>
    <w:rsid w:val="00AF6FE3"/>
    <w:rsid w:val="00AF70BC"/>
    <w:rsid w:val="00AF7DD7"/>
    <w:rsid w:val="00B001DA"/>
    <w:rsid w:val="00B00F78"/>
    <w:rsid w:val="00B02C7C"/>
    <w:rsid w:val="00B035A1"/>
    <w:rsid w:val="00B0677C"/>
    <w:rsid w:val="00B069EC"/>
    <w:rsid w:val="00B077A7"/>
    <w:rsid w:val="00B12238"/>
    <w:rsid w:val="00B12F15"/>
    <w:rsid w:val="00B13180"/>
    <w:rsid w:val="00B15397"/>
    <w:rsid w:val="00B165FD"/>
    <w:rsid w:val="00B16655"/>
    <w:rsid w:val="00B20037"/>
    <w:rsid w:val="00B21462"/>
    <w:rsid w:val="00B22868"/>
    <w:rsid w:val="00B244C3"/>
    <w:rsid w:val="00B24605"/>
    <w:rsid w:val="00B24F96"/>
    <w:rsid w:val="00B2549F"/>
    <w:rsid w:val="00B265FF"/>
    <w:rsid w:val="00B26F96"/>
    <w:rsid w:val="00B3030B"/>
    <w:rsid w:val="00B30B2D"/>
    <w:rsid w:val="00B33513"/>
    <w:rsid w:val="00B367C0"/>
    <w:rsid w:val="00B40ADC"/>
    <w:rsid w:val="00B41840"/>
    <w:rsid w:val="00B41B0E"/>
    <w:rsid w:val="00B43C48"/>
    <w:rsid w:val="00B44C34"/>
    <w:rsid w:val="00B44E87"/>
    <w:rsid w:val="00B45597"/>
    <w:rsid w:val="00B472B2"/>
    <w:rsid w:val="00B47461"/>
    <w:rsid w:val="00B525FE"/>
    <w:rsid w:val="00B5271E"/>
    <w:rsid w:val="00B5311E"/>
    <w:rsid w:val="00B5320A"/>
    <w:rsid w:val="00B56AEA"/>
    <w:rsid w:val="00B57CF6"/>
    <w:rsid w:val="00B60552"/>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6BD"/>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6AAE"/>
    <w:rsid w:val="00BA7CE0"/>
    <w:rsid w:val="00BA7FAA"/>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F1AD7"/>
    <w:rsid w:val="00BF1E46"/>
    <w:rsid w:val="00BF26BF"/>
    <w:rsid w:val="00BF26DB"/>
    <w:rsid w:val="00BF273C"/>
    <w:rsid w:val="00BF3277"/>
    <w:rsid w:val="00BF34EC"/>
    <w:rsid w:val="00C007D7"/>
    <w:rsid w:val="00C008B4"/>
    <w:rsid w:val="00C023F0"/>
    <w:rsid w:val="00C04806"/>
    <w:rsid w:val="00C06312"/>
    <w:rsid w:val="00C07636"/>
    <w:rsid w:val="00C106DE"/>
    <w:rsid w:val="00C11593"/>
    <w:rsid w:val="00C115CE"/>
    <w:rsid w:val="00C139A3"/>
    <w:rsid w:val="00C13CBF"/>
    <w:rsid w:val="00C13D12"/>
    <w:rsid w:val="00C14D33"/>
    <w:rsid w:val="00C14F24"/>
    <w:rsid w:val="00C17A3B"/>
    <w:rsid w:val="00C17D6B"/>
    <w:rsid w:val="00C20F80"/>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29EA"/>
    <w:rsid w:val="00C83C81"/>
    <w:rsid w:val="00C83DA0"/>
    <w:rsid w:val="00C847FF"/>
    <w:rsid w:val="00C855D7"/>
    <w:rsid w:val="00C870FD"/>
    <w:rsid w:val="00C87C51"/>
    <w:rsid w:val="00C92CC6"/>
    <w:rsid w:val="00C93B8A"/>
    <w:rsid w:val="00C96B8F"/>
    <w:rsid w:val="00C9730E"/>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3068B"/>
    <w:rsid w:val="00D3402F"/>
    <w:rsid w:val="00D343F1"/>
    <w:rsid w:val="00D36A4B"/>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4AC3"/>
    <w:rsid w:val="00E14E62"/>
    <w:rsid w:val="00E165AF"/>
    <w:rsid w:val="00E17412"/>
    <w:rsid w:val="00E20458"/>
    <w:rsid w:val="00E20A56"/>
    <w:rsid w:val="00E211F6"/>
    <w:rsid w:val="00E22379"/>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8514B"/>
    <w:rsid w:val="00E90CCF"/>
    <w:rsid w:val="00E9378C"/>
    <w:rsid w:val="00E9469F"/>
    <w:rsid w:val="00E96A82"/>
    <w:rsid w:val="00EA017B"/>
    <w:rsid w:val="00EA24CD"/>
    <w:rsid w:val="00EA35CB"/>
    <w:rsid w:val="00EA39E7"/>
    <w:rsid w:val="00EA4410"/>
    <w:rsid w:val="00EA490E"/>
    <w:rsid w:val="00EA5272"/>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522"/>
    <w:rsid w:val="00ED5656"/>
    <w:rsid w:val="00ED61AF"/>
    <w:rsid w:val="00ED62F5"/>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05AE"/>
    <w:rsid w:val="00F225FF"/>
    <w:rsid w:val="00F229E5"/>
    <w:rsid w:val="00F25167"/>
    <w:rsid w:val="00F252C8"/>
    <w:rsid w:val="00F252FC"/>
    <w:rsid w:val="00F25555"/>
    <w:rsid w:val="00F259ED"/>
    <w:rsid w:val="00F260BD"/>
    <w:rsid w:val="00F267FB"/>
    <w:rsid w:val="00F27BE2"/>
    <w:rsid w:val="00F27D87"/>
    <w:rsid w:val="00F30714"/>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CF7"/>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9A6390"/>
    <w:pPr>
      <w:keepNext/>
      <w:keepLines/>
      <w:pageBreakBefore/>
      <w:numPr>
        <w:numId w:val="1"/>
      </w:numPr>
      <w:spacing w:before="480"/>
      <w:ind w:left="431" w:hanging="431"/>
      <w:outlineLvl w:val="0"/>
      <w:pPrChange w:id="0" w:author="" w:date="2014-07-24T07:43:00Z">
        <w:pPr>
          <w:keepNext/>
          <w:keepLines/>
          <w:widowControl w:val="0"/>
          <w:numPr>
            <w:numId w:val="1"/>
          </w:numPr>
          <w:suppressAutoHyphens/>
          <w:autoSpaceDN w:val="0"/>
          <w:spacing w:before="480" w:line="360" w:lineRule="auto"/>
          <w:ind w:left="432" w:hanging="432"/>
          <w:textAlignment w:val="baseline"/>
          <w:outlineLvl w:val="0"/>
        </w:pPr>
      </w:pPrChange>
    </w:pPr>
    <w:rPr>
      <w:rFonts w:asciiTheme="majorHAnsi" w:eastAsiaTheme="majorEastAsia" w:hAnsiTheme="majorHAnsi" w:cstheme="majorBidi"/>
      <w:b/>
      <w:bCs/>
      <w:color w:val="365F91" w:themeColor="accent1" w:themeShade="BF"/>
      <w:sz w:val="28"/>
      <w:szCs w:val="28"/>
      <w:rPrChange w:id="0" w:author="" w:date="2014-07-24T07:43:00Z">
        <w:rPr>
          <w:rFonts w:asciiTheme="majorHAnsi" w:eastAsiaTheme="majorEastAsia" w:hAnsiTheme="majorHAnsi" w:cstheme="majorBidi"/>
          <w:b/>
          <w:bCs/>
          <w:color w:val="365F91" w:themeColor="accent1" w:themeShade="BF"/>
          <w:kern w:val="3"/>
          <w:sz w:val="28"/>
          <w:szCs w:val="28"/>
          <w:lang w:val="en-US" w:eastAsia="zh-CN" w:bidi="hi-IN"/>
        </w:rPr>
      </w:rPrChange>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odtytu">
    <w:name w:val="Subtitle"/>
    <w:basedOn w:val="Normalny"/>
    <w:next w:val="Normalny"/>
    <w:link w:val="PodtytuZnak"/>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PodtytuZnak">
    <w:name w:val="Podtytuł Znak"/>
    <w:basedOn w:val="Domylnaczcionkaakapitu"/>
    <w:link w:val="Podtytu"/>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ytu">
    <w:name w:val="Title"/>
    <w:basedOn w:val="Normalny"/>
    <w:next w:val="Normalny"/>
    <w:link w:val="TytuZnak"/>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ytuZnak">
    <w:name w:val="Tytuł Znak"/>
    <w:basedOn w:val="Domylnaczcionkaakapitu"/>
    <w:link w:val="Tytu"/>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Pogrubienie">
    <w:name w:val="Strong"/>
    <w:basedOn w:val="Domylnaczcionkaakapitu"/>
    <w:uiPriority w:val="22"/>
    <w:qFormat/>
    <w:rsid w:val="00CA192F"/>
    <w:rPr>
      <w:b/>
      <w:bCs/>
    </w:rPr>
  </w:style>
  <w:style w:type="paragraph" w:styleId="Cytat">
    <w:name w:val="Quote"/>
    <w:basedOn w:val="Normalny"/>
    <w:next w:val="Normalny"/>
    <w:link w:val="CytatZnak"/>
    <w:uiPriority w:val="29"/>
    <w:qFormat/>
    <w:rsid w:val="00CA192F"/>
    <w:rPr>
      <w:rFonts w:cs="Mangal"/>
      <w:i/>
      <w:iCs/>
      <w:color w:val="000000" w:themeColor="text1"/>
      <w:szCs w:val="21"/>
    </w:rPr>
  </w:style>
  <w:style w:type="character" w:customStyle="1" w:styleId="CytatZnak">
    <w:name w:val="Cytat Znak"/>
    <w:basedOn w:val="Domylnaczcionkaakapitu"/>
    <w:link w:val="Cytat"/>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Bezodstpw">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1.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image" Target="media/image16.png"/><Relationship Id="rId38"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chart" Target="charts/chart4.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emf"/><Relationship Id="rId32" Type="http://schemas.openxmlformats.org/officeDocument/2006/relationships/chart" Target="charts/chart7.xml"/><Relationship Id="rId37" Type="http://schemas.openxmlformats.org/officeDocument/2006/relationships/image" Target="media/image19.emf"/><Relationship Id="rId40"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chart" Target="charts/chart3.xml"/><Relationship Id="rId36" Type="http://schemas.openxmlformats.org/officeDocument/2006/relationships/oleObject" Target="embeddings/oleObject2.bin"/><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chart" Target="charts/chart6.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blog.juiceboxmobile.com/2013/03/06/2d-gaming-mobile-performance-starling-air-vs-unity-3d/" TargetMode="External"/><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image" Target="media/image18.emf"/><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pl-PL" sz="1200"/>
              <a:t>Test obiektów nieruchomych</a:t>
            </a:r>
          </a:p>
        </c:rich>
      </c:tx>
      <c:layout>
        <c:manualLayout>
          <c:xMode val="edge"/>
          <c:yMode val="edge"/>
          <c:x val="0.32409711286089238"/>
          <c:y val="0"/>
        </c:manualLayout>
      </c:layout>
      <c:overlay val="1"/>
    </c:title>
    <c:autoTitleDeleted val="0"/>
    <c:plotArea>
      <c:layout>
        <c:manualLayout>
          <c:layoutTarget val="inner"/>
          <c:xMode val="edge"/>
          <c:yMode val="edge"/>
          <c:x val="0.1126998639882606"/>
          <c:y val="0.10695610965296004"/>
          <c:w val="0.73994093628204816"/>
          <c:h val="0.75391586468358296"/>
        </c:manualLayout>
      </c:layout>
      <c:barChart>
        <c:barDir val="col"/>
        <c:grouping val="clustered"/>
        <c:varyColors val="0"/>
        <c:ser>
          <c:idx val="0"/>
          <c:order val="0"/>
          <c:tx>
            <c:strRef>
              <c:f>'test 2D'!$B$1</c:f>
              <c:strCache>
                <c:ptCount val="1"/>
                <c:pt idx="0">
                  <c:v>S4</c:v>
                </c:pt>
              </c:strCache>
            </c:strRef>
          </c:tx>
          <c:invertIfNegative val="0"/>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invertIfNegative val="0"/>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invertIfNegative val="0"/>
          <c:cat>
            <c:numRef>
              <c:f>'test 2D'!$I$4:$I$6</c:f>
              <c:numCache>
                <c:formatCode>0</c:formatCode>
                <c:ptCount val="3"/>
                <c:pt idx="0">
                  <c:v>50</c:v>
                </c:pt>
                <c:pt idx="1">
                  <c:v>250</c:v>
                </c:pt>
                <c:pt idx="2">
                  <c:v>500</c:v>
                </c:pt>
              </c:numCache>
            </c:numRef>
          </c:cat>
          <c:val>
            <c:numRef>
              <c:f>'test 2D'!$D$4:$D$6</c:f>
              <c:numCache>
                <c:formatCode>0.00</c:formatCode>
                <c:ptCount val="3"/>
                <c:pt idx="0">
                  <c:v>58.21</c:v>
                </c:pt>
                <c:pt idx="1">
                  <c:v>45.230000000000011</c:v>
                </c:pt>
                <c:pt idx="2">
                  <c:v>22.53</c:v>
                </c:pt>
              </c:numCache>
            </c:numRef>
          </c:val>
        </c:ser>
        <c:ser>
          <c:idx val="3"/>
          <c:order val="3"/>
          <c:tx>
            <c:strRef>
              <c:f>'test 2D'!$E$1</c:f>
              <c:strCache>
                <c:ptCount val="1"/>
                <c:pt idx="0">
                  <c:v>iPhone 5</c:v>
                </c:pt>
              </c:strCache>
            </c:strRef>
          </c:tx>
          <c:invertIfNegative val="0"/>
          <c:cat>
            <c:numRef>
              <c:f>'test 2D'!$I$4:$I$6</c:f>
              <c:numCache>
                <c:formatCode>0</c:formatCode>
                <c:ptCount val="3"/>
                <c:pt idx="0">
                  <c:v>50</c:v>
                </c:pt>
                <c:pt idx="1">
                  <c:v>250</c:v>
                </c:pt>
                <c:pt idx="2">
                  <c:v>500</c:v>
                </c:pt>
              </c:numCache>
            </c:numRef>
          </c:cat>
          <c:val>
            <c:numRef>
              <c:f>'test 2D'!$E$4:$E$6</c:f>
              <c:numCache>
                <c:formatCode>0.00</c:formatCode>
                <c:ptCount val="3"/>
                <c:pt idx="0">
                  <c:v>58.440886473217454</c:v>
                </c:pt>
                <c:pt idx="1">
                  <c:v>58.828164061085644</c:v>
                </c:pt>
                <c:pt idx="2">
                  <c:v>55.49078268317411</c:v>
                </c:pt>
              </c:numCache>
            </c:numRef>
          </c:val>
        </c:ser>
        <c:ser>
          <c:idx val="4"/>
          <c:order val="4"/>
          <c:tx>
            <c:strRef>
              <c:f>'test 2D'!$F$1</c:f>
              <c:strCache>
                <c:ptCount val="1"/>
                <c:pt idx="0">
                  <c:v>iPad 3</c:v>
                </c:pt>
              </c:strCache>
            </c:strRef>
          </c:tx>
          <c:invertIfNegative val="0"/>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58.655811199707394</c:v>
                </c:pt>
                <c:pt idx="2">
                  <c:v>44.875839752131377</c:v>
                </c:pt>
              </c:numCache>
            </c:numRef>
          </c:val>
        </c:ser>
        <c:ser>
          <c:idx val="5"/>
          <c:order val="5"/>
          <c:tx>
            <c:strRef>
              <c:f>'test 2D'!$G$1</c:f>
              <c:strCache>
                <c:ptCount val="1"/>
                <c:pt idx="0">
                  <c:v>iPad 1</c:v>
                </c:pt>
              </c:strCache>
            </c:strRef>
          </c:tx>
          <c:invertIfNegative val="0"/>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39.438872948705928</c:v>
                </c:pt>
                <c:pt idx="2">
                  <c:v>24.901683159318985</c:v>
                </c:pt>
              </c:numCache>
            </c:numRef>
          </c:val>
        </c:ser>
        <c:dLbls>
          <c:showLegendKey val="0"/>
          <c:showVal val="0"/>
          <c:showCatName val="0"/>
          <c:showSerName val="0"/>
          <c:showPercent val="0"/>
          <c:showBubbleSize val="0"/>
        </c:dLbls>
        <c:gapWidth val="150"/>
        <c:axId val="110728320"/>
        <c:axId val="110730240"/>
      </c:barChart>
      <c:catAx>
        <c:axId val="110728320"/>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10730240"/>
        <c:crosses val="autoZero"/>
        <c:auto val="1"/>
        <c:lblAlgn val="ctr"/>
        <c:lblOffset val="100"/>
        <c:noMultiLvlLbl val="0"/>
      </c:catAx>
      <c:valAx>
        <c:axId val="110730240"/>
        <c:scaling>
          <c:orientation val="minMax"/>
        </c:scaling>
        <c:delete val="0"/>
        <c:axPos val="l"/>
        <c:majorGridlines/>
        <c:title>
          <c:tx>
            <c:rich>
              <a:bodyPr rot="-5400000" vert="horz"/>
              <a:lstStyle/>
              <a:p>
                <a:pPr>
                  <a:defRPr/>
                </a:pPr>
                <a:r>
                  <a:rPr lang="pl-PL"/>
                  <a:t>FPS</a:t>
                </a:r>
              </a:p>
            </c:rich>
          </c:tx>
          <c:layout>
            <c:manualLayout>
              <c:xMode val="edge"/>
              <c:yMode val="edge"/>
              <c:x val="2.2082239720035038E-3"/>
              <c:y val="0.49170312044327774"/>
            </c:manualLayout>
          </c:layout>
          <c:overlay val="0"/>
        </c:title>
        <c:numFmt formatCode="0.00" sourceLinked="1"/>
        <c:majorTickMark val="out"/>
        <c:minorTickMark val="none"/>
        <c:tickLblPos val="nextTo"/>
        <c:crossAx val="11072832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Różnica</a:t>
            </a:r>
            <a:r>
              <a:rPr lang="pl-PL" sz="1200" baseline="0"/>
              <a:t> pomiędzy testami obiektów nieruchomych a ruchomych</a:t>
            </a:r>
            <a:endParaRPr lang="pl-PL" sz="1200"/>
          </a:p>
        </c:rich>
      </c:tx>
      <c:layout>
        <c:manualLayout>
          <c:xMode val="edge"/>
          <c:yMode val="edge"/>
          <c:x val="0.12113188976377963"/>
          <c:y val="0"/>
        </c:manualLayout>
      </c:layout>
      <c:overlay val="0"/>
    </c:title>
    <c:autoTitleDeleted val="0"/>
    <c:plotArea>
      <c:layout/>
      <c:barChart>
        <c:barDir val="col"/>
        <c:grouping val="clustered"/>
        <c:varyColors val="0"/>
        <c:ser>
          <c:idx val="0"/>
          <c:order val="0"/>
          <c:tx>
            <c:strRef>
              <c:f>'test 2D'!$B$1</c:f>
              <c:strCache>
                <c:ptCount val="1"/>
                <c:pt idx="0">
                  <c:v>S4</c:v>
                </c:pt>
              </c:strCache>
            </c:strRef>
          </c:tx>
          <c:invertIfNegative val="0"/>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12.260000000000002</c:v>
                </c:pt>
                <c:pt idx="2">
                  <c:v>7</c:v>
                </c:pt>
              </c:numCache>
            </c:numRef>
          </c:val>
        </c:ser>
        <c:ser>
          <c:idx val="1"/>
          <c:order val="1"/>
          <c:tx>
            <c:strRef>
              <c:f>'test 2D'!$C$1</c:f>
              <c:strCache>
                <c:ptCount val="1"/>
                <c:pt idx="0">
                  <c:v>Lumia</c:v>
                </c:pt>
              </c:strCache>
            </c:strRef>
          </c:tx>
          <c:invertIfNegative val="0"/>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3.3600000000000008</c:v>
                </c:pt>
              </c:numCache>
            </c:numRef>
          </c:val>
        </c:ser>
        <c:ser>
          <c:idx val="2"/>
          <c:order val="2"/>
          <c:tx>
            <c:strRef>
              <c:f>'test 2D'!$D$1</c:f>
              <c:strCache>
                <c:ptCount val="1"/>
                <c:pt idx="0">
                  <c:v>Core</c:v>
                </c:pt>
              </c:strCache>
            </c:strRef>
          </c:tx>
          <c:invertIfNegative val="0"/>
          <c:cat>
            <c:numRef>
              <c:f>'test 2D'!$I$8:$I$10</c:f>
              <c:numCache>
                <c:formatCode>0</c:formatCode>
                <c:ptCount val="3"/>
                <c:pt idx="0">
                  <c:v>50</c:v>
                </c:pt>
                <c:pt idx="1">
                  <c:v>250</c:v>
                </c:pt>
                <c:pt idx="2">
                  <c:v>500</c:v>
                </c:pt>
              </c:numCache>
            </c:numRef>
          </c:cat>
          <c:val>
            <c:numRef>
              <c:f>'test 2D'!$D$25:$D$27</c:f>
              <c:numCache>
                <c:formatCode>0.00</c:formatCode>
                <c:ptCount val="3"/>
                <c:pt idx="0">
                  <c:v>2.0000000000003168E-2</c:v>
                </c:pt>
                <c:pt idx="1">
                  <c:v>9.120000000000001</c:v>
                </c:pt>
                <c:pt idx="2">
                  <c:v>4.870000000000001</c:v>
                </c:pt>
              </c:numCache>
            </c:numRef>
          </c:val>
        </c:ser>
        <c:ser>
          <c:idx val="3"/>
          <c:order val="3"/>
          <c:tx>
            <c:strRef>
              <c:f>'test 2D'!$E$1</c:f>
              <c:strCache>
                <c:ptCount val="1"/>
                <c:pt idx="0">
                  <c:v>iPhone 5</c:v>
                </c:pt>
              </c:strCache>
            </c:strRef>
          </c:tx>
          <c:invertIfNegative val="0"/>
          <c:cat>
            <c:numRef>
              <c:f>'test 2D'!$I$8:$I$10</c:f>
              <c:numCache>
                <c:formatCode>0</c:formatCode>
                <c:ptCount val="3"/>
                <c:pt idx="0">
                  <c:v>50</c:v>
                </c:pt>
                <c:pt idx="1">
                  <c:v>250</c:v>
                </c:pt>
                <c:pt idx="2">
                  <c:v>500</c:v>
                </c:pt>
              </c:numCache>
            </c:numRef>
          </c:cat>
          <c:val>
            <c:numRef>
              <c:f>'test 2D'!$E$25:$E$27</c:f>
              <c:numCache>
                <c:formatCode>0.00</c:formatCode>
                <c:ptCount val="3"/>
                <c:pt idx="0">
                  <c:v>0.22905643082614119</c:v>
                </c:pt>
                <c:pt idx="1">
                  <c:v>0.38532410907959119</c:v>
                </c:pt>
                <c:pt idx="2">
                  <c:v>17.41528521833785</c:v>
                </c:pt>
              </c:numCache>
            </c:numRef>
          </c:val>
        </c:ser>
        <c:ser>
          <c:idx val="4"/>
          <c:order val="4"/>
          <c:tx>
            <c:strRef>
              <c:f>'test 2D'!$F$1</c:f>
              <c:strCache>
                <c:ptCount val="1"/>
                <c:pt idx="0">
                  <c:v>iPad 3</c:v>
                </c:pt>
              </c:strCache>
            </c:strRef>
          </c:tx>
          <c:invertIfNegative val="0"/>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17.486747140225354</c:v>
                </c:pt>
              </c:numCache>
            </c:numRef>
          </c:val>
        </c:ser>
        <c:ser>
          <c:idx val="5"/>
          <c:order val="5"/>
          <c:tx>
            <c:strRef>
              <c:f>'test 2D'!$G$1</c:f>
              <c:strCache>
                <c:ptCount val="1"/>
                <c:pt idx="0">
                  <c:v>iPad 1</c:v>
                </c:pt>
              </c:strCache>
            </c:strRef>
          </c:tx>
          <c:invertIfNegative val="0"/>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10.496253814651206</c:v>
                </c:pt>
                <c:pt idx="2">
                  <c:v>9.5497353439164989</c:v>
                </c:pt>
              </c:numCache>
            </c:numRef>
          </c:val>
        </c:ser>
        <c:dLbls>
          <c:showLegendKey val="0"/>
          <c:showVal val="0"/>
          <c:showCatName val="0"/>
          <c:showSerName val="0"/>
          <c:showPercent val="0"/>
          <c:showBubbleSize val="0"/>
        </c:dLbls>
        <c:gapWidth val="150"/>
        <c:axId val="114462080"/>
        <c:axId val="114492928"/>
      </c:barChart>
      <c:catAx>
        <c:axId val="114462080"/>
        <c:scaling>
          <c:orientation val="minMax"/>
        </c:scaling>
        <c:delete val="0"/>
        <c:axPos val="b"/>
        <c:title>
          <c:tx>
            <c:rich>
              <a:bodyPr/>
              <a:lstStyle/>
              <a:p>
                <a:pPr>
                  <a:defRPr/>
                </a:pPr>
                <a:r>
                  <a:rPr lang="pl-PL"/>
                  <a:t>Ilość obiektów</a:t>
                </a:r>
              </a:p>
            </c:rich>
          </c:tx>
          <c:layout>
            <c:manualLayout>
              <c:xMode val="edge"/>
              <c:yMode val="edge"/>
              <c:x val="0.36499453193350867"/>
              <c:y val="0.92960629921259863"/>
            </c:manualLayout>
          </c:layout>
          <c:overlay val="0"/>
        </c:title>
        <c:numFmt formatCode="0" sourceLinked="1"/>
        <c:majorTickMark val="out"/>
        <c:minorTickMark val="none"/>
        <c:tickLblPos val="nextTo"/>
        <c:crossAx val="114492928"/>
        <c:crosses val="autoZero"/>
        <c:auto val="1"/>
        <c:lblAlgn val="ctr"/>
        <c:lblOffset val="100"/>
        <c:noMultiLvlLbl val="0"/>
      </c:catAx>
      <c:valAx>
        <c:axId val="114492928"/>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1446208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Test obiektów ruchomych ze</a:t>
            </a:r>
            <a:r>
              <a:rPr lang="pl-PL" sz="1200" baseline="0"/>
              <a:t> sztucznymi operacjami zmiennoprzecinkowymi</a:t>
            </a:r>
          </a:p>
        </c:rich>
      </c:tx>
      <c:layout>
        <c:manualLayout>
          <c:xMode val="edge"/>
          <c:yMode val="edge"/>
          <c:x val="0.13445822397200349"/>
          <c:y val="0"/>
        </c:manualLayout>
      </c:layout>
      <c:overlay val="0"/>
    </c:title>
    <c:autoTitleDeleted val="0"/>
    <c:plotArea>
      <c:layout>
        <c:manualLayout>
          <c:layoutTarget val="inner"/>
          <c:xMode val="edge"/>
          <c:yMode val="edge"/>
          <c:x val="0.13551640419947542"/>
          <c:y val="0.15001166520851544"/>
          <c:w val="0.67966491688539066"/>
          <c:h val="0.68676290463692036"/>
        </c:manualLayout>
      </c:layout>
      <c:barChart>
        <c:barDir val="col"/>
        <c:grouping val="clustered"/>
        <c:varyColors val="0"/>
        <c:ser>
          <c:idx val="0"/>
          <c:order val="0"/>
          <c:tx>
            <c:strRef>
              <c:f>'test 2D'!$B$1</c:f>
              <c:strCache>
                <c:ptCount val="1"/>
                <c:pt idx="0">
                  <c:v>S4</c:v>
                </c:pt>
              </c:strCache>
            </c:strRef>
          </c:tx>
          <c:invertIfNegative val="0"/>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invertIfNegative val="0"/>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invertIfNegative val="0"/>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invertIfNegative val="0"/>
          <c:cat>
            <c:numRef>
              <c:f>('test 2D'!$J$13,'test 2D'!$J$17)</c:f>
              <c:numCache>
                <c:formatCode>0.00</c:formatCode>
                <c:ptCount val="2"/>
                <c:pt idx="0">
                  <c:v>225</c:v>
                </c:pt>
                <c:pt idx="1">
                  <c:v>2500</c:v>
                </c:pt>
              </c:numCache>
            </c:numRef>
          </c:cat>
          <c:val>
            <c:numRef>
              <c:f>('test 2D'!$E$13,'test 2D'!$E$17)</c:f>
              <c:numCache>
                <c:formatCode>0.00</c:formatCode>
                <c:ptCount val="2"/>
                <c:pt idx="0">
                  <c:v>58.544740126178382</c:v>
                </c:pt>
                <c:pt idx="1">
                  <c:v>58.89807084655893</c:v>
                </c:pt>
              </c:numCache>
            </c:numRef>
          </c:val>
        </c:ser>
        <c:ser>
          <c:idx val="4"/>
          <c:order val="4"/>
          <c:tx>
            <c:strRef>
              <c:f>'test 2D'!$F$1</c:f>
              <c:strCache>
                <c:ptCount val="1"/>
                <c:pt idx="0">
                  <c:v>iPad 3</c:v>
                </c:pt>
              </c:strCache>
            </c:strRef>
          </c:tx>
          <c:invertIfNegative val="0"/>
          <c:cat>
            <c:numRef>
              <c:f>('test 2D'!$J$13,'test 2D'!$J$17)</c:f>
              <c:numCache>
                <c:formatCode>0.00</c:formatCode>
                <c:ptCount val="2"/>
                <c:pt idx="0">
                  <c:v>225</c:v>
                </c:pt>
                <c:pt idx="1">
                  <c:v>2500</c:v>
                </c:pt>
              </c:numCache>
            </c:numRef>
          </c:cat>
          <c:val>
            <c:numRef>
              <c:f>('test 2D'!$F$13,'test 2D'!$F$17)</c:f>
              <c:numCache>
                <c:formatCode>0.00</c:formatCode>
                <c:ptCount val="2"/>
                <c:pt idx="0">
                  <c:v>58.514229187787308</c:v>
                </c:pt>
                <c:pt idx="1">
                  <c:v>58.395496836868411</c:v>
                </c:pt>
              </c:numCache>
            </c:numRef>
          </c:val>
        </c:ser>
        <c:ser>
          <c:idx val="5"/>
          <c:order val="5"/>
          <c:tx>
            <c:strRef>
              <c:f>'test 2D'!$G$1</c:f>
              <c:strCache>
                <c:ptCount val="1"/>
                <c:pt idx="0">
                  <c:v>iPad 1</c:v>
                </c:pt>
              </c:strCache>
            </c:strRef>
          </c:tx>
          <c:invertIfNegative val="0"/>
          <c:cat>
            <c:numRef>
              <c:f>('test 2D'!$J$13,'test 2D'!$J$17)</c:f>
              <c:numCache>
                <c:formatCode>0.00</c:formatCode>
                <c:ptCount val="2"/>
                <c:pt idx="0">
                  <c:v>225</c:v>
                </c:pt>
                <c:pt idx="1">
                  <c:v>2500</c:v>
                </c:pt>
              </c:numCache>
            </c:numRef>
          </c:cat>
          <c:val>
            <c:numRef>
              <c:f>('test 2D'!$G$13,'test 2D'!$G$17)</c:f>
              <c:numCache>
                <c:formatCode>0.00</c:formatCode>
                <c:ptCount val="2"/>
                <c:pt idx="0">
                  <c:v>57.280888346165263</c:v>
                </c:pt>
                <c:pt idx="1">
                  <c:v>48.083496922929093</c:v>
                </c:pt>
              </c:numCache>
            </c:numRef>
          </c:val>
        </c:ser>
        <c:dLbls>
          <c:showLegendKey val="0"/>
          <c:showVal val="0"/>
          <c:showCatName val="0"/>
          <c:showSerName val="0"/>
          <c:showPercent val="0"/>
          <c:showBubbleSize val="0"/>
        </c:dLbls>
        <c:gapWidth val="150"/>
        <c:axId val="114530176"/>
        <c:axId val="114565120"/>
      </c:barChart>
      <c:catAx>
        <c:axId val="114530176"/>
        <c:scaling>
          <c:orientation val="minMax"/>
        </c:scaling>
        <c:delete val="0"/>
        <c:axPos val="b"/>
        <c:title>
          <c:tx>
            <c:rich>
              <a:bodyPr/>
              <a:lstStyle/>
              <a:p>
                <a:pPr>
                  <a:defRPr/>
                </a:pPr>
                <a:r>
                  <a:rPr lang="pl-PL"/>
                  <a:t>Operacje</a:t>
                </a:r>
                <a:r>
                  <a:rPr lang="pl-PL" baseline="0"/>
                  <a:t> zmiennoprzecinkowe na sekundę</a:t>
                </a:r>
                <a:endParaRPr lang="pl-PL"/>
              </a:p>
            </c:rich>
          </c:tx>
          <c:layout>
            <c:manualLayout>
              <c:xMode val="edge"/>
              <c:yMode val="edge"/>
              <c:x val="0.23400853018372719"/>
              <c:y val="0.92960629921259863"/>
            </c:manualLayout>
          </c:layout>
          <c:overlay val="0"/>
        </c:title>
        <c:numFmt formatCode="0.00" sourceLinked="1"/>
        <c:majorTickMark val="out"/>
        <c:minorTickMark val="none"/>
        <c:tickLblPos val="nextTo"/>
        <c:crossAx val="114565120"/>
        <c:crosses val="autoZero"/>
        <c:auto val="1"/>
        <c:lblAlgn val="ctr"/>
        <c:lblOffset val="100"/>
        <c:noMultiLvlLbl val="0"/>
      </c:catAx>
      <c:valAx>
        <c:axId val="114565120"/>
        <c:scaling>
          <c:orientation val="minMax"/>
          <c:min val="40"/>
        </c:scaling>
        <c:delete val="0"/>
        <c:axPos val="l"/>
        <c:majorGridlines/>
        <c:title>
          <c:tx>
            <c:rich>
              <a:bodyPr rot="-5400000" vert="horz"/>
              <a:lstStyle/>
              <a:p>
                <a:pPr>
                  <a:defRPr/>
                </a:pPr>
                <a:r>
                  <a:rPr lang="pl-PL"/>
                  <a:t>FPS</a:t>
                </a:r>
              </a:p>
            </c:rich>
          </c:tx>
          <c:layout>
            <c:manualLayout>
              <c:xMode val="edge"/>
              <c:yMode val="edge"/>
              <c:x val="2.7777777777777861E-3"/>
              <c:y val="0.45951552930883638"/>
            </c:manualLayout>
          </c:layout>
          <c:overlay val="0"/>
        </c:title>
        <c:numFmt formatCode="0.00" sourceLinked="1"/>
        <c:majorTickMark val="out"/>
        <c:minorTickMark val="none"/>
        <c:tickLblPos val="nextTo"/>
        <c:crossAx val="114530176"/>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Test inkrementalny</a:t>
            </a:r>
          </a:p>
        </c:rich>
      </c:tx>
      <c:layout>
        <c:manualLayout>
          <c:xMode val="edge"/>
          <c:yMode val="edge"/>
          <c:x val="0.3628611111111113"/>
          <c:y val="0"/>
        </c:manualLayout>
      </c:layout>
      <c:overlay val="0"/>
    </c:title>
    <c:autoTitleDeleted val="0"/>
    <c:plotArea>
      <c:layout>
        <c:manualLayout>
          <c:layoutTarget val="inner"/>
          <c:xMode val="edge"/>
          <c:yMode val="edge"/>
          <c:x val="0.16607195975503061"/>
          <c:y val="8.6817220764071168E-2"/>
          <c:w val="0.62568394575678044"/>
          <c:h val="0.71863662875473888"/>
        </c:manualLayout>
      </c:layout>
      <c:lineChart>
        <c:grouping val="standard"/>
        <c:varyColors val="0"/>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mooth val="0"/>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mooth val="0"/>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mooth val="0"/>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mooth val="0"/>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mooth val="0"/>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mooth val="0"/>
        </c:ser>
        <c:dLbls>
          <c:showLegendKey val="0"/>
          <c:showVal val="0"/>
          <c:showCatName val="0"/>
          <c:showSerName val="0"/>
          <c:showPercent val="0"/>
          <c:showBubbleSize val="0"/>
        </c:dLbls>
        <c:marker val="1"/>
        <c:smooth val="0"/>
        <c:axId val="117711232"/>
        <c:axId val="117713152"/>
      </c:lineChart>
      <c:catAx>
        <c:axId val="117711232"/>
        <c:scaling>
          <c:orientation val="minMax"/>
        </c:scaling>
        <c:delete val="0"/>
        <c:axPos val="b"/>
        <c:title>
          <c:tx>
            <c:rich>
              <a:bodyPr/>
              <a:lstStyle/>
              <a:p>
                <a:pPr>
                  <a:defRPr/>
                </a:pPr>
                <a:r>
                  <a:rPr lang="pl-PL"/>
                  <a:t>Ilość obiektów</a:t>
                </a:r>
              </a:p>
            </c:rich>
          </c:tx>
          <c:layout>
            <c:manualLayout>
              <c:xMode val="edge"/>
              <c:yMode val="edge"/>
              <c:x val="0.3785667104111986"/>
              <c:y val="0.92960629921259863"/>
            </c:manualLayout>
          </c:layout>
          <c:overlay val="0"/>
        </c:title>
        <c:numFmt formatCode="General" sourceLinked="1"/>
        <c:majorTickMark val="out"/>
        <c:minorTickMark val="none"/>
        <c:tickLblPos val="nextTo"/>
        <c:txPr>
          <a:bodyPr rot="2700000"/>
          <a:lstStyle/>
          <a:p>
            <a:pPr>
              <a:defRPr/>
            </a:pPr>
            <a:endParaRPr lang="pl-PL"/>
          </a:p>
        </c:txPr>
        <c:crossAx val="117713152"/>
        <c:crosses val="autoZero"/>
        <c:auto val="1"/>
        <c:lblAlgn val="ctr"/>
        <c:lblOffset val="100"/>
        <c:noMultiLvlLbl val="0"/>
      </c:catAx>
      <c:valAx>
        <c:axId val="117713152"/>
        <c:scaling>
          <c:orientation val="minMax"/>
        </c:scaling>
        <c:delete val="0"/>
        <c:axPos val="l"/>
        <c:majorGridlines/>
        <c:title>
          <c:tx>
            <c:rich>
              <a:bodyPr rot="-5400000" vert="horz"/>
              <a:lstStyle/>
              <a:p>
                <a:pPr>
                  <a:defRPr/>
                </a:pPr>
                <a:r>
                  <a:rPr lang="pl-PL"/>
                  <a:t>FPS</a:t>
                </a:r>
              </a:p>
            </c:rich>
          </c:tx>
          <c:layout>
            <c:manualLayout>
              <c:xMode val="edge"/>
              <c:yMode val="edge"/>
              <c:x val="2.7777777777777861E-3"/>
              <c:y val="0.40068387284922757"/>
            </c:manualLayout>
          </c:layout>
          <c:overlay val="0"/>
        </c:title>
        <c:numFmt formatCode="0.00" sourceLinked="1"/>
        <c:majorTickMark val="out"/>
        <c:minorTickMark val="none"/>
        <c:tickLblPos val="nextTo"/>
        <c:crossAx val="117711232"/>
        <c:crosses val="autoZero"/>
        <c:crossBetween val="between"/>
      </c:valAx>
    </c:plotArea>
    <c:legend>
      <c:legendPos val="r"/>
      <c:layout>
        <c:manualLayout>
          <c:xMode val="edge"/>
          <c:yMode val="edge"/>
          <c:x val="0.81791601049868834"/>
          <c:y val="0.22026027996500439"/>
          <c:w val="0.18208398950131263"/>
          <c:h val="0.50230314960629829"/>
        </c:manualLayout>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Stabilna</a:t>
            </a:r>
            <a:r>
              <a:rPr lang="pl-PL" sz="1200" baseline="0"/>
              <a:t> ilość obiektów tworzona na klatkę</a:t>
            </a:r>
            <a:endParaRPr lang="pl-PL" sz="1200"/>
          </a:p>
        </c:rich>
      </c:tx>
      <c:overlay val="0"/>
    </c:title>
    <c:autoTitleDeleted val="0"/>
    <c:plotArea>
      <c:layout/>
      <c:barChart>
        <c:barDir val="col"/>
        <c:grouping val="clustered"/>
        <c:varyColors val="0"/>
        <c:ser>
          <c:idx val="0"/>
          <c:order val="0"/>
          <c:tx>
            <c:strRef>
              <c:f>'test creation-deletion'!$B$1</c:f>
              <c:strCache>
                <c:ptCount val="1"/>
                <c:pt idx="0">
                  <c:v>S4</c:v>
                </c:pt>
              </c:strCache>
            </c:strRef>
          </c:tx>
          <c:invertIfNegative val="0"/>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invertIfNegative val="0"/>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invertIfNegative val="0"/>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invertIfNegative val="0"/>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invertIfNegative val="0"/>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invertIfNegative val="0"/>
          <c:cat>
            <c:numRef>
              <c:f>'test creation-deletion'!$H$1</c:f>
              <c:numCache>
                <c:formatCode>General</c:formatCode>
                <c:ptCount val="1"/>
              </c:numCache>
            </c:numRef>
          </c:cat>
          <c:val>
            <c:numRef>
              <c:f>'test creation-deletion'!$G$2</c:f>
              <c:numCache>
                <c:formatCode>General</c:formatCode>
                <c:ptCount val="1"/>
                <c:pt idx="0">
                  <c:v>65</c:v>
                </c:pt>
              </c:numCache>
            </c:numRef>
          </c:val>
        </c:ser>
        <c:dLbls>
          <c:showLegendKey val="0"/>
          <c:showVal val="0"/>
          <c:showCatName val="0"/>
          <c:showSerName val="0"/>
          <c:showPercent val="0"/>
          <c:showBubbleSize val="0"/>
        </c:dLbls>
        <c:gapWidth val="150"/>
        <c:axId val="117762688"/>
        <c:axId val="117764480"/>
      </c:barChart>
      <c:catAx>
        <c:axId val="117762688"/>
        <c:scaling>
          <c:orientation val="minMax"/>
        </c:scaling>
        <c:delete val="0"/>
        <c:axPos val="b"/>
        <c:numFmt formatCode="General" sourceLinked="1"/>
        <c:majorTickMark val="out"/>
        <c:minorTickMark val="none"/>
        <c:tickLblPos val="nextTo"/>
        <c:crossAx val="117764480"/>
        <c:crosses val="autoZero"/>
        <c:auto val="1"/>
        <c:lblAlgn val="ctr"/>
        <c:lblOffset val="100"/>
        <c:noMultiLvlLbl val="0"/>
      </c:catAx>
      <c:valAx>
        <c:axId val="117764480"/>
        <c:scaling>
          <c:orientation val="minMax"/>
        </c:scaling>
        <c:delete val="0"/>
        <c:axPos val="l"/>
        <c:majorGridlines/>
        <c:title>
          <c:tx>
            <c:rich>
              <a:bodyPr rot="-5400000" vert="horz"/>
              <a:lstStyle/>
              <a:p>
                <a:pPr>
                  <a:defRPr/>
                </a:pPr>
                <a:r>
                  <a:rPr lang="pl-PL"/>
                  <a:t>Ilość obiektów na klatkę</a:t>
                </a:r>
              </a:p>
            </c:rich>
          </c:tx>
          <c:overlay val="0"/>
        </c:title>
        <c:numFmt formatCode="General" sourceLinked="1"/>
        <c:majorTickMark val="out"/>
        <c:minorTickMark val="none"/>
        <c:tickLblPos val="nextTo"/>
        <c:crossAx val="117762688"/>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Różnica pomiędzy testami dwu i trójwymiarowymi dla obiektów nieruchomych</a:t>
            </a:r>
          </a:p>
        </c:rich>
      </c:tx>
      <c:layout>
        <c:manualLayout>
          <c:xMode val="edge"/>
          <c:yMode val="edge"/>
          <c:x val="0.1094582239720036"/>
          <c:y val="0"/>
        </c:manualLayout>
      </c:layout>
      <c:overlay val="0"/>
    </c:title>
    <c:autoTitleDeleted val="0"/>
    <c:plotArea>
      <c:layout>
        <c:manualLayout>
          <c:layoutTarget val="inner"/>
          <c:xMode val="edge"/>
          <c:yMode val="edge"/>
          <c:x val="0.13789129483814541"/>
          <c:y val="0.17315981335666372"/>
          <c:w val="0.68991535433070861"/>
          <c:h val="0.72914333624963623"/>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3D'!$B$23:$B$25</c:f>
              <c:numCache>
                <c:formatCode>0.00</c:formatCode>
                <c:ptCount val="3"/>
                <c:pt idx="0">
                  <c:v>-0.60000000000000164</c:v>
                </c:pt>
                <c:pt idx="1">
                  <c:v>-4.2000000000000028</c:v>
                </c:pt>
                <c:pt idx="2">
                  <c:v>0.69999999999999962</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0.30000000000000082</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-1.4699999999999962</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3D'!$F$23:$F$25</c:f>
              <c:numCache>
                <c:formatCode>0.00</c:formatCode>
                <c:ptCount val="3"/>
                <c:pt idx="0">
                  <c:v>-1.6477034294933841</c:v>
                </c:pt>
                <c:pt idx="1">
                  <c:v>-0.98573299517237656</c:v>
                </c:pt>
                <c:pt idx="2">
                  <c:v>-1.0516182310616387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3D'!$G$23:$G$25</c:f>
              <c:numCache>
                <c:formatCode>0.00</c:formatCode>
                <c:ptCount val="3"/>
                <c:pt idx="0">
                  <c:v>-2.6453525710801542</c:v>
                </c:pt>
                <c:pt idx="1">
                  <c:v>-2.0260051402627326</c:v>
                </c:pt>
                <c:pt idx="2">
                  <c:v>-4.9147222144532137</c:v>
                </c:pt>
              </c:numCache>
            </c:numRef>
          </c:val>
        </c:ser>
        <c:dLbls>
          <c:showLegendKey val="0"/>
          <c:showVal val="0"/>
          <c:showCatName val="0"/>
          <c:showSerName val="0"/>
          <c:showPercent val="0"/>
          <c:showBubbleSize val="0"/>
        </c:dLbls>
        <c:gapWidth val="150"/>
        <c:axId val="119177984"/>
        <c:axId val="119179904"/>
      </c:barChart>
      <c:catAx>
        <c:axId val="119177984"/>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19179904"/>
        <c:crosses val="autoZero"/>
        <c:auto val="1"/>
        <c:lblAlgn val="ctr"/>
        <c:lblOffset val="100"/>
        <c:noMultiLvlLbl val="0"/>
      </c:catAx>
      <c:valAx>
        <c:axId val="119179904"/>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19177984"/>
        <c:crosses val="autoZero"/>
        <c:crossBetween val="between"/>
      </c:valAx>
    </c:plotArea>
    <c:legend>
      <c:legendPos val="r"/>
      <c:layout>
        <c:manualLayout>
          <c:xMode val="edge"/>
          <c:yMode val="edge"/>
          <c:x val="0.83613998250218802"/>
          <c:y val="0.26343175853018319"/>
          <c:w val="0.16386001749781276"/>
          <c:h val="0.50230314960629829"/>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Różnica pomiędzy testami dwu i trójwymiarowymi dla obiektów ruchomych</a:t>
            </a:r>
          </a:p>
        </c:rich>
      </c:tx>
      <c:layout>
        <c:manualLayout>
          <c:xMode val="edge"/>
          <c:yMode val="edge"/>
          <c:x val="0.1094582239720036"/>
          <c:y val="0"/>
        </c:manualLayout>
      </c:layout>
      <c:overlay val="0"/>
    </c:title>
    <c:autoTitleDeleted val="0"/>
    <c:plotArea>
      <c:layout>
        <c:manualLayout>
          <c:layoutTarget val="inner"/>
          <c:xMode val="edge"/>
          <c:yMode val="edge"/>
          <c:x val="0.13789129483814541"/>
          <c:y val="0.17315981335666372"/>
          <c:w val="0.68991535433070861"/>
          <c:h val="0.72914333624963623"/>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3D'!$B$27:$B$29</c:f>
              <c:numCache>
                <c:formatCode>0.00</c:formatCode>
                <c:ptCount val="3"/>
                <c:pt idx="0">
                  <c:v>-1.1899999999999964</c:v>
                </c:pt>
                <c:pt idx="1">
                  <c:v>2.5399999999999987</c:v>
                </c:pt>
                <c:pt idx="2">
                  <c:v>1.699999999999998</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3D'!$C$27:$C$29</c:f>
              <c:numCache>
                <c:formatCode>0.00</c:formatCode>
                <c:ptCount val="3"/>
                <c:pt idx="0">
                  <c:v>-1.2199999999999962</c:v>
                </c:pt>
                <c:pt idx="1">
                  <c:v>3.6099999999999994</c:v>
                </c:pt>
                <c:pt idx="2">
                  <c:v>1.9399999999999982</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3D'!$D$27:$D$29</c:f>
              <c:numCache>
                <c:formatCode>0.00</c:formatCode>
                <c:ptCount val="3"/>
                <c:pt idx="0">
                  <c:v>-0.81000000000000261</c:v>
                </c:pt>
                <c:pt idx="1">
                  <c:v>2.1099999999999994</c:v>
                </c:pt>
                <c:pt idx="2">
                  <c:v>3.66</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3D'!$E$27:$E$29</c:f>
              <c:numCache>
                <c:formatCode>0.00</c:formatCode>
                <c:ptCount val="3"/>
                <c:pt idx="0">
                  <c:v>-1.4481699576085338</c:v>
                </c:pt>
                <c:pt idx="1">
                  <c:v>-0.79504474814535797</c:v>
                </c:pt>
                <c:pt idx="2">
                  <c:v>-2.4467728867867748</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-1.6703326216909615</c:v>
                </c:pt>
                <c:pt idx="2">
                  <c:v>-2.5933933051923765</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3D'!$G$27:$G$29</c:f>
              <c:numCache>
                <c:formatCode>0.00</c:formatCode>
                <c:ptCount val="3"/>
                <c:pt idx="0">
                  <c:v>-0.97464975003438215</c:v>
                </c:pt>
                <c:pt idx="1">
                  <c:v>-3.2799295639652897</c:v>
                </c:pt>
                <c:pt idx="2">
                  <c:v>-2.9260039479109636</c:v>
                </c:pt>
              </c:numCache>
            </c:numRef>
          </c:val>
        </c:ser>
        <c:dLbls>
          <c:showLegendKey val="0"/>
          <c:showVal val="0"/>
          <c:showCatName val="0"/>
          <c:showSerName val="0"/>
          <c:showPercent val="0"/>
          <c:showBubbleSize val="0"/>
        </c:dLbls>
        <c:gapWidth val="150"/>
        <c:axId val="119196672"/>
        <c:axId val="119207040"/>
      </c:barChart>
      <c:catAx>
        <c:axId val="119196672"/>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19207040"/>
        <c:crosses val="autoZero"/>
        <c:auto val="1"/>
        <c:lblAlgn val="ctr"/>
        <c:lblOffset val="100"/>
        <c:noMultiLvlLbl val="0"/>
      </c:catAx>
      <c:valAx>
        <c:axId val="119207040"/>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19196672"/>
        <c:crosses val="autoZero"/>
        <c:crossBetween val="between"/>
      </c:valAx>
    </c:plotArea>
    <c:legend>
      <c:legendPos val="r"/>
      <c:layout>
        <c:manualLayout>
          <c:xMode val="edge"/>
          <c:yMode val="edge"/>
          <c:x val="0.83613998250218802"/>
          <c:y val="0.26343175853018319"/>
          <c:w val="0.16386001749781276"/>
          <c:h val="0.50230314960629829"/>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98EE1A75-BD2F-46D9-8D8B-F81989C2E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51</Pages>
  <Words>11428</Words>
  <Characters>68574</Characters>
  <Application>Microsoft Office Word</Application>
  <DocSecurity>0</DocSecurity>
  <Lines>571</Lines>
  <Paragraphs>159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Nokia Siemens Networks</Company>
  <LinksUpToDate>false</LinksUpToDate>
  <CharactersWithSpaces>79843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Bizkit</cp:lastModifiedBy>
  <cp:revision>10</cp:revision>
  <cp:lastPrinted>2012-06-29T13:32:00Z</cp:lastPrinted>
  <dcterms:created xsi:type="dcterms:W3CDTF">2014-08-02T20:38:00Z</dcterms:created>
  <dcterms:modified xsi:type="dcterms:W3CDTF">2014-08-03T18:44:00Z</dcterms:modified>
</cp:coreProperties>
</file>