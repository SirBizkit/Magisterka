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847D99" w:rsidRDefault="00652581">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4783840" w:history="1">
        <w:r w:rsidR="00847D99" w:rsidRPr="0082049F">
          <w:rPr>
            <w:rStyle w:val="Hyperlink"/>
            <w:noProof/>
            <w:lang w:val="pl-PL"/>
          </w:rPr>
          <w:t>1</w:t>
        </w:r>
        <w:r w:rsidR="00847D99">
          <w:rPr>
            <w:rFonts w:asciiTheme="minorHAnsi" w:eastAsiaTheme="minorEastAsia" w:hAnsiTheme="minorHAnsi" w:cstheme="minorBidi"/>
            <w:noProof/>
            <w:kern w:val="0"/>
            <w:sz w:val="22"/>
            <w:szCs w:val="22"/>
            <w:lang w:eastAsia="en-US" w:bidi="ar-SA"/>
          </w:rPr>
          <w:tab/>
        </w:r>
        <w:r w:rsidR="00847D99" w:rsidRPr="0082049F">
          <w:rPr>
            <w:rStyle w:val="Hyperlink"/>
            <w:noProof/>
            <w:lang w:val="pl-PL"/>
          </w:rPr>
          <w:t>Wstęp</w:t>
        </w:r>
        <w:r w:rsidR="00847D99">
          <w:rPr>
            <w:noProof/>
            <w:webHidden/>
          </w:rPr>
          <w:tab/>
        </w:r>
        <w:r w:rsidR="00847D99">
          <w:rPr>
            <w:noProof/>
            <w:webHidden/>
          </w:rPr>
          <w:fldChar w:fldCharType="begin"/>
        </w:r>
        <w:r w:rsidR="00847D99">
          <w:rPr>
            <w:noProof/>
            <w:webHidden/>
          </w:rPr>
          <w:instrText xml:space="preserve"> PAGEREF _Toc394783840 \h </w:instrText>
        </w:r>
        <w:r w:rsidR="00847D99">
          <w:rPr>
            <w:noProof/>
            <w:webHidden/>
          </w:rPr>
        </w:r>
        <w:r w:rsidR="00847D99">
          <w:rPr>
            <w:noProof/>
            <w:webHidden/>
          </w:rPr>
          <w:fldChar w:fldCharType="separate"/>
        </w:r>
        <w:r w:rsidR="00847D99">
          <w:rPr>
            <w:noProof/>
            <w:webHidden/>
          </w:rPr>
          <w:t>4</w:t>
        </w:r>
        <w:r w:rsidR="00847D99">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41" w:history="1">
        <w:r w:rsidRPr="0082049F">
          <w:rPr>
            <w:rStyle w:val="Hyperlink"/>
            <w:noProof/>
            <w:lang w:val="pl-PL"/>
          </w:rPr>
          <w:t>2</w:t>
        </w:r>
        <w:r>
          <w:rPr>
            <w:rFonts w:asciiTheme="minorHAnsi" w:eastAsiaTheme="minorEastAsia" w:hAnsiTheme="minorHAnsi" w:cstheme="minorBidi"/>
            <w:noProof/>
            <w:kern w:val="0"/>
            <w:sz w:val="22"/>
            <w:szCs w:val="22"/>
            <w:lang w:eastAsia="en-US" w:bidi="ar-SA"/>
          </w:rPr>
          <w:tab/>
        </w:r>
        <w:r w:rsidRPr="0082049F">
          <w:rPr>
            <w:rStyle w:val="Hyperlink"/>
            <w:noProof/>
            <w:lang w:val="pl-PL"/>
          </w:rPr>
          <w:t>Analiza problemu</w:t>
        </w:r>
        <w:r>
          <w:rPr>
            <w:noProof/>
            <w:webHidden/>
          </w:rPr>
          <w:tab/>
        </w:r>
        <w:r>
          <w:rPr>
            <w:noProof/>
            <w:webHidden/>
          </w:rPr>
          <w:fldChar w:fldCharType="begin"/>
        </w:r>
        <w:r>
          <w:rPr>
            <w:noProof/>
            <w:webHidden/>
          </w:rPr>
          <w:instrText xml:space="preserve"> PAGEREF _Toc394783841 \h </w:instrText>
        </w:r>
        <w:r>
          <w:rPr>
            <w:noProof/>
            <w:webHidden/>
          </w:rPr>
        </w:r>
        <w:r>
          <w:rPr>
            <w:noProof/>
            <w:webHidden/>
          </w:rPr>
          <w:fldChar w:fldCharType="separate"/>
        </w:r>
        <w:r>
          <w:rPr>
            <w:noProof/>
            <w:webHidden/>
          </w:rPr>
          <w:t>5</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42" w:history="1">
        <w:r w:rsidRPr="0082049F">
          <w:rPr>
            <w:rStyle w:val="Hyperlink"/>
            <w:noProof/>
            <w:lang w:val="pl-PL"/>
          </w:rPr>
          <w:t>3</w:t>
        </w:r>
        <w:r>
          <w:rPr>
            <w:rFonts w:asciiTheme="minorHAnsi" w:eastAsiaTheme="minorEastAsia" w:hAnsiTheme="minorHAnsi" w:cstheme="minorBidi"/>
            <w:noProof/>
            <w:kern w:val="0"/>
            <w:sz w:val="22"/>
            <w:szCs w:val="22"/>
            <w:lang w:eastAsia="en-US" w:bidi="ar-SA"/>
          </w:rPr>
          <w:tab/>
        </w:r>
        <w:r w:rsidRPr="0082049F">
          <w:rPr>
            <w:rStyle w:val="Hyperlink"/>
            <w:noProof/>
            <w:lang w:val="pl-PL"/>
          </w:rPr>
          <w:t>Systemy</w:t>
        </w:r>
        <w:r>
          <w:rPr>
            <w:noProof/>
            <w:webHidden/>
          </w:rPr>
          <w:tab/>
        </w:r>
        <w:r>
          <w:rPr>
            <w:noProof/>
            <w:webHidden/>
          </w:rPr>
          <w:fldChar w:fldCharType="begin"/>
        </w:r>
        <w:r>
          <w:rPr>
            <w:noProof/>
            <w:webHidden/>
          </w:rPr>
          <w:instrText xml:space="preserve"> PAGEREF _Toc394783842 \h </w:instrText>
        </w:r>
        <w:r>
          <w:rPr>
            <w:noProof/>
            <w:webHidden/>
          </w:rPr>
        </w:r>
        <w:r>
          <w:rPr>
            <w:noProof/>
            <w:webHidden/>
          </w:rPr>
          <w:fldChar w:fldCharType="separate"/>
        </w:r>
        <w:r>
          <w:rPr>
            <w:noProof/>
            <w:webHidden/>
          </w:rPr>
          <w:t>7</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43" w:history="1">
        <w:r w:rsidRPr="0082049F">
          <w:rPr>
            <w:rStyle w:val="Hyperlink"/>
            <w:noProof/>
            <w:lang w:val="pl-PL"/>
          </w:rPr>
          <w:t>3.1</w:t>
        </w:r>
        <w:r>
          <w:rPr>
            <w:rFonts w:asciiTheme="minorHAnsi" w:eastAsiaTheme="minorEastAsia" w:hAnsiTheme="minorHAnsi" w:cstheme="minorBidi"/>
            <w:noProof/>
            <w:kern w:val="0"/>
            <w:sz w:val="22"/>
            <w:szCs w:val="22"/>
            <w:lang w:eastAsia="en-US" w:bidi="ar-SA"/>
          </w:rPr>
          <w:tab/>
        </w:r>
        <w:r w:rsidRPr="0082049F">
          <w:rPr>
            <w:rStyle w:val="Hyperlink"/>
            <w:noProof/>
            <w:lang w:val="pl-PL"/>
          </w:rPr>
          <w:t>iOS</w:t>
        </w:r>
        <w:r>
          <w:rPr>
            <w:noProof/>
            <w:webHidden/>
          </w:rPr>
          <w:tab/>
        </w:r>
        <w:r>
          <w:rPr>
            <w:noProof/>
            <w:webHidden/>
          </w:rPr>
          <w:fldChar w:fldCharType="begin"/>
        </w:r>
        <w:r>
          <w:rPr>
            <w:noProof/>
            <w:webHidden/>
          </w:rPr>
          <w:instrText xml:space="preserve"> PAGEREF _Toc394783843 \h </w:instrText>
        </w:r>
        <w:r>
          <w:rPr>
            <w:noProof/>
            <w:webHidden/>
          </w:rPr>
        </w:r>
        <w:r>
          <w:rPr>
            <w:noProof/>
            <w:webHidden/>
          </w:rPr>
          <w:fldChar w:fldCharType="separate"/>
        </w:r>
        <w:r>
          <w:rPr>
            <w:noProof/>
            <w:webHidden/>
          </w:rPr>
          <w:t>7</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4" w:history="1">
        <w:r w:rsidRPr="0082049F">
          <w:rPr>
            <w:rStyle w:val="Hyperlink"/>
            <w:noProof/>
            <w:lang w:val="pl-PL"/>
          </w:rPr>
          <w:t>3.1.1</w:t>
        </w:r>
        <w:r>
          <w:rPr>
            <w:rFonts w:asciiTheme="minorHAnsi" w:eastAsiaTheme="minorEastAsia" w:hAnsiTheme="minorHAnsi" w:cstheme="minorBidi"/>
            <w:noProof/>
            <w:kern w:val="0"/>
            <w:sz w:val="22"/>
            <w:szCs w:val="22"/>
            <w:lang w:eastAsia="en-US" w:bidi="ar-SA"/>
          </w:rPr>
          <w:tab/>
        </w:r>
        <w:r w:rsidRPr="0082049F">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_Toc394783844 \h </w:instrText>
        </w:r>
        <w:r>
          <w:rPr>
            <w:noProof/>
            <w:webHidden/>
          </w:rPr>
        </w:r>
        <w:r>
          <w:rPr>
            <w:noProof/>
            <w:webHidden/>
          </w:rPr>
          <w:fldChar w:fldCharType="separate"/>
        </w:r>
        <w:r>
          <w:rPr>
            <w:noProof/>
            <w:webHidden/>
          </w:rPr>
          <w:t>9</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5" w:history="1">
        <w:r w:rsidRPr="0082049F">
          <w:rPr>
            <w:rStyle w:val="Hyperlink"/>
            <w:noProof/>
            <w:lang w:val="pl-PL"/>
          </w:rPr>
          <w:t>3.1.2</w:t>
        </w:r>
        <w:r>
          <w:rPr>
            <w:rFonts w:asciiTheme="minorHAnsi" w:eastAsiaTheme="minorEastAsia" w:hAnsiTheme="minorHAnsi" w:cstheme="minorBidi"/>
            <w:noProof/>
            <w:kern w:val="0"/>
            <w:sz w:val="22"/>
            <w:szCs w:val="22"/>
            <w:lang w:eastAsia="en-US" w:bidi="ar-SA"/>
          </w:rPr>
          <w:tab/>
        </w:r>
        <w:r w:rsidRPr="0082049F">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_Toc394783845 \h </w:instrText>
        </w:r>
        <w:r>
          <w:rPr>
            <w:noProof/>
            <w:webHidden/>
          </w:rPr>
        </w:r>
        <w:r>
          <w:rPr>
            <w:noProof/>
            <w:webHidden/>
          </w:rPr>
          <w:fldChar w:fldCharType="separate"/>
        </w:r>
        <w:r>
          <w:rPr>
            <w:noProof/>
            <w:webHidden/>
          </w:rPr>
          <w:t>11</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46" w:history="1">
        <w:r w:rsidRPr="0082049F">
          <w:rPr>
            <w:rStyle w:val="Hyperlink"/>
            <w:noProof/>
            <w:lang w:val="pl-PL"/>
          </w:rPr>
          <w:t>3.2</w:t>
        </w:r>
        <w:r>
          <w:rPr>
            <w:rFonts w:asciiTheme="minorHAnsi" w:eastAsiaTheme="minorEastAsia" w:hAnsiTheme="minorHAnsi" w:cstheme="minorBidi"/>
            <w:noProof/>
            <w:kern w:val="0"/>
            <w:sz w:val="22"/>
            <w:szCs w:val="22"/>
            <w:lang w:eastAsia="en-US" w:bidi="ar-SA"/>
          </w:rPr>
          <w:tab/>
        </w:r>
        <w:r w:rsidRPr="0082049F">
          <w:rPr>
            <w:rStyle w:val="Hyperlink"/>
            <w:noProof/>
            <w:lang w:val="pl-PL"/>
          </w:rPr>
          <w:t>Android</w:t>
        </w:r>
        <w:r>
          <w:rPr>
            <w:noProof/>
            <w:webHidden/>
          </w:rPr>
          <w:tab/>
        </w:r>
        <w:r>
          <w:rPr>
            <w:noProof/>
            <w:webHidden/>
          </w:rPr>
          <w:fldChar w:fldCharType="begin"/>
        </w:r>
        <w:r>
          <w:rPr>
            <w:noProof/>
            <w:webHidden/>
          </w:rPr>
          <w:instrText xml:space="preserve"> PAGEREF _Toc394783846 \h </w:instrText>
        </w:r>
        <w:r>
          <w:rPr>
            <w:noProof/>
            <w:webHidden/>
          </w:rPr>
        </w:r>
        <w:r>
          <w:rPr>
            <w:noProof/>
            <w:webHidden/>
          </w:rPr>
          <w:fldChar w:fldCharType="separate"/>
        </w:r>
        <w:r>
          <w:rPr>
            <w:noProof/>
            <w:webHidden/>
          </w:rPr>
          <w:t>14</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7" w:history="1">
        <w:r w:rsidRPr="0082049F">
          <w:rPr>
            <w:rStyle w:val="Hyperlink"/>
            <w:noProof/>
            <w:lang w:val="pl-PL"/>
          </w:rPr>
          <w:t>3.2.1</w:t>
        </w:r>
        <w:r>
          <w:rPr>
            <w:rFonts w:asciiTheme="minorHAnsi" w:eastAsiaTheme="minorEastAsia" w:hAnsiTheme="minorHAnsi" w:cstheme="minorBidi"/>
            <w:noProof/>
            <w:kern w:val="0"/>
            <w:sz w:val="22"/>
            <w:szCs w:val="22"/>
            <w:lang w:eastAsia="en-US" w:bidi="ar-SA"/>
          </w:rPr>
          <w:tab/>
        </w:r>
        <w:r w:rsidRPr="0082049F">
          <w:rPr>
            <w:rStyle w:val="Hyperlink"/>
            <w:noProof/>
            <w:lang w:val="pl-PL"/>
          </w:rPr>
          <w:t>Aktualizacje</w:t>
        </w:r>
        <w:r>
          <w:rPr>
            <w:noProof/>
            <w:webHidden/>
          </w:rPr>
          <w:tab/>
        </w:r>
        <w:r>
          <w:rPr>
            <w:noProof/>
            <w:webHidden/>
          </w:rPr>
          <w:fldChar w:fldCharType="begin"/>
        </w:r>
        <w:r>
          <w:rPr>
            <w:noProof/>
            <w:webHidden/>
          </w:rPr>
          <w:instrText xml:space="preserve"> PAGEREF _Toc394783847 \h </w:instrText>
        </w:r>
        <w:r>
          <w:rPr>
            <w:noProof/>
            <w:webHidden/>
          </w:rPr>
        </w:r>
        <w:r>
          <w:rPr>
            <w:noProof/>
            <w:webHidden/>
          </w:rPr>
          <w:fldChar w:fldCharType="separate"/>
        </w:r>
        <w:r>
          <w:rPr>
            <w:noProof/>
            <w:webHidden/>
          </w:rPr>
          <w:t>16</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8" w:history="1">
        <w:r w:rsidRPr="0082049F">
          <w:rPr>
            <w:rStyle w:val="Hyperlink"/>
            <w:noProof/>
            <w:lang w:val="pl-PL"/>
          </w:rPr>
          <w:t>3.2.2</w:t>
        </w:r>
        <w:r>
          <w:rPr>
            <w:rFonts w:asciiTheme="minorHAnsi" w:eastAsiaTheme="minorEastAsia" w:hAnsiTheme="minorHAnsi" w:cstheme="minorBidi"/>
            <w:noProof/>
            <w:kern w:val="0"/>
            <w:sz w:val="22"/>
            <w:szCs w:val="22"/>
            <w:lang w:eastAsia="en-US" w:bidi="ar-SA"/>
          </w:rPr>
          <w:tab/>
        </w:r>
        <w:r w:rsidRPr="0082049F">
          <w:rPr>
            <w:rStyle w:val="Hyperlink"/>
            <w:noProof/>
            <w:lang w:val="pl-PL"/>
          </w:rPr>
          <w:t>Architektura systemu</w:t>
        </w:r>
        <w:r>
          <w:rPr>
            <w:noProof/>
            <w:webHidden/>
          </w:rPr>
          <w:tab/>
        </w:r>
        <w:r>
          <w:rPr>
            <w:noProof/>
            <w:webHidden/>
          </w:rPr>
          <w:fldChar w:fldCharType="begin"/>
        </w:r>
        <w:r>
          <w:rPr>
            <w:noProof/>
            <w:webHidden/>
          </w:rPr>
          <w:instrText xml:space="preserve"> PAGEREF _Toc394783848 \h </w:instrText>
        </w:r>
        <w:r>
          <w:rPr>
            <w:noProof/>
            <w:webHidden/>
          </w:rPr>
        </w:r>
        <w:r>
          <w:rPr>
            <w:noProof/>
            <w:webHidden/>
          </w:rPr>
          <w:fldChar w:fldCharType="separate"/>
        </w:r>
        <w:r>
          <w:rPr>
            <w:noProof/>
            <w:webHidden/>
          </w:rPr>
          <w:t>16</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9" w:history="1">
        <w:r w:rsidRPr="0082049F">
          <w:rPr>
            <w:rStyle w:val="Hyperlink"/>
            <w:noProof/>
            <w:lang w:val="pl-PL"/>
          </w:rPr>
          <w:t>3.2.3</w:t>
        </w:r>
        <w:r>
          <w:rPr>
            <w:rFonts w:asciiTheme="minorHAnsi" w:eastAsiaTheme="minorEastAsia" w:hAnsiTheme="minorHAnsi" w:cstheme="minorBidi"/>
            <w:noProof/>
            <w:kern w:val="0"/>
            <w:sz w:val="22"/>
            <w:szCs w:val="22"/>
            <w:lang w:eastAsia="en-US" w:bidi="ar-SA"/>
          </w:rPr>
          <w:tab/>
        </w:r>
        <w:r w:rsidRPr="0082049F">
          <w:rPr>
            <w:rStyle w:val="Hyperlink"/>
            <w:noProof/>
            <w:lang w:val="pl-PL"/>
          </w:rPr>
          <w:t>Tworzenie aplikacji Android</w:t>
        </w:r>
        <w:r>
          <w:rPr>
            <w:noProof/>
            <w:webHidden/>
          </w:rPr>
          <w:tab/>
        </w:r>
        <w:r>
          <w:rPr>
            <w:noProof/>
            <w:webHidden/>
          </w:rPr>
          <w:fldChar w:fldCharType="begin"/>
        </w:r>
        <w:r>
          <w:rPr>
            <w:noProof/>
            <w:webHidden/>
          </w:rPr>
          <w:instrText xml:space="preserve"> PAGEREF _Toc394783849 \h </w:instrText>
        </w:r>
        <w:r>
          <w:rPr>
            <w:noProof/>
            <w:webHidden/>
          </w:rPr>
        </w:r>
        <w:r>
          <w:rPr>
            <w:noProof/>
            <w:webHidden/>
          </w:rPr>
          <w:fldChar w:fldCharType="separate"/>
        </w:r>
        <w:r>
          <w:rPr>
            <w:noProof/>
            <w:webHidden/>
          </w:rPr>
          <w:t>19</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0" w:history="1">
        <w:r w:rsidRPr="0082049F">
          <w:rPr>
            <w:rStyle w:val="Hyperlink"/>
            <w:noProof/>
            <w:lang w:val="pl-PL"/>
          </w:rPr>
          <w:t>3.3</w:t>
        </w:r>
        <w:r>
          <w:rPr>
            <w:rFonts w:asciiTheme="minorHAnsi" w:eastAsiaTheme="minorEastAsia" w:hAnsiTheme="minorHAnsi" w:cstheme="minorBidi"/>
            <w:noProof/>
            <w:kern w:val="0"/>
            <w:sz w:val="22"/>
            <w:szCs w:val="22"/>
            <w:lang w:eastAsia="en-US" w:bidi="ar-SA"/>
          </w:rPr>
          <w:tab/>
        </w:r>
        <w:r w:rsidRPr="0082049F">
          <w:rPr>
            <w:rStyle w:val="Hyperlink"/>
            <w:noProof/>
            <w:lang w:val="pl-PL"/>
          </w:rPr>
          <w:t>Windows Phone</w:t>
        </w:r>
        <w:r>
          <w:rPr>
            <w:noProof/>
            <w:webHidden/>
          </w:rPr>
          <w:tab/>
        </w:r>
        <w:r>
          <w:rPr>
            <w:noProof/>
            <w:webHidden/>
          </w:rPr>
          <w:fldChar w:fldCharType="begin"/>
        </w:r>
        <w:r>
          <w:rPr>
            <w:noProof/>
            <w:webHidden/>
          </w:rPr>
          <w:instrText xml:space="preserve"> PAGEREF _Toc394783850 \h </w:instrText>
        </w:r>
        <w:r>
          <w:rPr>
            <w:noProof/>
            <w:webHidden/>
          </w:rPr>
        </w:r>
        <w:r>
          <w:rPr>
            <w:noProof/>
            <w:webHidden/>
          </w:rPr>
          <w:fldChar w:fldCharType="separate"/>
        </w:r>
        <w:r>
          <w:rPr>
            <w:noProof/>
            <w:webHidden/>
          </w:rPr>
          <w:t>21</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51" w:history="1">
        <w:r w:rsidRPr="0082049F">
          <w:rPr>
            <w:rStyle w:val="Hyperlink"/>
            <w:noProof/>
            <w:lang w:val="pl-PL"/>
          </w:rPr>
          <w:t>3.3.1</w:t>
        </w:r>
        <w:r>
          <w:rPr>
            <w:rFonts w:asciiTheme="minorHAnsi" w:eastAsiaTheme="minorEastAsia" w:hAnsiTheme="minorHAnsi" w:cstheme="minorBidi"/>
            <w:noProof/>
            <w:kern w:val="0"/>
            <w:sz w:val="22"/>
            <w:szCs w:val="22"/>
            <w:lang w:eastAsia="en-US" w:bidi="ar-SA"/>
          </w:rPr>
          <w:tab/>
        </w:r>
        <w:r w:rsidRPr="0082049F">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_Toc394783851 \h </w:instrText>
        </w:r>
        <w:r>
          <w:rPr>
            <w:noProof/>
            <w:webHidden/>
          </w:rPr>
        </w:r>
        <w:r>
          <w:rPr>
            <w:noProof/>
            <w:webHidden/>
          </w:rPr>
          <w:fldChar w:fldCharType="separate"/>
        </w:r>
        <w:r>
          <w:rPr>
            <w:noProof/>
            <w:webHidden/>
          </w:rPr>
          <w:t>22</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52" w:history="1">
        <w:r w:rsidRPr="0082049F">
          <w:rPr>
            <w:rStyle w:val="Hyperlink"/>
            <w:noProof/>
            <w:lang w:val="pl-PL"/>
          </w:rPr>
          <w:t>4</w:t>
        </w:r>
        <w:r>
          <w:rPr>
            <w:rFonts w:asciiTheme="minorHAnsi" w:eastAsiaTheme="minorEastAsia" w:hAnsiTheme="minorHAnsi" w:cstheme="minorBidi"/>
            <w:noProof/>
            <w:kern w:val="0"/>
            <w:sz w:val="22"/>
            <w:szCs w:val="22"/>
            <w:lang w:eastAsia="en-US" w:bidi="ar-SA"/>
          </w:rPr>
          <w:tab/>
        </w:r>
        <w:r w:rsidRPr="0082049F">
          <w:rPr>
            <w:rStyle w:val="Hyperlink"/>
            <w:noProof/>
            <w:lang w:val="pl-PL"/>
          </w:rPr>
          <w:t>Środowiska międzyplatformowe</w:t>
        </w:r>
        <w:r>
          <w:rPr>
            <w:noProof/>
            <w:webHidden/>
          </w:rPr>
          <w:tab/>
        </w:r>
        <w:r>
          <w:rPr>
            <w:noProof/>
            <w:webHidden/>
          </w:rPr>
          <w:fldChar w:fldCharType="begin"/>
        </w:r>
        <w:r>
          <w:rPr>
            <w:noProof/>
            <w:webHidden/>
          </w:rPr>
          <w:instrText xml:space="preserve"> PAGEREF _Toc394783852 \h </w:instrText>
        </w:r>
        <w:r>
          <w:rPr>
            <w:noProof/>
            <w:webHidden/>
          </w:rPr>
        </w:r>
        <w:r>
          <w:rPr>
            <w:noProof/>
            <w:webHidden/>
          </w:rPr>
          <w:fldChar w:fldCharType="separate"/>
        </w:r>
        <w:r>
          <w:rPr>
            <w:noProof/>
            <w:webHidden/>
          </w:rPr>
          <w:t>26</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3" w:history="1">
        <w:r w:rsidRPr="0082049F">
          <w:rPr>
            <w:rStyle w:val="Hyperlink"/>
            <w:noProof/>
            <w:lang w:val="pl-PL"/>
          </w:rPr>
          <w:t>4.1</w:t>
        </w:r>
        <w:r>
          <w:rPr>
            <w:rFonts w:asciiTheme="minorHAnsi" w:eastAsiaTheme="minorEastAsia" w:hAnsiTheme="minorHAnsi" w:cstheme="minorBidi"/>
            <w:noProof/>
            <w:kern w:val="0"/>
            <w:sz w:val="22"/>
            <w:szCs w:val="22"/>
            <w:lang w:eastAsia="en-US" w:bidi="ar-SA"/>
          </w:rPr>
          <w:tab/>
        </w:r>
        <w:r w:rsidRPr="0082049F">
          <w:rPr>
            <w:rStyle w:val="Hyperlink"/>
            <w:noProof/>
            <w:lang w:val="pl-PL"/>
          </w:rPr>
          <w:t>Unity</w:t>
        </w:r>
        <w:r>
          <w:rPr>
            <w:noProof/>
            <w:webHidden/>
          </w:rPr>
          <w:tab/>
        </w:r>
        <w:r>
          <w:rPr>
            <w:noProof/>
            <w:webHidden/>
          </w:rPr>
          <w:fldChar w:fldCharType="begin"/>
        </w:r>
        <w:r>
          <w:rPr>
            <w:noProof/>
            <w:webHidden/>
          </w:rPr>
          <w:instrText xml:space="preserve"> PAGEREF _Toc394783853 \h </w:instrText>
        </w:r>
        <w:r>
          <w:rPr>
            <w:noProof/>
            <w:webHidden/>
          </w:rPr>
        </w:r>
        <w:r>
          <w:rPr>
            <w:noProof/>
            <w:webHidden/>
          </w:rPr>
          <w:fldChar w:fldCharType="separate"/>
        </w:r>
        <w:r>
          <w:rPr>
            <w:noProof/>
            <w:webHidden/>
          </w:rPr>
          <w:t>26</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4" w:history="1">
        <w:r w:rsidRPr="0082049F">
          <w:rPr>
            <w:rStyle w:val="Hyperlink"/>
            <w:noProof/>
            <w:lang w:val="pl-PL"/>
          </w:rPr>
          <w:t>4.2</w:t>
        </w:r>
        <w:r>
          <w:rPr>
            <w:rFonts w:asciiTheme="minorHAnsi" w:eastAsiaTheme="minorEastAsia" w:hAnsiTheme="minorHAnsi" w:cstheme="minorBidi"/>
            <w:noProof/>
            <w:kern w:val="0"/>
            <w:sz w:val="22"/>
            <w:szCs w:val="22"/>
            <w:lang w:eastAsia="en-US" w:bidi="ar-SA"/>
          </w:rPr>
          <w:tab/>
        </w:r>
        <w:r w:rsidRPr="0082049F">
          <w:rPr>
            <w:rStyle w:val="Hyperlink"/>
            <w:noProof/>
            <w:lang w:val="pl-PL"/>
          </w:rPr>
          <w:t>Marmelade SDK</w:t>
        </w:r>
        <w:r>
          <w:rPr>
            <w:noProof/>
            <w:webHidden/>
          </w:rPr>
          <w:tab/>
        </w:r>
        <w:r>
          <w:rPr>
            <w:noProof/>
            <w:webHidden/>
          </w:rPr>
          <w:fldChar w:fldCharType="begin"/>
        </w:r>
        <w:r>
          <w:rPr>
            <w:noProof/>
            <w:webHidden/>
          </w:rPr>
          <w:instrText xml:space="preserve"> PAGEREF _Toc394783854 \h </w:instrText>
        </w:r>
        <w:r>
          <w:rPr>
            <w:noProof/>
            <w:webHidden/>
          </w:rPr>
        </w:r>
        <w:r>
          <w:rPr>
            <w:noProof/>
            <w:webHidden/>
          </w:rPr>
          <w:fldChar w:fldCharType="separate"/>
        </w:r>
        <w:r>
          <w:rPr>
            <w:noProof/>
            <w:webHidden/>
          </w:rPr>
          <w:t>28</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5" w:history="1">
        <w:r w:rsidRPr="0082049F">
          <w:rPr>
            <w:rStyle w:val="Hyperlink"/>
            <w:noProof/>
            <w:lang w:val="pl-PL"/>
          </w:rPr>
          <w:t>4.3</w:t>
        </w:r>
        <w:r>
          <w:rPr>
            <w:rFonts w:asciiTheme="minorHAnsi" w:eastAsiaTheme="minorEastAsia" w:hAnsiTheme="minorHAnsi" w:cstheme="minorBidi"/>
            <w:noProof/>
            <w:kern w:val="0"/>
            <w:sz w:val="22"/>
            <w:szCs w:val="22"/>
            <w:lang w:eastAsia="en-US" w:bidi="ar-SA"/>
          </w:rPr>
          <w:tab/>
        </w:r>
        <w:r w:rsidRPr="0082049F">
          <w:rPr>
            <w:rStyle w:val="Hyperlink"/>
            <w:noProof/>
            <w:lang w:val="pl-PL"/>
          </w:rPr>
          <w:t>jMonkey Engine</w:t>
        </w:r>
        <w:r>
          <w:rPr>
            <w:noProof/>
            <w:webHidden/>
          </w:rPr>
          <w:tab/>
        </w:r>
        <w:r>
          <w:rPr>
            <w:noProof/>
            <w:webHidden/>
          </w:rPr>
          <w:fldChar w:fldCharType="begin"/>
        </w:r>
        <w:r>
          <w:rPr>
            <w:noProof/>
            <w:webHidden/>
          </w:rPr>
          <w:instrText xml:space="preserve"> PAGEREF _Toc394783855 \h </w:instrText>
        </w:r>
        <w:r>
          <w:rPr>
            <w:noProof/>
            <w:webHidden/>
          </w:rPr>
        </w:r>
        <w:r>
          <w:rPr>
            <w:noProof/>
            <w:webHidden/>
          </w:rPr>
          <w:fldChar w:fldCharType="separate"/>
        </w:r>
        <w:r>
          <w:rPr>
            <w:noProof/>
            <w:webHidden/>
          </w:rPr>
          <w:t>30</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6" w:history="1">
        <w:r w:rsidRPr="0082049F">
          <w:rPr>
            <w:rStyle w:val="Hyperlink"/>
            <w:noProof/>
            <w:lang w:val="pl-PL"/>
          </w:rPr>
          <w:t>4.4</w:t>
        </w:r>
        <w:r>
          <w:rPr>
            <w:rFonts w:asciiTheme="minorHAnsi" w:eastAsiaTheme="minorEastAsia" w:hAnsiTheme="minorHAnsi" w:cstheme="minorBidi"/>
            <w:noProof/>
            <w:kern w:val="0"/>
            <w:sz w:val="22"/>
            <w:szCs w:val="22"/>
            <w:lang w:eastAsia="en-US" w:bidi="ar-SA"/>
          </w:rPr>
          <w:tab/>
        </w:r>
        <w:r w:rsidRPr="0082049F">
          <w:rPr>
            <w:rStyle w:val="Hyperlink"/>
            <w:noProof/>
            <w:lang w:val="pl-PL"/>
          </w:rPr>
          <w:t>Podsumowanie</w:t>
        </w:r>
        <w:r>
          <w:rPr>
            <w:noProof/>
            <w:webHidden/>
          </w:rPr>
          <w:tab/>
        </w:r>
        <w:r>
          <w:rPr>
            <w:noProof/>
            <w:webHidden/>
          </w:rPr>
          <w:fldChar w:fldCharType="begin"/>
        </w:r>
        <w:r>
          <w:rPr>
            <w:noProof/>
            <w:webHidden/>
          </w:rPr>
          <w:instrText xml:space="preserve"> PAGEREF _Toc394783856 \h </w:instrText>
        </w:r>
        <w:r>
          <w:rPr>
            <w:noProof/>
            <w:webHidden/>
          </w:rPr>
        </w:r>
        <w:r>
          <w:rPr>
            <w:noProof/>
            <w:webHidden/>
          </w:rPr>
          <w:fldChar w:fldCharType="separate"/>
        </w:r>
        <w:r>
          <w:rPr>
            <w:noProof/>
            <w:webHidden/>
          </w:rPr>
          <w:t>32</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57" w:history="1">
        <w:r w:rsidRPr="0082049F">
          <w:rPr>
            <w:rStyle w:val="Hyperlink"/>
            <w:noProof/>
            <w:lang w:val="pl-PL"/>
          </w:rPr>
          <w:t>5</w:t>
        </w:r>
        <w:r>
          <w:rPr>
            <w:rFonts w:asciiTheme="minorHAnsi" w:eastAsiaTheme="minorEastAsia" w:hAnsiTheme="minorHAnsi" w:cstheme="minorBidi"/>
            <w:noProof/>
            <w:kern w:val="0"/>
            <w:sz w:val="22"/>
            <w:szCs w:val="22"/>
            <w:lang w:eastAsia="en-US" w:bidi="ar-SA"/>
          </w:rPr>
          <w:tab/>
        </w:r>
        <w:r w:rsidRPr="0082049F">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_Toc394783857 \h </w:instrText>
        </w:r>
        <w:r>
          <w:rPr>
            <w:noProof/>
            <w:webHidden/>
          </w:rPr>
        </w:r>
        <w:r>
          <w:rPr>
            <w:noProof/>
            <w:webHidden/>
          </w:rPr>
          <w:fldChar w:fldCharType="separate"/>
        </w:r>
        <w:r>
          <w:rPr>
            <w:noProof/>
            <w:webHidden/>
          </w:rPr>
          <w:t>33</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8" w:history="1">
        <w:r w:rsidRPr="0082049F">
          <w:rPr>
            <w:rStyle w:val="Hyperlink"/>
            <w:noProof/>
            <w:lang w:val="pl-PL"/>
          </w:rPr>
          <w:t>5.1</w:t>
        </w:r>
        <w:r>
          <w:rPr>
            <w:rFonts w:asciiTheme="minorHAnsi" w:eastAsiaTheme="minorEastAsia" w:hAnsiTheme="minorHAnsi" w:cstheme="minorBidi"/>
            <w:noProof/>
            <w:kern w:val="0"/>
            <w:sz w:val="22"/>
            <w:szCs w:val="22"/>
            <w:lang w:eastAsia="en-US" w:bidi="ar-SA"/>
          </w:rPr>
          <w:tab/>
        </w:r>
        <w:r w:rsidRPr="0082049F">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_Toc394783858 \h </w:instrText>
        </w:r>
        <w:r>
          <w:rPr>
            <w:noProof/>
            <w:webHidden/>
          </w:rPr>
        </w:r>
        <w:r>
          <w:rPr>
            <w:noProof/>
            <w:webHidden/>
          </w:rPr>
          <w:fldChar w:fldCharType="separate"/>
        </w:r>
        <w:r>
          <w:rPr>
            <w:noProof/>
            <w:webHidden/>
          </w:rPr>
          <w:t>33</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9" w:history="1">
        <w:r w:rsidRPr="0082049F">
          <w:rPr>
            <w:rStyle w:val="Hyperlink"/>
            <w:noProof/>
            <w:lang w:val="pl-PL"/>
          </w:rPr>
          <w:t>5.2</w:t>
        </w:r>
        <w:r>
          <w:rPr>
            <w:rFonts w:asciiTheme="minorHAnsi" w:eastAsiaTheme="minorEastAsia" w:hAnsiTheme="minorHAnsi" w:cstheme="minorBidi"/>
            <w:noProof/>
            <w:kern w:val="0"/>
            <w:sz w:val="22"/>
            <w:szCs w:val="22"/>
            <w:lang w:eastAsia="en-US" w:bidi="ar-SA"/>
          </w:rPr>
          <w:tab/>
        </w:r>
        <w:r w:rsidRPr="0082049F">
          <w:rPr>
            <w:rStyle w:val="Hyperlink"/>
            <w:noProof/>
            <w:lang w:val="pl-PL"/>
          </w:rPr>
          <w:t>Unity: Gra 2D</w:t>
        </w:r>
        <w:r>
          <w:rPr>
            <w:noProof/>
            <w:webHidden/>
          </w:rPr>
          <w:tab/>
        </w:r>
        <w:r>
          <w:rPr>
            <w:noProof/>
            <w:webHidden/>
          </w:rPr>
          <w:fldChar w:fldCharType="begin"/>
        </w:r>
        <w:r>
          <w:rPr>
            <w:noProof/>
            <w:webHidden/>
          </w:rPr>
          <w:instrText xml:space="preserve"> PAGEREF _Toc394783859 \h </w:instrText>
        </w:r>
        <w:r>
          <w:rPr>
            <w:noProof/>
            <w:webHidden/>
          </w:rPr>
        </w:r>
        <w:r>
          <w:rPr>
            <w:noProof/>
            <w:webHidden/>
          </w:rPr>
          <w:fldChar w:fldCharType="separate"/>
        </w:r>
        <w:r>
          <w:rPr>
            <w:noProof/>
            <w:webHidden/>
          </w:rPr>
          <w:t>41</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60" w:history="1">
        <w:r w:rsidRPr="0082049F">
          <w:rPr>
            <w:rStyle w:val="Hyperlink"/>
            <w:noProof/>
            <w:lang w:val="pl-PL"/>
          </w:rPr>
          <w:t>5.3</w:t>
        </w:r>
        <w:r>
          <w:rPr>
            <w:rFonts w:asciiTheme="minorHAnsi" w:eastAsiaTheme="minorEastAsia" w:hAnsiTheme="minorHAnsi" w:cstheme="minorBidi"/>
            <w:noProof/>
            <w:kern w:val="0"/>
            <w:sz w:val="22"/>
            <w:szCs w:val="22"/>
            <w:lang w:eastAsia="en-US" w:bidi="ar-SA"/>
          </w:rPr>
          <w:tab/>
        </w:r>
        <w:r w:rsidRPr="0082049F">
          <w:rPr>
            <w:rStyle w:val="Hyperlink"/>
            <w:noProof/>
            <w:lang w:val="pl-PL"/>
          </w:rPr>
          <w:t>Unity: Curveball</w:t>
        </w:r>
        <w:r>
          <w:rPr>
            <w:noProof/>
            <w:webHidden/>
          </w:rPr>
          <w:tab/>
        </w:r>
        <w:r>
          <w:rPr>
            <w:noProof/>
            <w:webHidden/>
          </w:rPr>
          <w:fldChar w:fldCharType="begin"/>
        </w:r>
        <w:r>
          <w:rPr>
            <w:noProof/>
            <w:webHidden/>
          </w:rPr>
          <w:instrText xml:space="preserve"> PAGEREF _Toc394783860 \h </w:instrText>
        </w:r>
        <w:r>
          <w:rPr>
            <w:noProof/>
            <w:webHidden/>
          </w:rPr>
        </w:r>
        <w:r>
          <w:rPr>
            <w:noProof/>
            <w:webHidden/>
          </w:rPr>
          <w:fldChar w:fldCharType="separate"/>
        </w:r>
        <w:r>
          <w:rPr>
            <w:noProof/>
            <w:webHidden/>
          </w:rPr>
          <w:t>43</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61" w:history="1">
        <w:r w:rsidRPr="0082049F">
          <w:rPr>
            <w:rStyle w:val="Hyperlink"/>
            <w:noProof/>
            <w:lang w:val="pl-PL"/>
          </w:rPr>
          <w:t>6</w:t>
        </w:r>
        <w:r>
          <w:rPr>
            <w:rFonts w:asciiTheme="minorHAnsi" w:eastAsiaTheme="minorEastAsia" w:hAnsiTheme="minorHAnsi" w:cstheme="minorBidi"/>
            <w:noProof/>
            <w:kern w:val="0"/>
            <w:sz w:val="22"/>
            <w:szCs w:val="22"/>
            <w:lang w:eastAsia="en-US" w:bidi="ar-SA"/>
          </w:rPr>
          <w:tab/>
        </w:r>
        <w:r w:rsidRPr="0082049F">
          <w:rPr>
            <w:rStyle w:val="Hyperlink"/>
            <w:noProof/>
            <w:lang w:val="pl-PL"/>
          </w:rPr>
          <w:t>Podsumowanie i wnioski</w:t>
        </w:r>
        <w:r>
          <w:rPr>
            <w:noProof/>
            <w:webHidden/>
          </w:rPr>
          <w:tab/>
        </w:r>
        <w:r>
          <w:rPr>
            <w:noProof/>
            <w:webHidden/>
          </w:rPr>
          <w:fldChar w:fldCharType="begin"/>
        </w:r>
        <w:r>
          <w:rPr>
            <w:noProof/>
            <w:webHidden/>
          </w:rPr>
          <w:instrText xml:space="preserve"> PAGEREF _Toc394783861 \h </w:instrText>
        </w:r>
        <w:r>
          <w:rPr>
            <w:noProof/>
            <w:webHidden/>
          </w:rPr>
        </w:r>
        <w:r>
          <w:rPr>
            <w:noProof/>
            <w:webHidden/>
          </w:rPr>
          <w:fldChar w:fldCharType="separate"/>
        </w:r>
        <w:r>
          <w:rPr>
            <w:noProof/>
            <w:webHidden/>
          </w:rPr>
          <w:t>49</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62" w:history="1">
        <w:r w:rsidRPr="0082049F">
          <w:rPr>
            <w:rStyle w:val="Hyperlink"/>
            <w:noProof/>
            <w:lang w:val="pl-PL"/>
          </w:rPr>
          <w:t>7</w:t>
        </w:r>
        <w:r>
          <w:rPr>
            <w:rFonts w:asciiTheme="minorHAnsi" w:eastAsiaTheme="minorEastAsia" w:hAnsiTheme="minorHAnsi" w:cstheme="minorBidi"/>
            <w:noProof/>
            <w:kern w:val="0"/>
            <w:sz w:val="22"/>
            <w:szCs w:val="22"/>
            <w:lang w:eastAsia="en-US" w:bidi="ar-SA"/>
          </w:rPr>
          <w:tab/>
        </w:r>
        <w:r w:rsidRPr="0082049F">
          <w:rPr>
            <w:rStyle w:val="Hyperlink"/>
            <w:noProof/>
            <w:lang w:val="pl-PL"/>
          </w:rPr>
          <w:t>Literatura</w:t>
        </w:r>
        <w:r>
          <w:rPr>
            <w:noProof/>
            <w:webHidden/>
          </w:rPr>
          <w:tab/>
        </w:r>
        <w:r>
          <w:rPr>
            <w:noProof/>
            <w:webHidden/>
          </w:rPr>
          <w:fldChar w:fldCharType="begin"/>
        </w:r>
        <w:r>
          <w:rPr>
            <w:noProof/>
            <w:webHidden/>
          </w:rPr>
          <w:instrText xml:space="preserve"> PAGEREF _Toc394783862 \h </w:instrText>
        </w:r>
        <w:r>
          <w:rPr>
            <w:noProof/>
            <w:webHidden/>
          </w:rPr>
        </w:r>
        <w:r>
          <w:rPr>
            <w:noProof/>
            <w:webHidden/>
          </w:rPr>
          <w:fldChar w:fldCharType="separate"/>
        </w:r>
        <w:r>
          <w:rPr>
            <w:noProof/>
            <w:webHidden/>
          </w:rPr>
          <w:t>50</w:t>
        </w:r>
        <w:r>
          <w:rPr>
            <w:noProof/>
            <w:webHidden/>
          </w:rPr>
          <w:fldChar w:fldCharType="end"/>
        </w:r>
      </w:hyperlink>
    </w:p>
    <w:p w:rsidR="0036634C" w:rsidRPr="00BC2573" w:rsidRDefault="00652581"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1" w:name="_Toc394783840"/>
      <w:r w:rsidRPr="00BC2573">
        <w:rPr>
          <w:lang w:val="pl-PL"/>
        </w:rPr>
        <w:lastRenderedPageBreak/>
        <w:t>Wstęp</w:t>
      </w:r>
      <w:bookmarkEnd w:id="1"/>
    </w:p>
    <w:p w:rsidR="00605BF8" w:rsidRPr="00BC2573" w:rsidRDefault="00605BF8" w:rsidP="00605BF8">
      <w:pPr>
        <w:rPr>
          <w:lang w:val="pl-PL"/>
        </w:rPr>
      </w:pPr>
    </w:p>
    <w:p w:rsidR="00605BF8" w:rsidRPr="00BC2573" w:rsidRDefault="00BB4D12" w:rsidP="00BB4D12">
      <w:pPr>
        <w:pStyle w:val="Heading1"/>
        <w:rPr>
          <w:lang w:val="pl-PL"/>
        </w:rPr>
      </w:pPr>
      <w:bookmarkStart w:id="2" w:name="_Toc394783841"/>
      <w:r w:rsidRPr="00BC2573">
        <w:rPr>
          <w:lang w:val="pl-PL"/>
        </w:rPr>
        <w:lastRenderedPageBreak/>
        <w:t>Analiza problemu</w:t>
      </w:r>
      <w:bookmarkEnd w:id="2"/>
    </w:p>
    <w:p w:rsidR="00B9382F" w:rsidRPr="00BC2573" w:rsidRDefault="00B9382F" w:rsidP="00B9382F">
      <w:pPr>
        <w:rPr>
          <w:lang w:val="pl-PL"/>
        </w:rPr>
      </w:pPr>
    </w:p>
    <w:p w:rsidR="00830BC2" w:rsidRPr="00BC2573" w:rsidRDefault="00CA192F" w:rsidP="00830BC2">
      <w:pPr>
        <w:ind w:firstLine="432"/>
        <w:rPr>
          <w:color w:val="FF0000"/>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BC2573">
        <w:rPr>
          <w:color w:val="FF0000"/>
          <w:lang w:val="pl-PL"/>
        </w:rPr>
        <w:t xml:space="preserve">zapłacić za zakupy w sklepie lub bilet w komunikacji </w:t>
      </w:r>
      <w:proofErr w:type="gramStart"/>
      <w:r w:rsidR="00814A02" w:rsidRPr="00BC2573">
        <w:rPr>
          <w:color w:val="FF0000"/>
          <w:lang w:val="pl-PL"/>
        </w:rPr>
        <w:t xml:space="preserve">miejskiej. </w:t>
      </w:r>
      <w:r w:rsidR="00830BC2" w:rsidRPr="00BC2573">
        <w:rPr>
          <w:color w:val="FF0000"/>
          <w:lang w:val="pl-PL"/>
        </w:rPr>
        <w:t xml:space="preserve">[2] . </w:t>
      </w:r>
      <w:proofErr w:type="gramEnd"/>
      <w:r w:rsidR="00830BC2" w:rsidRPr="00BC2573">
        <w:rPr>
          <w:color w:val="FF0000"/>
          <w:lang w:val="pl-PL"/>
        </w:rPr>
        <w:t>XXX</w:t>
      </w:r>
    </w:p>
    <w:p w:rsidR="00356252" w:rsidRPr="00BC2573" w:rsidRDefault="00830BC2" w:rsidP="00C33463">
      <w:pPr>
        <w:ind w:firstLine="432"/>
        <w:rPr>
          <w:lang w:val="pl-PL"/>
        </w:rPr>
      </w:pPr>
      <w:r w:rsidRPr="00BC2573">
        <w:rPr>
          <w:color w:val="FF0000"/>
          <w:lang w:val="pl-PL"/>
        </w:rPr>
        <w:t>Jednak w parze z udogodnieniami dla użytkownika poszły problemy dla twórców tych aplikacji. W świecie mobilnym można wyróżnić cztery</w:t>
      </w:r>
      <w:r w:rsidRPr="00BC2573">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B9382F" w:rsidRPr="00BC2573" w:rsidRDefault="00B9382F" w:rsidP="00B9382F">
      <w:pPr>
        <w:rPr>
          <w:lang w:val="pl-PL"/>
        </w:rPr>
      </w:pP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w:t>
      </w:r>
      <w:r w:rsidRPr="00BC2573">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proofErr w:type="spellStart"/>
      <w:r w:rsidR="00D47D20" w:rsidRPr="00BC2573">
        <w:rPr>
          <w:lang w:val="pl-PL"/>
        </w:rPr>
        <w:t>połącznia</w:t>
      </w:r>
      <w:proofErr w:type="spellEnd"/>
      <w:r w:rsidR="00D47D20" w:rsidRPr="00BC2573">
        <w:rPr>
          <w:lang w:val="pl-PL"/>
        </w:rPr>
        <w:t xml:space="preserve">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xml:space="preserve">. Aktualnie dwoma z najpopularniejszych systemów mobilnych są </w:t>
      </w:r>
      <w:proofErr w:type="spellStart"/>
      <w:r w:rsidR="00D47D20" w:rsidRPr="00BC2573">
        <w:rPr>
          <w:lang w:val="pl-PL"/>
        </w:rPr>
        <w:t>iOS</w:t>
      </w:r>
      <w:proofErr w:type="spellEnd"/>
      <w:r w:rsidR="00D47D20" w:rsidRPr="00BC2573">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652581" w:rsidRPr="00BC2573">
        <w:rPr>
          <w:lang w:val="pl-PL"/>
        </w:rPr>
        <w:fldChar w:fldCharType="begin"/>
      </w:r>
      <w:r w:rsidRPr="00BC2573">
        <w:rPr>
          <w:lang w:val="pl-PL"/>
        </w:rPr>
        <w:instrText xml:space="preserve"> SEQ Tabela \* ARABIC </w:instrText>
      </w:r>
      <w:r w:rsidR="00652581" w:rsidRPr="00BC2573">
        <w:rPr>
          <w:lang w:val="pl-PL"/>
        </w:rPr>
        <w:fldChar w:fldCharType="separate"/>
      </w:r>
      <w:r w:rsidRPr="00BC2573">
        <w:rPr>
          <w:noProof/>
          <w:lang w:val="pl-PL"/>
        </w:rPr>
        <w:t>1</w:t>
      </w:r>
      <w:r w:rsidR="00652581" w:rsidRPr="00BC2573">
        <w:rPr>
          <w:lang w:val="pl-PL"/>
        </w:rPr>
        <w:fldChar w:fldCharType="end"/>
      </w:r>
      <w:r w:rsidRPr="00BC2573">
        <w:rPr>
          <w:lang w:val="pl-PL"/>
        </w:rPr>
        <w:t>. Zestawienie różnych cech systemów mobilnych</w:t>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 xml:space="preserve">Windows </w:t>
            </w:r>
            <w:proofErr w:type="spellStart"/>
            <w:r w:rsidRPr="00BC2573">
              <w:rPr>
                <w:sz w:val="20"/>
                <w:szCs w:val="20"/>
                <w:lang w:val="pl-PL"/>
              </w:rPr>
              <w:t>Phone</w:t>
            </w:r>
            <w:proofErr w:type="spellEnd"/>
            <w:r w:rsidRPr="00BC2573">
              <w:rPr>
                <w:sz w:val="20"/>
                <w:szCs w:val="20"/>
                <w:lang w:val="pl-PL"/>
              </w:rPr>
              <w:t xml:space="preserv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Pr="00BC2573" w:rsidRDefault="00202062" w:rsidP="00356252">
      <w:pPr>
        <w:ind w:firstLine="432"/>
        <w:rPr>
          <w:lang w:val="pl-PL"/>
        </w:rPr>
      </w:pPr>
      <w:r w:rsidRPr="00BC2573">
        <w:rPr>
          <w:lang w:val="pl-PL"/>
        </w:rPr>
        <w:t xml:space="preserve">Celem niniejszej pracy jest znalezienie środowiska umożliwiającego uruchomienie stworzonych aplikacji na kilku popularnych platformach mobilnych i przetestowanie ich wydajności. Stworzone zostaną </w:t>
      </w:r>
      <w:proofErr w:type="spellStart"/>
      <w:r w:rsidRPr="00BC2573">
        <w:rPr>
          <w:lang w:val="pl-PL"/>
        </w:rPr>
        <w:t>benchmarki</w:t>
      </w:r>
      <w:proofErr w:type="spellEnd"/>
      <w:r w:rsidRPr="00BC2573">
        <w:rPr>
          <w:lang w:val="pl-PL"/>
        </w:rPr>
        <w:t xml:space="preserve"> umożliwiające sprawdzenie optymalnych parametrów dla poszczególnych urządzeń, oraz przykładowe aplikacje, posiadające możliwość uruchomienia na jak największej ilości platform.</w:t>
      </w:r>
    </w:p>
    <w:p w:rsidR="00202062" w:rsidRPr="00BC2573" w:rsidRDefault="00202062" w:rsidP="00356252">
      <w:pPr>
        <w:ind w:firstLine="432"/>
        <w:rPr>
          <w:lang w:val="pl-PL"/>
        </w:rPr>
      </w:pPr>
    </w:p>
    <w:p w:rsidR="009A6390" w:rsidRPr="00BC2573" w:rsidRDefault="009A6390" w:rsidP="00356252">
      <w:pPr>
        <w:ind w:firstLine="432"/>
        <w:rPr>
          <w:ins w:id="3" w:author="Łukasz Rauch" w:date="2014-07-24T07:39:00Z"/>
          <w:lang w:val="pl-PL"/>
        </w:rPr>
      </w:pPr>
      <w:ins w:id="4" w:author="Łukasz Rauch" w:date="2014-07-24T07:39:00Z">
        <w:r w:rsidRPr="00BC2573">
          <w:rPr>
            <w:lang w:val="pl-PL"/>
          </w:rPr>
          <w:t>Cel pracy</w:t>
        </w:r>
      </w:ins>
    </w:p>
    <w:p w:rsidR="009A6390" w:rsidRPr="00BC2573" w:rsidRDefault="009A6390" w:rsidP="00356252">
      <w:pPr>
        <w:ind w:firstLine="432"/>
        <w:rPr>
          <w:ins w:id="5" w:author="Łukasz Rauch" w:date="2014-07-24T07:39:00Z"/>
          <w:lang w:val="pl-PL"/>
        </w:rPr>
      </w:pPr>
    </w:p>
    <w:p w:rsidR="00405D92" w:rsidRPr="00BC2573" w:rsidRDefault="009A6390" w:rsidP="00356252">
      <w:pPr>
        <w:ind w:firstLine="432"/>
        <w:rPr>
          <w:lang w:val="pl-PL"/>
        </w:rPr>
      </w:pPr>
      <w:proofErr w:type="gramStart"/>
      <w:ins w:id="6" w:author="Łukasz Rauch" w:date="2014-07-24T07:39:00Z">
        <w:r w:rsidRPr="00BC2573">
          <w:rPr>
            <w:lang w:val="pl-PL"/>
          </w:rPr>
          <w:t xml:space="preserve">Zadania </w:t>
        </w:r>
      </w:ins>
      <w:r w:rsidR="00A1507C" w:rsidRPr="00BC2573">
        <w:rPr>
          <w:lang w:val="pl-PL"/>
        </w:rPr>
        <w:t xml:space="preserve"> </w:t>
      </w:r>
      <w:ins w:id="7" w:author="Łukasz Rauch" w:date="2014-07-24T07:39:00Z">
        <w:r w:rsidRPr="00BC2573">
          <w:rPr>
            <w:lang w:val="pl-PL"/>
          </w:rPr>
          <w:t>Struktura</w:t>
        </w:r>
        <w:proofErr w:type="gramEnd"/>
        <w:r w:rsidRPr="00BC2573">
          <w:rPr>
            <w:lang w:val="pl-PL"/>
          </w:rPr>
          <w:t xml:space="preserve"> pracy</w:t>
        </w:r>
      </w:ins>
    </w:p>
    <w:p w:rsidR="00026143" w:rsidRPr="00BC2573" w:rsidRDefault="00026143" w:rsidP="00B16655">
      <w:pPr>
        <w:pStyle w:val="Heading1"/>
        <w:rPr>
          <w:lang w:val="pl-PL"/>
        </w:rPr>
      </w:pPr>
      <w:bookmarkStart w:id="8" w:name="_Toc394783842"/>
      <w:r w:rsidRPr="00BC2573">
        <w:rPr>
          <w:lang w:val="pl-PL"/>
        </w:rPr>
        <w:lastRenderedPageBreak/>
        <w:t>Systemy</w:t>
      </w:r>
      <w:bookmarkEnd w:id="8"/>
    </w:p>
    <w:p w:rsidR="00026143" w:rsidRPr="00BC2573" w:rsidRDefault="00026143" w:rsidP="00026143">
      <w:pPr>
        <w:pStyle w:val="Heading2"/>
        <w:rPr>
          <w:lang w:val="pl-PL"/>
        </w:rPr>
      </w:pPr>
      <w:bookmarkStart w:id="9" w:name="_Toc394783843"/>
      <w:proofErr w:type="spellStart"/>
      <w:proofErr w:type="gramStart"/>
      <w:r w:rsidRPr="00BC2573">
        <w:rPr>
          <w:lang w:val="pl-PL"/>
        </w:rPr>
        <w:t>iOS</w:t>
      </w:r>
      <w:bookmarkEnd w:id="9"/>
      <w:proofErr w:type="spellEnd"/>
      <w:proofErr w:type="gramEnd"/>
    </w:p>
    <w:p w:rsidR="002F2D4F" w:rsidRPr="00BC2573" w:rsidRDefault="00847D99" w:rsidP="002F2D4F">
      <w:pPr>
        <w:rPr>
          <w:lang w:val="pl-PL"/>
        </w:rPr>
      </w:pPr>
      <w:del w:id="10" w:author="Łukasz Rauch" w:date="2014-07-24T07:41:00Z">
        <w:r>
          <w:rPr>
            <w:noProof/>
            <w:lang w:eastAsia="en-US"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Pr="00BC2573" w:rsidRDefault="006C0C26" w:rsidP="00C829EA">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w:t>
      </w:r>
      <w:proofErr w:type="spellStart"/>
      <w:r w:rsidRPr="00BC2573">
        <w:rPr>
          <w:lang w:val="pl-PL"/>
        </w:rPr>
        <w:t>Inc</w:t>
      </w:r>
      <w:proofErr w:type="spellEnd"/>
      <w:r w:rsidRPr="00BC2573">
        <w:rPr>
          <w:lang w:val="pl-PL"/>
        </w:rPr>
        <w:t xml:space="preserve">.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w:t>
      </w:r>
      <w:r w:rsidR="005306B7" w:rsidRPr="00BC2573">
        <w:rPr>
          <w:lang w:val="pl-PL"/>
        </w:rPr>
        <w:t xml:space="preserve"> dla urządzeń </w:t>
      </w:r>
      <w:proofErr w:type="spellStart"/>
      <w:r w:rsidR="005306B7" w:rsidRPr="00BC2573">
        <w:rPr>
          <w:lang w:val="pl-PL"/>
        </w:rPr>
        <w:t>iPod</w:t>
      </w:r>
      <w:proofErr w:type="spellEnd"/>
      <w:r w:rsidR="005306B7" w:rsidRPr="00BC2573">
        <w:rPr>
          <w:lang w:val="pl-PL"/>
        </w:rPr>
        <w:t xml:space="preserve"> </w:t>
      </w:r>
      <w:proofErr w:type="spellStart"/>
      <w:r w:rsidR="005306B7" w:rsidRPr="00BC2573">
        <w:rPr>
          <w:lang w:val="pl-PL"/>
        </w:rPr>
        <w:t>Touch</w:t>
      </w:r>
      <w:proofErr w:type="spellEnd"/>
      <w:r w:rsidR="005306B7" w:rsidRPr="00BC2573">
        <w:rPr>
          <w:lang w:val="pl-PL"/>
        </w:rPr>
        <w:t xml:space="preserve"> (wrzesień 2007), </w:t>
      </w:r>
      <w:proofErr w:type="spellStart"/>
      <w:r w:rsidR="005306B7" w:rsidRPr="00BC2573">
        <w:rPr>
          <w:lang w:val="pl-PL"/>
        </w:rPr>
        <w:t>iPad</w:t>
      </w:r>
      <w:proofErr w:type="spellEnd"/>
      <w:r w:rsidR="005306B7" w:rsidRPr="00BC2573">
        <w:rPr>
          <w:lang w:val="pl-PL"/>
        </w:rPr>
        <w:t xml:space="preserve"> (styczeń 2010), </w:t>
      </w:r>
      <w:proofErr w:type="spellStart"/>
      <w:r w:rsidR="005306B7" w:rsidRPr="00BC2573">
        <w:rPr>
          <w:lang w:val="pl-PL"/>
        </w:rPr>
        <w:t>iPad</w:t>
      </w:r>
      <w:proofErr w:type="spellEnd"/>
      <w:r w:rsidR="005306B7" w:rsidRPr="00BC2573">
        <w:rPr>
          <w:lang w:val="pl-PL"/>
        </w:rPr>
        <w:t xml:space="preserve"> Mini (listopad 2012) i dla telewizji drugiej generacji Apple TV (wrzesień 2010). W październiku 2013 roku </w:t>
      </w:r>
      <w:proofErr w:type="spellStart"/>
      <w:r w:rsidR="005306B7" w:rsidRPr="00BC2573">
        <w:rPr>
          <w:lang w:val="pl-PL"/>
        </w:rPr>
        <w:t>App</w:t>
      </w:r>
      <w:proofErr w:type="spellEnd"/>
      <w:r w:rsidR="005306B7" w:rsidRPr="00BC2573">
        <w:rPr>
          <w:lang w:val="pl-PL"/>
        </w:rPr>
        <w:t xml:space="preserve"> </w:t>
      </w:r>
      <w:proofErr w:type="spellStart"/>
      <w:r w:rsidR="005306B7" w:rsidRPr="00BC2573">
        <w:rPr>
          <w:lang w:val="pl-PL"/>
        </w:rPr>
        <w:t>Store</w:t>
      </w:r>
      <w:proofErr w:type="spellEnd"/>
      <w:r w:rsidR="005306B7" w:rsidRPr="00BC2573">
        <w:rPr>
          <w:lang w:val="pl-PL"/>
        </w:rPr>
        <w:t xml:space="preserve"> firmy Apple posiadał ponad milion aplikacji dla </w:t>
      </w:r>
      <w:proofErr w:type="spellStart"/>
      <w:r w:rsidR="005306B7" w:rsidRPr="00BC2573">
        <w:rPr>
          <w:lang w:val="pl-PL"/>
        </w:rPr>
        <w:t>iOS</w:t>
      </w:r>
      <w:proofErr w:type="spellEnd"/>
      <w:r w:rsidR="005306B7" w:rsidRPr="00BC2573">
        <w:rPr>
          <w:lang w:val="pl-PL"/>
        </w:rPr>
        <w:t xml:space="preserve">, z czego około połowa zoptymalizowana była dla </w:t>
      </w:r>
      <w:proofErr w:type="spellStart"/>
      <w:r w:rsidR="005306B7" w:rsidRPr="00BC2573">
        <w:rPr>
          <w:lang w:val="pl-PL"/>
        </w:rPr>
        <w:t>iPada</w:t>
      </w:r>
      <w:proofErr w:type="spellEnd"/>
      <w:r w:rsidR="005306B7" w:rsidRPr="00BC2573">
        <w:rPr>
          <w:lang w:val="pl-PL"/>
        </w:rPr>
        <w:t xml:space="preserve">. Aplikacje te zostały ściągnięte ok. 60 miliardów razy. W czwartym kwartale 2012 21% wszystkich sprzedanych urządzeń mobilnych posiadały zainstalowany system </w:t>
      </w:r>
      <w:proofErr w:type="spellStart"/>
      <w:r w:rsidR="005306B7" w:rsidRPr="00BC2573">
        <w:rPr>
          <w:lang w:val="pl-PL"/>
        </w:rPr>
        <w:t>iOs</w:t>
      </w:r>
      <w:proofErr w:type="spellEnd"/>
      <w:r w:rsidR="005306B7" w:rsidRPr="00BC2573">
        <w:rPr>
          <w:lang w:val="pl-PL"/>
        </w:rPr>
        <w:t>. W połowie roku 2012 na świecie znajdowało się około 410 milionów aktywnych urządzeń korzystających z systemu.</w:t>
      </w:r>
    </w:p>
    <w:p w:rsidR="005306B7" w:rsidRPr="00BC2573" w:rsidRDefault="008F4CCA" w:rsidP="00C829EA">
      <w:pPr>
        <w:ind w:firstLine="576"/>
        <w:rPr>
          <w:lang w:val="pl-PL"/>
        </w:rPr>
      </w:pPr>
      <w:r w:rsidRPr="00BC2573">
        <w:rPr>
          <w:lang w:val="pl-PL"/>
        </w:rPr>
        <w:t>Interfejs użytkownika oparty jest o ideę manipulacji bezpośredniej i korzystanie z gestów wielopunktowych</w:t>
      </w:r>
      <w:r w:rsidR="005306B7" w:rsidRPr="00BC2573">
        <w:rPr>
          <w:lang w:val="pl-PL"/>
        </w:rPr>
        <w:t>.</w:t>
      </w:r>
      <w:r w:rsidRPr="00BC2573">
        <w:rPr>
          <w:lang w:val="pl-PL"/>
        </w:rPr>
        <w:t xml:space="preserve"> Najczęstszymi sposobami na komunikację z systemem są suwaki, przyciski oraz </w:t>
      </w:r>
      <w:proofErr w:type="spellStart"/>
      <w:r w:rsidRPr="00BC2573">
        <w:rPr>
          <w:lang w:val="pl-PL"/>
        </w:rPr>
        <w:t>toglery</w:t>
      </w:r>
      <w:proofErr w:type="spellEnd"/>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A06BC4" w:rsidRPr="00BC2573" w:rsidRDefault="00A06BC4" w:rsidP="00C829EA">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w:t>
      </w:r>
      <w:r w:rsidR="00476973" w:rsidRPr="00BC2573">
        <w:rPr>
          <w:lang w:val="pl-PL"/>
        </w:rPr>
        <w:t xml:space="preserve">Z powodu tych różnic aplikacje na system OS X nie są kompatybilne z systemem </w:t>
      </w:r>
      <w:proofErr w:type="spellStart"/>
      <w:r w:rsidR="00476973" w:rsidRPr="00BC2573">
        <w:rPr>
          <w:lang w:val="pl-PL"/>
        </w:rPr>
        <w:t>iOS</w:t>
      </w:r>
      <w:proofErr w:type="spellEnd"/>
      <w:r w:rsidR="00476973" w:rsidRPr="00BC2573">
        <w:rPr>
          <w:lang w:val="pl-PL"/>
        </w:rPr>
        <w:t xml:space="preserve">. Dodatkowo, mimo że </w:t>
      </w:r>
      <w:proofErr w:type="spellStart"/>
      <w:r w:rsidR="00476973" w:rsidRPr="00BC2573">
        <w:rPr>
          <w:lang w:val="pl-PL"/>
        </w:rPr>
        <w:t>iOS</w:t>
      </w:r>
      <w:proofErr w:type="spellEnd"/>
      <w:r w:rsidR="00476973" w:rsidRPr="00BC2573">
        <w:rPr>
          <w:lang w:val="pl-PL"/>
        </w:rPr>
        <w:t xml:space="preserve"> dzieli z OS X podstawowe cechy systemu Darwin, dostęp do terminala systemowego jest niemożliwy dla użytkownika, przez co system nie jest też w pełni kompatybilny z systemami Unix.</w:t>
      </w:r>
    </w:p>
    <w:p w:rsidR="005306B7" w:rsidRPr="00BC2573" w:rsidRDefault="005306B7" w:rsidP="00C829EA">
      <w:pPr>
        <w:rPr>
          <w:lang w:val="pl-PL"/>
        </w:rPr>
      </w:pPr>
    </w:p>
    <w:p w:rsidR="00B9382F" w:rsidRPr="00BC2573" w:rsidRDefault="00476973" w:rsidP="00DA1104">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 W systemie istnieją cztery abstrakcyjne płaszczyzny: </w:t>
      </w:r>
      <w:proofErr w:type="spellStart"/>
      <w:r w:rsidRPr="00BC2573">
        <w:rPr>
          <w:lang w:val="pl-PL"/>
        </w:rPr>
        <w:lastRenderedPageBreak/>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w:t>
      </w:r>
      <w:r w:rsidR="00847B81" w:rsidRPr="00BC2573">
        <w:rPr>
          <w:lang w:val="pl-PL"/>
        </w:rPr>
        <w:t xml:space="preserve">az </w:t>
      </w:r>
      <w:proofErr w:type="spellStart"/>
      <w:r w:rsidR="00847B81" w:rsidRPr="00BC2573">
        <w:rPr>
          <w:lang w:val="pl-PL"/>
        </w:rPr>
        <w:t>Cocoa</w:t>
      </w:r>
      <w:proofErr w:type="spellEnd"/>
      <w:r w:rsidR="00847B81" w:rsidRPr="00BC2573">
        <w:rPr>
          <w:lang w:val="pl-PL"/>
        </w:rPr>
        <w:t xml:space="preserve"> </w:t>
      </w:r>
      <w:proofErr w:type="spellStart"/>
      <w:r w:rsidR="00847B81" w:rsidRPr="00BC2573">
        <w:rPr>
          <w:lang w:val="pl-PL"/>
        </w:rPr>
        <w:t>Touch</w:t>
      </w:r>
      <w:proofErr w:type="spellEnd"/>
      <w:r w:rsidR="00847B81" w:rsidRPr="00BC2573">
        <w:rPr>
          <w:lang w:val="pl-PL"/>
        </w:rPr>
        <w:t>.</w:t>
      </w:r>
    </w:p>
    <w:p w:rsidR="00476973" w:rsidRPr="00BC2573" w:rsidRDefault="00476973" w:rsidP="00C829EA">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w:t>
      </w:r>
      <w:r w:rsidR="00A76270" w:rsidRPr="00BC2573">
        <w:rPr>
          <w:lang w:val="pl-PL"/>
        </w:rPr>
        <w:t xml:space="preserve">czerwcu 2010 roku wraz z premierą </w:t>
      </w:r>
      <w:proofErr w:type="spellStart"/>
      <w:r w:rsidR="00A76270" w:rsidRPr="00BC2573">
        <w:rPr>
          <w:lang w:val="pl-PL"/>
        </w:rPr>
        <w:t>iOS</w:t>
      </w:r>
      <w:proofErr w:type="spellEnd"/>
      <w:r w:rsidR="00A76270" w:rsidRPr="00BC2573">
        <w:rPr>
          <w:lang w:val="pl-PL"/>
        </w:rPr>
        <w:t xml:space="preserve"> 4.0. Tylko niektóre urządzenia Apple – </w:t>
      </w:r>
      <w:proofErr w:type="spellStart"/>
      <w:r w:rsidR="00A76270" w:rsidRPr="00BC2573">
        <w:rPr>
          <w:lang w:val="pl-PL"/>
        </w:rPr>
        <w:t>iPhone</w:t>
      </w:r>
      <w:proofErr w:type="spellEnd"/>
      <w:r w:rsidR="00A76270" w:rsidRPr="00BC2573">
        <w:rPr>
          <w:lang w:val="pl-PL"/>
        </w:rPr>
        <w:t xml:space="preserve"> 4, </w:t>
      </w:r>
      <w:proofErr w:type="spellStart"/>
      <w:r w:rsidR="00A76270" w:rsidRPr="00BC2573">
        <w:rPr>
          <w:lang w:val="pl-PL"/>
        </w:rPr>
        <w:t>iPhone</w:t>
      </w:r>
      <w:proofErr w:type="spellEnd"/>
      <w:r w:rsidR="00A76270" w:rsidRPr="00BC2573">
        <w:rPr>
          <w:lang w:val="pl-PL"/>
        </w:rPr>
        <w:t xml:space="preserve"> 3GS i </w:t>
      </w:r>
      <w:proofErr w:type="spellStart"/>
      <w:r w:rsidR="00A76270" w:rsidRPr="00BC2573">
        <w:rPr>
          <w:lang w:val="pl-PL"/>
        </w:rPr>
        <w:t>iPod</w:t>
      </w:r>
      <w:proofErr w:type="spellEnd"/>
      <w:r w:rsidR="00A76270" w:rsidRPr="00BC2573">
        <w:rPr>
          <w:lang w:val="pl-PL"/>
        </w:rPr>
        <w:t xml:space="preserve"> </w:t>
      </w:r>
      <w:proofErr w:type="spellStart"/>
      <w:r w:rsidR="00A76270" w:rsidRPr="00BC2573">
        <w:rPr>
          <w:lang w:val="pl-PL"/>
        </w:rPr>
        <w:t>Touch</w:t>
      </w:r>
      <w:proofErr w:type="spellEnd"/>
      <w:r w:rsidR="00A76270" w:rsidRPr="00BC2573">
        <w:rPr>
          <w:lang w:val="pl-PL"/>
        </w:rPr>
        <w:t xml:space="preserve"> trzeciej generacji – potrafiły korzystać z wielozadaniowości. Sposób implementacji wielozadaniowości w systemie </w:t>
      </w:r>
      <w:proofErr w:type="spellStart"/>
      <w:r w:rsidR="00A76270" w:rsidRPr="00BC2573">
        <w:rPr>
          <w:lang w:val="pl-PL"/>
        </w:rPr>
        <w:t>iOS</w:t>
      </w:r>
      <w:proofErr w:type="spellEnd"/>
      <w:r w:rsidR="00A76270" w:rsidRPr="00BC2573">
        <w:rPr>
          <w:lang w:val="pl-PL"/>
        </w:rPr>
        <w:t xml:space="preserve"> był wielokrotnie krytykowany za to</w:t>
      </w:r>
      <w:r w:rsidR="00847B81" w:rsidRPr="00BC2573">
        <w:rPr>
          <w:lang w:val="pl-PL"/>
        </w:rPr>
        <w:t>,</w:t>
      </w:r>
      <w:r w:rsidR="00A76270" w:rsidRPr="00BC2573">
        <w:rPr>
          <w:lang w:val="pl-PL"/>
        </w:rPr>
        <w:t xml:space="preserve"> że aplikacje pracujące w tle zmuszone są korzystać z ograniczonego zasobu funkcji i za wymaganie od deweloperów tworzenia jawnego wsparcia dla tych funkcjonalności w aplikacjach.</w:t>
      </w:r>
    </w:p>
    <w:p w:rsidR="002646C9" w:rsidRPr="00BC2573" w:rsidRDefault="007E646F" w:rsidP="007A1949">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 i uzyskać częściowe, nieoficjalne wsparcie dla wielozadaniowości.</w:t>
      </w:r>
    </w:p>
    <w:p w:rsidR="00C829EA" w:rsidRPr="00BC2573" w:rsidRDefault="002646C9" w:rsidP="007A1949">
      <w:pPr>
        <w:ind w:firstLine="720"/>
        <w:rPr>
          <w:lang w:val="pl-PL"/>
        </w:rPr>
      </w:pPr>
      <w:r w:rsidRPr="00BC2573">
        <w:rPr>
          <w:lang w:val="pl-PL"/>
        </w:rPr>
        <w:t xml:space="preserve">W systemie iOS7 Apple uruchomiło dodatkową </w:t>
      </w:r>
      <w:r w:rsidR="00847B81" w:rsidRPr="00BC2573">
        <w:rPr>
          <w:lang w:val="pl-PL"/>
        </w:rPr>
        <w:t>funkcjonalność, która</w:t>
      </w:r>
      <w:r w:rsidRPr="00BC2573">
        <w:rPr>
          <w:lang w:val="pl-PL"/>
        </w:rPr>
        <w:t xml:space="preserve"> pozwala wszystkim aplikacjom na dokonywanie aktualizacji w tle. Ta funkcjonalność preferuje aktualizowanie </w:t>
      </w:r>
      <w:r w:rsidR="00847B81" w:rsidRPr="00BC2573">
        <w:rPr>
          <w:lang w:val="pl-PL"/>
        </w:rPr>
        <w:t>aplikacji, z których</w:t>
      </w:r>
      <w:r w:rsidRPr="00BC2573">
        <w:rPr>
          <w:lang w:val="pl-PL"/>
        </w:rPr>
        <w:t xml:space="preserve"> użytkownik najczęściej korzysta i wszystkie aktualizacje stara się </w:t>
      </w:r>
      <w:proofErr w:type="gramStart"/>
      <w:r w:rsidR="00847B81"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EE21B3" w:rsidRPr="00BC2573" w:rsidRDefault="00EE21B3" w:rsidP="00C829EA">
      <w:pPr>
        <w:ind w:firstLine="360"/>
        <w:rPr>
          <w:lang w:val="pl-PL"/>
        </w:rPr>
      </w:pPr>
    </w:p>
    <w:p w:rsidR="00847B81" w:rsidRPr="00BC2573" w:rsidRDefault="00847B81" w:rsidP="00C829EA">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847B81" w:rsidRPr="00BC2573" w:rsidRDefault="00847B81"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00B2549F" w:rsidRPr="00BC2573">
        <w:rPr>
          <w:lang w:val="pl-PL"/>
        </w:rPr>
        <w:t>iPhone</w:t>
      </w:r>
      <w:proofErr w:type="spellEnd"/>
      <w:r w:rsidR="00B2549F" w:rsidRPr="00BC2573">
        <w:rPr>
          <w:lang w:val="pl-PL"/>
        </w:rPr>
        <w:t xml:space="preserve">, </w:t>
      </w:r>
      <w:proofErr w:type="spellStart"/>
      <w:r w:rsidR="00B2549F" w:rsidRPr="00BC2573">
        <w:rPr>
          <w:lang w:val="pl-PL"/>
        </w:rPr>
        <w:t>iPad</w:t>
      </w:r>
      <w:proofErr w:type="spellEnd"/>
      <w:r w:rsidR="00B2549F" w:rsidRPr="00BC2573">
        <w:rPr>
          <w:lang w:val="pl-PL"/>
        </w:rPr>
        <w:t xml:space="preserve"> i </w:t>
      </w:r>
      <w:proofErr w:type="spellStart"/>
      <w:r w:rsidR="00B2549F" w:rsidRPr="00BC2573">
        <w:rPr>
          <w:lang w:val="pl-PL"/>
        </w:rPr>
        <w:t>iPodTouch</w:t>
      </w:r>
      <w:proofErr w:type="spellEnd"/>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B2549F" w:rsidRPr="00BC2573" w:rsidRDefault="00B2549F" w:rsidP="00B2549F">
      <w:pPr>
        <w:rPr>
          <w:lang w:val="pl-PL"/>
        </w:rPr>
      </w:pPr>
    </w:p>
    <w:p w:rsidR="00B2549F" w:rsidRPr="00BC2573" w:rsidRDefault="00B2549F" w:rsidP="00B2549F">
      <w:pPr>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00EE21B3" w:rsidRPr="00BC2573">
        <w:rPr>
          <w:lang w:val="pl-PL"/>
        </w:rPr>
        <w:t>renderowania</w:t>
      </w:r>
      <w:proofErr w:type="spellEnd"/>
      <w:r w:rsidR="00EE21B3"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sidRPr="00BC2573">
        <w:rPr>
          <w:lang w:val="pl-PL"/>
        </w:rPr>
        <w:t>OpenGL</w:t>
      </w:r>
      <w:proofErr w:type="spellEnd"/>
      <w:r w:rsidR="00EE21B3"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BC2573" w:rsidRDefault="00EE21B3" w:rsidP="00B2549F">
      <w:pPr>
        <w:rPr>
          <w:lang w:val="pl-PL"/>
        </w:rPr>
      </w:pPr>
    </w:p>
    <w:p w:rsidR="00C829EA" w:rsidRPr="00BC2573" w:rsidRDefault="00C829EA" w:rsidP="00520989">
      <w:pPr>
        <w:pStyle w:val="Heading3"/>
        <w:rPr>
          <w:lang w:val="pl-PL"/>
        </w:rPr>
      </w:pPr>
      <w:bookmarkStart w:id="11" w:name="_Toc394783844"/>
      <w:r w:rsidRPr="00BC2573">
        <w:rPr>
          <w:lang w:val="pl-PL"/>
        </w:rPr>
        <w:lastRenderedPageBreak/>
        <w:t xml:space="preserve">Tworzenie </w:t>
      </w:r>
      <w:r w:rsidR="00743B5A" w:rsidRPr="00BC2573">
        <w:rPr>
          <w:lang w:val="pl-PL"/>
        </w:rPr>
        <w:t xml:space="preserve">i dystrybucja </w:t>
      </w:r>
      <w:r w:rsidRPr="00BC2573">
        <w:rPr>
          <w:lang w:val="pl-PL"/>
        </w:rPr>
        <w:t xml:space="preserve">aplikacji na system </w:t>
      </w:r>
      <w:proofErr w:type="spellStart"/>
      <w:r w:rsidRPr="00BC2573">
        <w:rPr>
          <w:lang w:val="pl-PL"/>
        </w:rPr>
        <w:t>iOS</w:t>
      </w:r>
      <w:bookmarkEnd w:id="11"/>
      <w:proofErr w:type="spellEnd"/>
    </w:p>
    <w:p w:rsidR="00B9382F" w:rsidRPr="00BC2573" w:rsidRDefault="00B9382F" w:rsidP="00B9382F">
      <w:pPr>
        <w:rPr>
          <w:lang w:val="pl-PL"/>
        </w:rPr>
      </w:pPr>
    </w:p>
    <w:p w:rsidR="00847D99" w:rsidRDefault="006A4EFA">
      <w:pPr>
        <w:ind w:firstLine="720"/>
        <w:rPr>
          <w:lang w:val="pl-PL"/>
        </w:rPr>
        <w:pPrChange w:id="12" w:author="Łukasz Rauch" w:date="2014-07-24T07:49:00Z">
          <w:pPr>
            <w:ind w:firstLine="432"/>
          </w:pPr>
        </w:pPrChange>
      </w:pPr>
      <w:r w:rsidRPr="00BC2573">
        <w:rPr>
          <w:lang w:val="pl-PL"/>
        </w:rPr>
        <w:t>Aplikacje</w:t>
      </w:r>
      <w:r w:rsidR="00C829EA" w:rsidRPr="00BC2573">
        <w:rPr>
          <w:lang w:val="pl-PL"/>
        </w:rPr>
        <w:t xml:space="preserve"> muszą być napisane i skompilowane z myślą o systemie </w:t>
      </w:r>
      <w:proofErr w:type="spellStart"/>
      <w:r w:rsidR="00C829EA" w:rsidRPr="00BC2573">
        <w:rPr>
          <w:lang w:val="pl-PL"/>
        </w:rPr>
        <w:t>iOS</w:t>
      </w:r>
      <w:proofErr w:type="spellEnd"/>
      <w:r w:rsidR="00C829EA"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BC2573">
        <w:rPr>
          <w:lang w:val="pl-PL"/>
        </w:rPr>
        <w:t>iOS</w:t>
      </w:r>
      <w:proofErr w:type="spellEnd"/>
      <w:r w:rsidR="00C829EA" w:rsidRPr="00BC2573">
        <w:rPr>
          <w:lang w:val="pl-PL"/>
        </w:rPr>
        <w:t xml:space="preserve"> 2.0 </w:t>
      </w:r>
      <w:proofErr w:type="gramStart"/>
      <w:r w:rsidR="00C829EA" w:rsidRPr="00BC2573">
        <w:rPr>
          <w:lang w:val="pl-PL"/>
        </w:rPr>
        <w:t>i</w:t>
      </w:r>
      <w:proofErr w:type="gramEnd"/>
      <w:r w:rsidR="00C829EA" w:rsidRPr="00BC2573">
        <w:rPr>
          <w:lang w:val="pl-PL"/>
        </w:rPr>
        <w:t xml:space="preserve"> późniejszych.</w:t>
      </w:r>
    </w:p>
    <w:p w:rsidR="006A4EFA" w:rsidRPr="00BC2573" w:rsidRDefault="006A4EFA" w:rsidP="006A4EFA">
      <w:pPr>
        <w:ind w:firstLine="432"/>
        <w:rPr>
          <w:color w:val="FF0000"/>
          <w:lang w:val="pl-PL"/>
        </w:rPr>
      </w:pPr>
      <w:r w:rsidRPr="00BC2573">
        <w:rPr>
          <w:lang w:val="pl-PL"/>
        </w:rPr>
        <w:t xml:space="preserve">17 października 2007 roku w liście otwartym opublikowanym nam </w:t>
      </w:r>
      <w:proofErr w:type="spellStart"/>
      <w:r w:rsidRPr="00BC2573">
        <w:rPr>
          <w:lang w:val="pl-PL"/>
        </w:rPr>
        <w:t>blogu</w:t>
      </w:r>
      <w:proofErr w:type="spellEnd"/>
      <w:r w:rsidRPr="00BC2573">
        <w:rPr>
          <w:lang w:val="pl-PL"/>
        </w:rPr>
        <w:t xml:space="preserve">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t>iPhone</w:t>
      </w:r>
      <w:proofErr w:type="spellEnd"/>
      <w:r w:rsidRPr="00BC2573">
        <w:rPr>
          <w:color w:val="FF0000"/>
          <w:lang w:val="pl-PL"/>
        </w:rPr>
        <w:t xml:space="preserve">, </w:t>
      </w:r>
      <w:proofErr w:type="spellStart"/>
      <w:r w:rsidRPr="00BC2573">
        <w:rPr>
          <w:color w:val="FF0000"/>
          <w:lang w:val="pl-PL"/>
        </w:rPr>
        <w:t>iPod</w:t>
      </w:r>
      <w:proofErr w:type="spellEnd"/>
      <w:r w:rsidRPr="00BC2573">
        <w:rPr>
          <w:color w:val="FF0000"/>
          <w:lang w:val="pl-PL"/>
        </w:rPr>
        <w:t xml:space="preserve">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załadowanie aplikacji na rzeczywiste urządzenie możliwe było tylko </w:t>
      </w:r>
      <w:r w:rsidR="00743B5A" w:rsidRPr="00BC2573">
        <w:rPr>
          <w:color w:val="FF0000"/>
          <w:lang w:val="pl-PL"/>
        </w:rPr>
        <w:t xml:space="preserve">(jest nadal?) </w:t>
      </w:r>
      <w:proofErr w:type="gramStart"/>
      <w:r w:rsidR="00743B5A" w:rsidRPr="00BC2573">
        <w:rPr>
          <w:color w:val="FF0000"/>
          <w:lang w:val="pl-PL"/>
        </w:rPr>
        <w:t>po</w:t>
      </w:r>
      <w:proofErr w:type="gramEnd"/>
      <w:r w:rsidR="00743B5A" w:rsidRPr="00BC2573">
        <w:rPr>
          <w:color w:val="FF0000"/>
          <w:lang w:val="pl-PL"/>
        </w:rPr>
        <w:t xml:space="preserve"> opłaceniu składki członkowskiej programu deweloperskiego Apple.</w:t>
      </w:r>
    </w:p>
    <w:p w:rsidR="006A4EFA" w:rsidRPr="00BC2573" w:rsidRDefault="00743B5A" w:rsidP="006A4EFA">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6A4EFA" w:rsidRPr="00BC2573" w:rsidRDefault="00743B5A" w:rsidP="00520989">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BC2573">
        <w:rPr>
          <w:lang w:val="pl-PL"/>
        </w:rPr>
        <w:t>.</w:t>
      </w:r>
    </w:p>
    <w:p w:rsidR="001F4BE4" w:rsidRPr="00BC2573" w:rsidRDefault="001F4BE4" w:rsidP="00520989">
      <w:pPr>
        <w:ind w:firstLine="432"/>
        <w:rPr>
          <w:lang w:val="pl-PL"/>
        </w:rPr>
      </w:pPr>
    </w:p>
    <w:p w:rsidR="001F4BE4" w:rsidRPr="00BC2573" w:rsidRDefault="001F4BE4" w:rsidP="001F4BE4">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1F4BE4" w:rsidRPr="00BC2573" w:rsidRDefault="001F4BE4" w:rsidP="001F4BE4">
      <w:pPr>
        <w:rPr>
          <w:lang w:val="pl-PL"/>
        </w:rPr>
      </w:pPr>
    </w:p>
    <w:p w:rsidR="001F4BE4" w:rsidRPr="00BC2573" w:rsidRDefault="001F4BE4" w:rsidP="001F4BE4">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1F4BE4" w:rsidRPr="00BC2573" w:rsidRDefault="001F4BE4" w:rsidP="001F4BE4">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1F4BE4" w:rsidRPr="00BC2573" w:rsidRDefault="001F4BE4" w:rsidP="001F4BE4">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1F4BE4" w:rsidRPr="00BC2573" w:rsidRDefault="001F4BE4" w:rsidP="001F4BE4">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1F4BE4" w:rsidRPr="00BC2573" w:rsidRDefault="001F4BE4" w:rsidP="001F4BE4">
      <w:pPr>
        <w:pStyle w:val="ListParagraph"/>
        <w:numPr>
          <w:ilvl w:val="0"/>
          <w:numId w:val="22"/>
        </w:numPr>
        <w:rPr>
          <w:lang w:val="pl-PL"/>
        </w:rPr>
      </w:pPr>
      <w:proofErr w:type="gramStart"/>
      <w:r w:rsidRPr="00BC2573">
        <w:rPr>
          <w:lang w:val="pl-PL"/>
        </w:rPr>
        <w:lastRenderedPageBreak/>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1F4BE4" w:rsidRPr="00BC2573" w:rsidRDefault="001F4BE4" w:rsidP="001F4BE4">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1F4BE4" w:rsidRPr="00BC2573" w:rsidRDefault="001F4BE4" w:rsidP="001F4BE4">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1F4BE4" w:rsidRPr="00BC2573" w:rsidRDefault="001F4BE4" w:rsidP="001F4BE4">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1F4BE4" w:rsidRPr="00BC2573" w:rsidRDefault="001F4BE4" w:rsidP="001F4BE4">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w:t>
      </w:r>
      <w:r w:rsidRPr="00BC2573">
        <w:rPr>
          <w:lang w:val="pl-PL"/>
        </w:rPr>
        <w:lastRenderedPageBreak/>
        <w:t xml:space="preserve">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1F4BE4" w:rsidRPr="00BC2573" w:rsidRDefault="001F4BE4" w:rsidP="001F4BE4">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w:t>
      </w:r>
      <w:proofErr w:type="spellStart"/>
      <w:r w:rsidRPr="00BC2573">
        <w:rPr>
          <w:lang w:val="pl-PL"/>
        </w:rPr>
        <w:t>Applications</w:t>
      </w:r>
      <w:proofErr w:type="spellEnd"/>
      <w:r w:rsidRPr="00BC2573">
        <w:rPr>
          <w:lang w:val="pl-PL"/>
        </w:rPr>
        <w:t xml:space="preserve">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1F4BE4" w:rsidRPr="00BC2573" w:rsidRDefault="001F4BE4" w:rsidP="001F4BE4">
      <w:pPr>
        <w:ind w:firstLine="576"/>
        <w:rPr>
          <w:lang w:val="pl-PL"/>
        </w:rPr>
      </w:pPr>
    </w:p>
    <w:p w:rsidR="001F4BE4" w:rsidRPr="00BC2573" w:rsidRDefault="001F4BE4" w:rsidP="001F4BE4">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1F4BE4" w:rsidRPr="00BC2573" w:rsidRDefault="001F4BE4" w:rsidP="001F4BE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1F4BE4" w:rsidRPr="00BC2573" w:rsidRDefault="001F4BE4" w:rsidP="001F4BE4">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1F4BE4" w:rsidRPr="00BC2573" w:rsidRDefault="001F4BE4" w:rsidP="001F4BE4">
      <w:pPr>
        <w:rPr>
          <w:lang w:val="pl-PL"/>
        </w:rPr>
      </w:pPr>
    </w:p>
    <w:p w:rsidR="001F4BE4" w:rsidRPr="00BC2573" w:rsidRDefault="001F4BE4" w:rsidP="001F4BE4">
      <w:pPr>
        <w:pStyle w:val="Heading3"/>
        <w:rPr>
          <w:lang w:val="pl-PL"/>
        </w:rPr>
      </w:pPr>
      <w:bookmarkStart w:id="13" w:name="_Toc394783845"/>
      <w:r w:rsidRPr="00BC2573">
        <w:rPr>
          <w:lang w:val="pl-PL"/>
        </w:rPr>
        <w:t>Instalacja aplikacji z systemu Windows</w:t>
      </w:r>
      <w:bookmarkEnd w:id="13"/>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rzeczywistym poprzez zastosowanie odpowiednich programów.</w:t>
      </w:r>
    </w:p>
    <w:p w:rsidR="001F4BE4" w:rsidRPr="00BC2573" w:rsidRDefault="001F4BE4" w:rsidP="001F4BE4">
      <w:pPr>
        <w:ind w:firstLine="576"/>
        <w:rPr>
          <w:lang w:val="pl-PL"/>
        </w:rPr>
      </w:pPr>
      <w:r w:rsidRPr="00BC2573">
        <w:rPr>
          <w:color w:val="FF0000"/>
          <w:lang w:val="pl-PL"/>
        </w:rPr>
        <w:t xml:space="preserve">Jednym z pakietów, który może w tym pomóc jest </w:t>
      </w:r>
      <w:proofErr w:type="spellStart"/>
      <w:r w:rsidRPr="00BC2573">
        <w:rPr>
          <w:color w:val="FF0000"/>
          <w:lang w:val="pl-PL"/>
        </w:rPr>
        <w:t>„iO</w:t>
      </w:r>
      <w:proofErr w:type="spellEnd"/>
      <w:r w:rsidRPr="00BC2573">
        <w:rPr>
          <w:color w:val="FF0000"/>
          <w:lang w:val="pl-PL"/>
        </w:rPr>
        <w:t xml:space="preserve">S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w:t>
      </w:r>
      <w:r w:rsidRPr="00BC2573">
        <w:rPr>
          <w:lang w:val="pl-PL"/>
        </w:rPr>
        <w:lastRenderedPageBreak/>
        <w:t>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1F4BE4" w:rsidRPr="00BC2573" w:rsidRDefault="001F4BE4" w:rsidP="001F4BE4">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w:t>
      </w:r>
      <w:proofErr w:type="spellStart"/>
      <w:r w:rsidRPr="00BC2573">
        <w:rPr>
          <w:lang w:val="pl-PL"/>
        </w:rPr>
        <w:t>Migration</w:t>
      </w:r>
      <w:proofErr w:type="spellEnd"/>
      <w:r w:rsidRPr="00BC2573">
        <w:rPr>
          <w:lang w:val="pl-PL"/>
        </w:rPr>
        <w:t xml:space="preserve"> </w:t>
      </w:r>
      <w:proofErr w:type="spellStart"/>
      <w:r w:rsidRPr="00BC2573">
        <w:rPr>
          <w:lang w:val="pl-PL"/>
        </w:rPr>
        <w:t>Assistant</w:t>
      </w:r>
      <w:proofErr w:type="spellEnd"/>
      <w:r w:rsidRPr="00BC2573">
        <w:rPr>
          <w:lang w:val="pl-PL"/>
        </w:rPr>
        <w: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xml:space="preserve">”. Skopiowane pliki umieszczane są w pliku </w:t>
      </w:r>
      <w:proofErr w:type="spellStart"/>
      <w:r w:rsidRPr="00BC2573">
        <w:rPr>
          <w:lang w:val="pl-PL"/>
        </w:rPr>
        <w:t>SDK.</w:t>
      </w:r>
      <w:proofErr w:type="gramStart"/>
      <w:r w:rsidRPr="00BC2573">
        <w:rPr>
          <w:lang w:val="pl-PL"/>
        </w:rPr>
        <w:t>zip</w:t>
      </w:r>
      <w:proofErr w:type="spellEnd"/>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BC2573" w:rsidRDefault="001F4BE4" w:rsidP="001F4BE4">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1F4BE4" w:rsidRPr="00BC2573" w:rsidRDefault="001F4BE4" w:rsidP="001F4BE4">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w:t>
      </w:r>
      <w:r w:rsidR="00DA1104" w:rsidRPr="00BC2573">
        <w:rPr>
          <w:lang w:val="pl-PL"/>
        </w:rPr>
        <w:t xml:space="preserve">z paczką </w:t>
      </w:r>
      <w:proofErr w:type="spellStart"/>
      <w:r w:rsidR="00DA1104" w:rsidRPr="00BC2573">
        <w:rPr>
          <w:lang w:val="pl-PL"/>
        </w:rPr>
        <w:t>iOS</w:t>
      </w:r>
      <w:proofErr w:type="spellEnd"/>
      <w:r w:rsidR="00DA1104" w:rsidRPr="00BC2573">
        <w:rPr>
          <w:lang w:val="pl-PL"/>
        </w:rPr>
        <w:t xml:space="preserve"> </w:t>
      </w:r>
      <w:proofErr w:type="spellStart"/>
      <w:r w:rsidR="00DA1104" w:rsidRPr="00BC2573">
        <w:rPr>
          <w:lang w:val="pl-PL"/>
        </w:rPr>
        <w:t>Build</w:t>
      </w:r>
      <w:proofErr w:type="spellEnd"/>
      <w:r w:rsidR="00DA1104" w:rsidRPr="00BC2573">
        <w:rPr>
          <w:lang w:val="pl-PL"/>
        </w:rPr>
        <w:t xml:space="preserve"> </w:t>
      </w:r>
      <w:proofErr w:type="spellStart"/>
      <w:r w:rsidR="00DA1104" w:rsidRPr="00BC2573">
        <w:rPr>
          <w:lang w:val="pl-PL"/>
        </w:rPr>
        <w:t>Enviroment</w:t>
      </w:r>
      <w:proofErr w:type="spellEnd"/>
      <w:r w:rsidR="00DA1104" w:rsidRPr="00BC2573">
        <w:rPr>
          <w:lang w:val="pl-PL"/>
        </w:rPr>
        <w:t xml:space="preserve">, widocznej na </w:t>
      </w:r>
      <w:proofErr w:type="gramStart"/>
      <w:r w:rsidR="00DA1104" w:rsidRPr="00BC2573">
        <w:rPr>
          <w:lang w:val="pl-PL"/>
        </w:rPr>
        <w:t>rysunku .</w:t>
      </w:r>
      <w:proofErr w:type="gramEnd"/>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652581" w:rsidRPr="00BC2573">
        <w:rPr>
          <w:lang w:val="pl-PL"/>
        </w:rPr>
        <w:fldChar w:fldCharType="begin"/>
      </w:r>
      <w:r w:rsidR="00C870FD" w:rsidRPr="00BC2573">
        <w:rPr>
          <w:lang w:val="pl-PL"/>
        </w:rPr>
        <w:instrText xml:space="preserve"> SEQ Rysunek \* ARABIC </w:instrText>
      </w:r>
      <w:r w:rsidR="00652581" w:rsidRPr="00BC2573">
        <w:rPr>
          <w:lang w:val="pl-PL"/>
        </w:rPr>
        <w:fldChar w:fldCharType="separate"/>
      </w:r>
      <w:r w:rsidR="00705BDF">
        <w:rPr>
          <w:noProof/>
          <w:lang w:val="pl-PL"/>
        </w:rPr>
        <w:t>1</w:t>
      </w:r>
      <w:r w:rsidR="00652581" w:rsidRPr="00BC2573">
        <w:rPr>
          <w:lang w:val="pl-PL"/>
        </w:rPr>
        <w:fldChar w:fldCharType="end"/>
      </w:r>
      <w:r w:rsidRPr="00BC2573">
        <w:rPr>
          <w:lang w:val="pl-PL"/>
        </w:rPr>
        <w:t>.Okno programu unity-builder.</w:t>
      </w:r>
      <w:proofErr w:type="gramStart"/>
      <w:r w:rsidRPr="00BC2573">
        <w:rPr>
          <w:lang w:val="pl-PL"/>
        </w:rPr>
        <w:t>exe</w:t>
      </w:r>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1F4BE4" w:rsidRPr="00BC2573" w:rsidRDefault="001F4BE4" w:rsidP="001F4BE4">
      <w:pPr>
        <w:ind w:firstLine="720"/>
        <w:rPr>
          <w:lang w:val="pl-PL"/>
        </w:rPr>
      </w:pPr>
      <w:r w:rsidRPr="00BC2573">
        <w:rPr>
          <w:lang w:val="pl-PL"/>
        </w:rPr>
        <w:t>Po zakończeniu kompilacji pojawi się okno przypominające o ograniczeniach programu oraz wygenerowane paczki:</w:t>
      </w:r>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2</w:t>
      </w:r>
      <w:r w:rsidR="00652581"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p>
    <w:p w:rsidR="001F4BE4" w:rsidRPr="00BC2573" w:rsidRDefault="001F4BE4" w:rsidP="001F4BE4">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1F4BE4" w:rsidRPr="00BC2573" w:rsidRDefault="001F4BE4" w:rsidP="001F4BE4">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DA1104" w:rsidRPr="00BC2573" w:rsidRDefault="00DA1104" w:rsidP="001F4BE4">
      <w:pPr>
        <w:ind w:firstLine="720"/>
        <w:rPr>
          <w:lang w:val="pl-PL"/>
        </w:rPr>
      </w:pPr>
    </w:p>
    <w:p w:rsidR="00B9382F" w:rsidRPr="00BC2573" w:rsidRDefault="00520989" w:rsidP="00B9382F">
      <w:pPr>
        <w:pStyle w:val="Heading2"/>
        <w:rPr>
          <w:lang w:val="pl-PL"/>
        </w:rPr>
      </w:pPr>
      <w:bookmarkStart w:id="14" w:name="_Toc394783846"/>
      <w:r w:rsidRPr="00BC2573">
        <w:rPr>
          <w:lang w:val="pl-PL"/>
        </w:rPr>
        <w:t>Android</w:t>
      </w:r>
      <w:bookmarkEnd w:id="14"/>
    </w:p>
    <w:p w:rsidR="00520989" w:rsidRPr="00BC2573" w:rsidRDefault="00847D99" w:rsidP="00520989">
      <w:pPr>
        <w:rPr>
          <w:lang w:val="pl-PL"/>
        </w:rPr>
      </w:pPr>
      <w:del w:id="15" w:author="Łukasz Rauch" w:date="2014-07-24T07:41:00Z">
        <w:r>
          <w:rPr>
            <w:noProof/>
            <w:lang w:eastAsia="en-US" w:bidi="ar-SA"/>
          </w:rPr>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 rozwijanym przez firmę Google. Interfejs użytkownika oparty jest o manipulację bezpośrednią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r w:rsidRPr="00BC2573">
        <w:rPr>
          <w:lang w:val="pl-PL"/>
        </w:rPr>
        <w:t>)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 Od lipca 2013 Google Play (oficjalny sklep z aplikacjami firmy Google) </w:t>
      </w:r>
      <w:r w:rsidR="00464690" w:rsidRPr="00BC2573">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xml:space="preserve">, choć większość urządzeń sprzedawana jest z mieszanką oprogramowania otwartego i komercyjnego. Początkowo rozwijany przez firmę Android, </w:t>
      </w:r>
      <w:proofErr w:type="spellStart"/>
      <w:r w:rsidRPr="00BC2573">
        <w:rPr>
          <w:lang w:val="pl-PL"/>
        </w:rPr>
        <w:t>Inc</w:t>
      </w:r>
      <w:proofErr w:type="spellEnd"/>
      <w:r w:rsidRPr="00BC2573">
        <w:rPr>
          <w:lang w:val="pl-PL"/>
        </w:rPr>
        <w:t xml:space="preserve">.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16" w:name="_Toc394783847"/>
      <w:r w:rsidRPr="00BC2573">
        <w:rPr>
          <w:lang w:val="pl-PL"/>
        </w:rPr>
        <w:lastRenderedPageBreak/>
        <w:t>Aktualizacje</w:t>
      </w:r>
      <w:bookmarkEnd w:id="16"/>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0351FA">
      <w:pPr>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17" w:name="_Toc394783848"/>
      <w:r w:rsidRPr="00BC2573">
        <w:rPr>
          <w:lang w:val="pl-PL"/>
        </w:rPr>
        <w:t>Architektura systemu</w:t>
      </w:r>
      <w:bookmarkEnd w:id="17"/>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w:t>
      </w:r>
      <w:r w:rsidR="007302DF" w:rsidRPr="00BC2573">
        <w:rPr>
          <w:lang w:val="pl-PL"/>
        </w:rPr>
        <w:lastRenderedPageBreak/>
        <w:t xml:space="preserve">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xml:space="preserve">.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w:t>
      </w:r>
      <w:proofErr w:type="gramStart"/>
      <w:r w:rsidRPr="00BC2573">
        <w:rPr>
          <w:lang w:val="pl-PL"/>
        </w:rPr>
        <w:t xml:space="preserve">na </w:t>
      </w:r>
      <w:proofErr w:type="spellStart"/>
      <w:r w:rsidRPr="00BC2573">
        <w:rPr>
          <w:lang w:val="pl-PL"/>
        </w:rPr>
        <w:t>frameworku</w:t>
      </w:r>
      <w:proofErr w:type="spellEnd"/>
      <w:r w:rsidRPr="00BC2573">
        <w:rPr>
          <w:lang w:val="pl-PL"/>
        </w:rPr>
        <w:t>, który</w:t>
      </w:r>
      <w:proofErr w:type="gramEnd"/>
      <w:r w:rsidRPr="00BC2573">
        <w:rPr>
          <w:lang w:val="pl-PL"/>
        </w:rPr>
        <w:t xml:space="preserve"> wspiera biblioteki kompatybilne z Javą, oparty na Apache </w:t>
      </w:r>
      <w:proofErr w:type="spellStart"/>
      <w:r w:rsidRPr="00BC2573">
        <w:rPr>
          <w:lang w:val="pl-PL"/>
        </w:rPr>
        <w:t>Harmony</w:t>
      </w:r>
      <w:proofErr w:type="spellEnd"/>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proofErr w:type="gram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w:t>
      </w:r>
      <w:proofErr w:type="gramEnd"/>
      <w:r w:rsidRPr="00BC2573">
        <w:rPr>
          <w:lang w:val="pl-PL"/>
        </w:rPr>
        <w:t xml:space="preserve">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w:t>
      </w:r>
      <w:proofErr w:type="spellStart"/>
      <w:r w:rsidRPr="00BC2573">
        <w:rPr>
          <w:lang w:val="pl-PL"/>
        </w:rPr>
        <w:t>Bluetooth</w:t>
      </w:r>
      <w:proofErr w:type="spellEnd"/>
      <w:r w:rsidRPr="00BC2573">
        <w:rPr>
          <w:lang w:val="pl-PL"/>
        </w:rPr>
        <w:t xml:space="preserve">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lastRenderedPageBreak/>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w:t>
      </w:r>
      <w:proofErr w:type="spellStart"/>
      <w:r w:rsidR="00373EAE" w:rsidRPr="00BC2573">
        <w:rPr>
          <w:lang w:val="pl-PL"/>
        </w:rPr>
        <w:t>Native</w:t>
      </w:r>
      <w:proofErr w:type="spellEnd"/>
      <w:r w:rsidR="00373EAE" w:rsidRPr="00BC2573">
        <w:rPr>
          <w:lang w:val="pl-PL"/>
        </w:rPr>
        <w:t xml:space="preserve"> </w:t>
      </w:r>
      <w:proofErr w:type="spellStart"/>
      <w:r w:rsidR="00373EAE" w:rsidRPr="00BC2573">
        <w:rPr>
          <w:lang w:val="pl-PL"/>
        </w:rPr>
        <w:t>Interface</w:t>
      </w:r>
      <w:proofErr w:type="spellEnd"/>
      <w:r w:rsidR="00373EAE" w:rsidRPr="00BC2573">
        <w:rPr>
          <w:lang w:val="pl-PL"/>
        </w:rPr>
        <w:t>).</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 jak i przez NDK (</w:t>
      </w:r>
      <w:proofErr w:type="spellStart"/>
      <w:r w:rsidRPr="00BC2573">
        <w:rPr>
          <w:lang w:val="pl-PL"/>
        </w:rPr>
        <w:t>Native</w:t>
      </w:r>
      <w:proofErr w:type="spellEnd"/>
      <w:r w:rsidRPr="00BC2573">
        <w:rPr>
          <w:lang w:val="pl-PL"/>
        </w:rPr>
        <w:t xml:space="preser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proofErr w:type="gramStart"/>
      <w:r w:rsidRPr="00BC2573">
        <w:rPr>
          <w:lang w:val="pl-PL"/>
        </w:rPr>
        <w:t>określone jako</w:t>
      </w:r>
      <w:proofErr w:type="gramEnd"/>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nie wspierające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możliwe i zalecane jest określanie </w:t>
      </w:r>
      <w:proofErr w:type="gramStart"/>
      <w:r w:rsidRPr="00BC2573">
        <w:rPr>
          <w:lang w:val="pl-PL"/>
        </w:rPr>
        <w:t>aplikacji jako</w:t>
      </w:r>
      <w:proofErr w:type="gramEnd"/>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3</w:t>
      </w:r>
      <w:r w:rsidR="00652581"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18" w:name="_Toc394783849"/>
      <w:r w:rsidRPr="00BC2573">
        <w:rPr>
          <w:lang w:val="pl-PL"/>
        </w:rPr>
        <w:t>Tworzenie aplikacji Android</w:t>
      </w:r>
      <w:bookmarkEnd w:id="18"/>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Pr="00BC2573">
        <w:rPr>
          <w:lang w:val="pl-PL"/>
        </w:rPr>
        <w:t>.</w:t>
      </w:r>
    </w:p>
    <w:p w:rsidR="00DA1104" w:rsidRPr="00BC2573" w:rsidRDefault="00DA1104" w:rsidP="00DA1104">
      <w:pPr>
        <w:ind w:firstLine="576"/>
        <w:rPr>
          <w:lang w:val="pl-PL"/>
        </w:rPr>
      </w:pPr>
      <w:r w:rsidRPr="00BC2573">
        <w:rPr>
          <w:lang w:val="pl-PL"/>
        </w:rPr>
        <w:t xml:space="preserve">Po pobraniu paczki należy ją wypakować i przystąpić do konfiguracji oraz pobrania odpowiednich platform, narzędzi oraz wersji Androida. W tym celu należy uruchomić program „SDK </w:t>
      </w:r>
      <w:proofErr w:type="spellStart"/>
      <w:r w:rsidRPr="00BC2573">
        <w:rPr>
          <w:lang w:val="pl-PL"/>
        </w:rPr>
        <w:t>Manager”dostarczony</w:t>
      </w:r>
      <w:proofErr w:type="spellEnd"/>
      <w:r w:rsidRPr="00BC2573">
        <w:rPr>
          <w:lang w:val="pl-PL"/>
        </w:rPr>
        <w:t xml:space="preserve">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w:t>
      </w:r>
      <w:del w:id="19" w:author="Łukasz Rauch" w:date="2014-07-24T08:03:00Z">
        <w:r w:rsidRPr="00BC2573" w:rsidDel="00C33347">
          <w:rPr>
            <w:lang w:val="pl-PL"/>
          </w:rPr>
          <w:delText>pazcki</w:delText>
        </w:r>
      </w:del>
      <w:ins w:id="20" w:author="Łukasz Rauch" w:date="2014-07-24T08:03:00Z">
        <w:r w:rsidRPr="00BC2573">
          <w:rPr>
            <w:lang w:val="pl-PL"/>
          </w:rPr>
          <w:t>paczki</w:t>
        </w:r>
      </w:ins>
      <w:r w:rsidRPr="00BC2573">
        <w:rPr>
          <w:lang w:val="pl-PL"/>
        </w:rPr>
        <w:t xml:space="preserve"> „Extra”. Po przeczytaniu i zatwierdzeniu licencji program powinien </w:t>
      </w:r>
      <w:r w:rsidRPr="00BC2573">
        <w:rPr>
          <w:lang w:val="pl-PL"/>
        </w:rPr>
        <w:lastRenderedPageBreak/>
        <w:t>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4</w:t>
      </w:r>
      <w:r w:rsidR="00652581"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Pr="00BC2573"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DA1104" w:rsidRPr="00BC2573" w:rsidRDefault="00DA1104" w:rsidP="00DA1104">
      <w:pPr>
        <w:rPr>
          <w:lang w:val="pl-PL"/>
        </w:rPr>
      </w:pPr>
    </w:p>
    <w:p w:rsidR="00B16655" w:rsidRPr="00BC2573" w:rsidRDefault="00B16655" w:rsidP="00B16655">
      <w:pPr>
        <w:pStyle w:val="Heading2"/>
        <w:rPr>
          <w:lang w:val="pl-PL"/>
        </w:rPr>
      </w:pPr>
      <w:bookmarkStart w:id="21" w:name="_Toc394783850"/>
      <w:r w:rsidRPr="00BC2573">
        <w:rPr>
          <w:lang w:val="pl-PL"/>
        </w:rPr>
        <w:t xml:space="preserve">Windows </w:t>
      </w:r>
      <w:proofErr w:type="spellStart"/>
      <w:r w:rsidRPr="00BC2573">
        <w:rPr>
          <w:lang w:val="pl-PL"/>
        </w:rPr>
        <w:t>Phone</w:t>
      </w:r>
      <w:bookmarkEnd w:id="21"/>
      <w:proofErr w:type="spellEnd"/>
    </w:p>
    <w:p w:rsidR="003C5058" w:rsidRPr="00BC2573" w:rsidRDefault="003C5058" w:rsidP="003C5058">
      <w:pPr>
        <w:rPr>
          <w:lang w:val="pl-PL"/>
        </w:rPr>
      </w:pPr>
    </w:p>
    <w:p w:rsidR="00BC2573" w:rsidRDefault="003C5058" w:rsidP="0026504C">
      <w:pPr>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w:t>
      </w:r>
      <w:proofErr w:type="spellStart"/>
      <w:r w:rsidR="00BC2573">
        <w:rPr>
          <w:lang w:val="pl-PL"/>
        </w:rPr>
        <w:t>Phone</w:t>
      </w:r>
      <w:proofErr w:type="spellEnd"/>
      <w:r w:rsidR="00BC2573">
        <w:rPr>
          <w:lang w:val="pl-PL"/>
        </w:rPr>
        <w:t xml:space="preserve"> firmy Microsoft. Został upubliczniony 29 października 2012 roku i jak poprzednik posiadał interfejs Modern UI (wcześniej Metro). Kolejną wersję systemu – Windows </w:t>
      </w:r>
      <w:proofErr w:type="spellStart"/>
      <w:r w:rsidR="00BC2573">
        <w:rPr>
          <w:lang w:val="pl-PL"/>
        </w:rPr>
        <w:t>Phone</w:t>
      </w:r>
      <w:proofErr w:type="spellEnd"/>
      <w:r w:rsidR="00BC2573">
        <w:rPr>
          <w:lang w:val="pl-PL"/>
        </w:rPr>
        <w:t xml:space="preserv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w:t>
      </w:r>
      <w:proofErr w:type="spellStart"/>
      <w:r w:rsidR="00BC2573">
        <w:rPr>
          <w:lang w:val="pl-PL"/>
        </w:rPr>
        <w:t>Phone</w:t>
      </w:r>
      <w:proofErr w:type="spellEnd"/>
      <w:r w:rsidR="00BC2573">
        <w:rPr>
          <w:lang w:val="pl-PL"/>
        </w:rPr>
        <w:t xml:space="preserve"> 7 nie mają możliwości aktualizacji do nowego systemu ani uruchamiania aplikacji skompilowanych z myślą o tym systemie. </w:t>
      </w:r>
    </w:p>
    <w:p w:rsidR="0026504C" w:rsidRPr="00BC2573" w:rsidRDefault="0026504C" w:rsidP="00BC2573">
      <w:pPr>
        <w:ind w:firstLine="720"/>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w:t>
      </w:r>
      <w:proofErr w:type="spellStart"/>
      <w:r w:rsidR="00BC2573">
        <w:rPr>
          <w:lang w:val="pl-PL"/>
        </w:rPr>
        <w:t>Phone</w:t>
      </w:r>
      <w:proofErr w:type="spellEnd"/>
      <w:r w:rsidR="00BC2573">
        <w:rPr>
          <w:lang w:val="pl-PL"/>
        </w:rPr>
        <w:t xml:space="preserv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xml:space="preserve">, w celu dystrybuowania aplikacji wewnętrznych dla pracowników. Dodatkowo Windows </w:t>
      </w:r>
      <w:proofErr w:type="spellStart"/>
      <w:r w:rsidR="00BC2573">
        <w:rPr>
          <w:lang w:val="pl-PL"/>
        </w:rPr>
        <w:t>Phone</w:t>
      </w:r>
      <w:proofErr w:type="spellEnd"/>
      <w:r w:rsidR="00BC2573">
        <w:rPr>
          <w:lang w:val="pl-PL"/>
        </w:rPr>
        <w:t xml:space="preserve"> 8 wspiera aktualizację poprzez interfejsy bezprzewodowe. Wszystkie urządzenia z systemem wspierane będą przez minimum 36 miesięcy po wejściu do sprzedaży.</w:t>
      </w:r>
    </w:p>
    <w:p w:rsidR="00BC2573" w:rsidRDefault="0026504C" w:rsidP="00BC2573">
      <w:pPr>
        <w:ind w:firstLine="720"/>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w:t>
      </w:r>
      <w:proofErr w:type="spellStart"/>
      <w:r>
        <w:rPr>
          <w:lang w:val="pl-PL"/>
        </w:rPr>
        <w:t>Phone</w:t>
      </w:r>
      <w:proofErr w:type="spellEnd"/>
      <w:r>
        <w:rPr>
          <w:lang w:val="pl-PL"/>
        </w:rPr>
        <w:t xml:space="preserve"> 8 posiada prawdziwe możliwości </w:t>
      </w:r>
      <w:r>
        <w:rPr>
          <w:lang w:val="pl-PL"/>
        </w:rPr>
        <w:lastRenderedPageBreak/>
        <w:t xml:space="preserve">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w:t>
      </w:r>
      <w:proofErr w:type="spellStart"/>
      <w:r>
        <w:rPr>
          <w:lang w:val="pl-PL"/>
        </w:rPr>
        <w:t>Phone</w:t>
      </w:r>
      <w:proofErr w:type="spellEnd"/>
      <w:r>
        <w:rPr>
          <w:lang w:val="pl-PL"/>
        </w:rPr>
        <w:t xml:space="preserv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22" w:name="_Toc394783851"/>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w:t>
      </w:r>
      <w:proofErr w:type="spellStart"/>
      <w:r w:rsidR="00BF1E46" w:rsidRPr="00BC2573">
        <w:rPr>
          <w:lang w:val="pl-PL"/>
        </w:rPr>
        <w:t>Phone</w:t>
      </w:r>
      <w:proofErr w:type="spellEnd"/>
      <w:r w:rsidR="00BF1E46" w:rsidRPr="00BC2573">
        <w:rPr>
          <w:lang w:val="pl-PL"/>
        </w:rPr>
        <w:t xml:space="preserve"> 8</w:t>
      </w:r>
      <w:bookmarkEnd w:id="22"/>
    </w:p>
    <w:p w:rsidR="00BF1E46" w:rsidRPr="00BC2573" w:rsidRDefault="00BF1E46" w:rsidP="00BF1E46">
      <w:pPr>
        <w:rPr>
          <w:lang w:val="pl-PL"/>
        </w:rPr>
      </w:pPr>
    </w:p>
    <w:p w:rsidR="00DA1104" w:rsidRDefault="00DA1104" w:rsidP="00DA1104">
      <w:pPr>
        <w:rPr>
          <w:lang w:val="pl-PL"/>
        </w:rPr>
      </w:pPr>
      <w:r w:rsidRPr="00BC2573">
        <w:rPr>
          <w:lang w:val="pl-PL"/>
        </w:rPr>
        <w:t xml:space="preserve">W celu tworzenia aplikacji na telefony oparte o system Windows </w:t>
      </w:r>
      <w:proofErr w:type="spellStart"/>
      <w:r w:rsidRPr="00BC2573">
        <w:rPr>
          <w:lang w:val="pl-PL"/>
        </w:rPr>
        <w:t>Phone</w:t>
      </w:r>
      <w:proofErr w:type="spellEnd"/>
      <w:r w:rsidRPr="00BC2573">
        <w:rPr>
          <w:lang w:val="pl-PL"/>
        </w:rPr>
        <w:t xml:space="preserv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SDK 8.0+</w:t>
      </w:r>
    </w:p>
    <w:p w:rsidR="00DA1104" w:rsidRPr="00BC2573" w:rsidRDefault="00DA1104" w:rsidP="00DA1104">
      <w:pPr>
        <w:pStyle w:val="ListParagraph"/>
        <w:numPr>
          <w:ilvl w:val="0"/>
          <w:numId w:val="20"/>
        </w:numPr>
        <w:rPr>
          <w:lang w:val="pl-PL"/>
        </w:rPr>
      </w:pPr>
      <w:r w:rsidRPr="00BC2573">
        <w:rPr>
          <w:lang w:val="pl-PL"/>
        </w:rPr>
        <w:t xml:space="preserve">Zarejestrowany i odblokowany telefon z systemem Windows </w:t>
      </w:r>
      <w:proofErr w:type="spellStart"/>
      <w:r w:rsidRPr="00BC2573">
        <w:rPr>
          <w:lang w:val="pl-PL"/>
        </w:rPr>
        <w:t>Phone</w:t>
      </w:r>
      <w:proofErr w:type="spellEnd"/>
      <w:r w:rsidRPr="00BC2573">
        <w:rPr>
          <w:lang w:val="pl-PL"/>
        </w:rPr>
        <w:t xml:space="preserv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lastRenderedPageBreak/>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w:t>
      </w:r>
      <w:proofErr w:type="spellStart"/>
      <w:r w:rsidRPr="00BC2573">
        <w:rPr>
          <w:lang w:val="pl-PL"/>
        </w:rPr>
        <w:t>Controller</w:t>
      </w:r>
      <w:proofErr w:type="spellEnd"/>
      <w:r w:rsidRPr="00BC2573">
        <w:rPr>
          <w:lang w:val="pl-PL"/>
        </w:rPr>
        <w:t xml:space="preserve">”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w:t>
      </w:r>
      <w:proofErr w:type="spellStart"/>
      <w:r w:rsidRPr="00BC2573">
        <w:rPr>
          <w:lang w:val="pl-PL"/>
        </w:rPr>
        <w:t>Phone</w:t>
      </w:r>
      <w:proofErr w:type="spellEnd"/>
      <w:r w:rsidRPr="00BC2573">
        <w:rPr>
          <w:lang w:val="pl-PL"/>
        </w:rPr>
        <w:t xml:space="preserv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w:t>
      </w:r>
      <w:proofErr w:type="spellStart"/>
      <w:r w:rsidRPr="00BC2573">
        <w:rPr>
          <w:lang w:val="pl-PL"/>
        </w:rPr>
        <w:t>Storage</w:t>
      </w:r>
      <w:proofErr w:type="spellEnd"/>
      <w:r w:rsidRPr="00BC2573">
        <w:rPr>
          <w:lang w:val="pl-PL"/>
        </w:rPr>
        <w:t xml:space="preserv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w:t>
      </w:r>
      <w:proofErr w:type="spellStart"/>
      <w:r w:rsidRPr="00BC2573">
        <w:rPr>
          <w:lang w:val="pl-PL"/>
        </w:rPr>
        <w:t>Phone</w:t>
      </w:r>
      <w:proofErr w:type="spellEnd"/>
      <w:r w:rsidRPr="00BC2573">
        <w:rPr>
          <w:lang w:val="pl-PL"/>
        </w:rPr>
        <w:t xml:space="preserv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w:t>
      </w:r>
      <w:proofErr w:type="spellStart"/>
      <w:r w:rsidRPr="00BC2573">
        <w:rPr>
          <w:lang w:val="pl-PL"/>
        </w:rPr>
        <w:t>przekierować</w:t>
      </w:r>
      <w:proofErr w:type="spellEnd"/>
      <w:r w:rsidRPr="00BC2573">
        <w:rPr>
          <w:lang w:val="pl-PL"/>
        </w:rPr>
        <w:t xml:space="preserve">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lastRenderedPageBreak/>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5</w:t>
      </w:r>
      <w:r w:rsidR="00652581" w:rsidRPr="00BC2573">
        <w:rPr>
          <w:lang w:val="pl-PL"/>
        </w:rPr>
        <w:fldChar w:fldCharType="end"/>
      </w:r>
      <w:r w:rsidRPr="00BC2573">
        <w:rPr>
          <w:lang w:val="pl-PL"/>
        </w:rPr>
        <w:t xml:space="preserve">. </w:t>
      </w:r>
      <w:proofErr w:type="spellStart"/>
      <w:r w:rsidRPr="00BC2573">
        <w:rPr>
          <w:lang w:val="pl-PL"/>
        </w:rPr>
        <w:t>Przekierowanie</w:t>
      </w:r>
      <w:proofErr w:type="spellEnd"/>
      <w:r w:rsidRPr="00BC2573">
        <w:rPr>
          <w:lang w:val="pl-PL"/>
        </w:rPr>
        <w:t xml:space="preserv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6</w:t>
      </w:r>
      <w:r w:rsidR="00652581"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w:t>
      </w:r>
      <w:proofErr w:type="spellStart"/>
      <w:r w:rsidRPr="00BC2573">
        <w:rPr>
          <w:lang w:val="pl-PL"/>
        </w:rPr>
        <w:t>Phone</w:t>
      </w:r>
      <w:proofErr w:type="spellEnd"/>
      <w:r w:rsidRPr="00BC2573">
        <w:rPr>
          <w:lang w:val="pl-PL"/>
        </w:rPr>
        <w:t xml:space="preserve"> 8”.</w:t>
      </w:r>
    </w:p>
    <w:p w:rsidR="001437E3" w:rsidRPr="00BC2573" w:rsidRDefault="00026143" w:rsidP="001437E3">
      <w:pPr>
        <w:pStyle w:val="Heading1"/>
        <w:rPr>
          <w:lang w:val="pl-PL"/>
        </w:rPr>
      </w:pPr>
      <w:bookmarkStart w:id="23" w:name="_Toc394783852"/>
      <w:r w:rsidRPr="00BC2573">
        <w:rPr>
          <w:lang w:val="pl-PL"/>
        </w:rPr>
        <w:lastRenderedPageBreak/>
        <w:t>Środowiska międzyplatformowe</w:t>
      </w:r>
      <w:bookmarkEnd w:id="23"/>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24" w:name="_Toc394783853"/>
      <w:r w:rsidRPr="00BC2573">
        <w:rPr>
          <w:lang w:val="pl-PL"/>
        </w:rPr>
        <w:t>Unity</w:t>
      </w:r>
      <w:bookmarkEnd w:id="24"/>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7</w:t>
      </w:r>
      <w:r w:rsidR="00652581"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 xml:space="preserve">wsparcie dla </w:t>
      </w:r>
      <w:proofErr w:type="spellStart"/>
      <w:r w:rsidRPr="00BC2573">
        <w:rPr>
          <w:lang w:val="pl-PL"/>
        </w:rPr>
        <w:t>DirectX</w:t>
      </w:r>
      <w:proofErr w:type="spellEnd"/>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w:t>
      </w:r>
      <w:proofErr w:type="spellStart"/>
      <w:r w:rsidR="004F55BF" w:rsidRPr="00BC2573">
        <w:rPr>
          <w:lang w:val="pl-PL"/>
        </w:rPr>
        <w:t>Phone</w:t>
      </w:r>
      <w:proofErr w:type="spellEnd"/>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w:t>
      </w:r>
      <w:proofErr w:type="spellStart"/>
      <w:r w:rsidR="007F2914" w:rsidRPr="00BC2573">
        <w:rPr>
          <w:lang w:val="pl-PL"/>
        </w:rPr>
        <w:t>Phone</w:t>
      </w:r>
      <w:proofErr w:type="spellEnd"/>
      <w:r w:rsidR="007F2914" w:rsidRPr="00BC2573">
        <w:rPr>
          <w:lang w:val="pl-PL"/>
        </w:rPr>
        <w:t xml:space="preserv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t>
      </w:r>
      <w:proofErr w:type="spellStart"/>
      <w:r w:rsidRPr="00BC2573">
        <w:rPr>
          <w:lang w:val="pl-PL"/>
        </w:rPr>
        <w:t>Wii</w:t>
      </w:r>
      <w:proofErr w:type="spellEnd"/>
      <w:r w:rsidRPr="00BC2573">
        <w:rPr>
          <w:lang w:val="pl-PL"/>
        </w:rPr>
        <w:t xml:space="preserve"> U oraz</w:t>
      </w:r>
      <w:r w:rsidR="007F2914" w:rsidRPr="00BC2573">
        <w:rPr>
          <w:lang w:val="pl-PL"/>
        </w:rPr>
        <w:t xml:space="preserve"> </w:t>
      </w:r>
      <w:proofErr w:type="spellStart"/>
      <w:r w:rsidR="007F2914" w:rsidRPr="00BC2573">
        <w:rPr>
          <w:lang w:val="pl-PL"/>
        </w:rPr>
        <w:t>Wii</w:t>
      </w:r>
      <w:proofErr w:type="spellEnd"/>
      <w:r w:rsidR="007F2914" w:rsidRPr="00BC2573">
        <w:rPr>
          <w:lang w:val="pl-PL"/>
        </w:rPr>
        <w:t>.</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25" w:name="_Toc394783854"/>
      <w:proofErr w:type="spellStart"/>
      <w:r w:rsidRPr="00BC2573">
        <w:rPr>
          <w:lang w:val="pl-PL"/>
        </w:rPr>
        <w:t>Marmelade</w:t>
      </w:r>
      <w:proofErr w:type="spellEnd"/>
      <w:r w:rsidRPr="00BC2573">
        <w:rPr>
          <w:lang w:val="pl-PL"/>
        </w:rPr>
        <w:t xml:space="preserve"> SDK</w:t>
      </w:r>
      <w:bookmarkEnd w:id="25"/>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8</w:t>
      </w:r>
      <w:r w:rsidR="00652581"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w:t>
      </w:r>
      <w:proofErr w:type="gramStart"/>
      <w:r w:rsidRPr="00BC2573">
        <w:rPr>
          <w:lang w:val="pl-PL"/>
        </w:rPr>
        <w:t xml:space="preserve">Studio. </w:t>
      </w:r>
      <w:proofErr w:type="spellStart"/>
      <w:proofErr w:type="gramEnd"/>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xml:space="preserve">, Mac OS X, Windows Desktop, Roku 2 i 3 oraz Windows </w:t>
      </w:r>
      <w:proofErr w:type="spellStart"/>
      <w:r w:rsidR="001B2CFD" w:rsidRPr="00BC2573">
        <w:rPr>
          <w:lang w:val="pl-PL"/>
        </w:rPr>
        <w:t>Phone</w:t>
      </w:r>
      <w:proofErr w:type="spellEnd"/>
      <w:r w:rsidR="001B2CFD" w:rsidRPr="00BC2573">
        <w:rPr>
          <w:lang w:val="pl-PL"/>
        </w:rPr>
        <w:t xml:space="preserv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26504C" w:rsidRPr="00BC2573" w:rsidRDefault="0026504C" w:rsidP="0026504C">
      <w:pPr>
        <w:rPr>
          <w:ins w:id="26" w:author="Łukasz Rauch" w:date="2014-07-24T07:59:00Z"/>
          <w:lang w:val="pl-PL"/>
        </w:rPr>
      </w:pPr>
    </w:p>
    <w:p w:rsidR="003B1252" w:rsidRPr="00BC2573" w:rsidRDefault="003B1252" w:rsidP="003B1252">
      <w:pPr>
        <w:pStyle w:val="Heading2"/>
        <w:rPr>
          <w:lang w:val="pl-PL"/>
        </w:rPr>
      </w:pPr>
      <w:bookmarkStart w:id="27" w:name="_Toc394783855"/>
      <w:proofErr w:type="spellStart"/>
      <w:proofErr w:type="gramStart"/>
      <w:ins w:id="28" w:author="Łukasz Rauch" w:date="2014-07-24T07:59:00Z">
        <w:r w:rsidRPr="00BC2573">
          <w:rPr>
            <w:lang w:val="pl-PL"/>
          </w:rPr>
          <w:t>jMonkey</w:t>
        </w:r>
      </w:ins>
      <w:proofErr w:type="spellEnd"/>
      <w:proofErr w:type="gramEnd"/>
      <w:r w:rsidR="00020F68" w:rsidRPr="00BC2573">
        <w:rPr>
          <w:lang w:val="pl-PL"/>
        </w:rPr>
        <w:t xml:space="preserve"> </w:t>
      </w:r>
      <w:proofErr w:type="spellStart"/>
      <w:r w:rsidR="00020F68" w:rsidRPr="00BC2573">
        <w:rPr>
          <w:lang w:val="pl-PL"/>
        </w:rPr>
        <w:t>Engine</w:t>
      </w:r>
      <w:bookmarkEnd w:id="27"/>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652581" w:rsidRPr="00BC2573">
        <w:rPr>
          <w:lang w:val="pl-PL"/>
        </w:rPr>
        <w:fldChar w:fldCharType="begin"/>
      </w:r>
      <w:r w:rsidR="00E559E4" w:rsidRPr="00BC2573">
        <w:rPr>
          <w:lang w:val="pl-PL"/>
        </w:rPr>
        <w:instrText xml:space="preserve"> SEQ Rysunek \* ARABIC </w:instrText>
      </w:r>
      <w:r w:rsidR="00652581" w:rsidRPr="00BC2573">
        <w:rPr>
          <w:lang w:val="pl-PL"/>
        </w:rPr>
        <w:fldChar w:fldCharType="separate"/>
      </w:r>
      <w:r w:rsidR="00705BDF">
        <w:rPr>
          <w:noProof/>
          <w:lang w:val="pl-PL"/>
        </w:rPr>
        <w:t>9</w:t>
      </w:r>
      <w:r w:rsidR="00652581"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t>
      </w:r>
      <w:proofErr w:type="spellStart"/>
      <w:r w:rsidR="00E211F6" w:rsidRPr="00BC2573">
        <w:rPr>
          <w:lang w:val="pl-PL"/>
        </w:rPr>
        <w:t>wysokopoziomowym</w:t>
      </w:r>
      <w:proofErr w:type="spellEnd"/>
      <w:r w:rsidR="00E211F6" w:rsidRPr="00BC2573">
        <w:rPr>
          <w:lang w:val="pl-PL"/>
        </w:rPr>
        <w:t xml:space="preserve">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3B1252" w:rsidP="003B1252">
      <w:pPr>
        <w:pStyle w:val="Heading2"/>
        <w:rPr>
          <w:lang w:val="pl-PL"/>
        </w:rPr>
      </w:pPr>
      <w:bookmarkStart w:id="29" w:name="_Toc394783856"/>
      <w:ins w:id="30" w:author="Łukasz Rauch" w:date="2014-07-24T07:59:00Z">
        <w:r w:rsidRPr="00BC2573">
          <w:rPr>
            <w:lang w:val="pl-PL"/>
          </w:rPr>
          <w:t>Podsumowanie</w:t>
        </w:r>
      </w:ins>
      <w:bookmarkEnd w:id="29"/>
    </w:p>
    <w:p w:rsidR="004C30BF" w:rsidRPr="00BC2573" w:rsidRDefault="004C30BF" w:rsidP="004C30BF">
      <w:pPr>
        <w:rPr>
          <w:lang w:val="pl-PL"/>
        </w:rPr>
      </w:pPr>
      <w:bookmarkStart w:id="31" w:name="_GoBack"/>
      <w:bookmarkEnd w:id="31"/>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proofErr w:type="gramStart"/>
      <w:r w:rsidRPr="00BC2573">
        <w:rPr>
          <w:lang w:val="pl-PL"/>
        </w:rPr>
        <w:t>jMonkey</w:t>
      </w:r>
      <w:proofErr w:type="spellEnd"/>
      <w:r w:rsidRPr="00BC2573">
        <w:rPr>
          <w:lang w:val="pl-PL"/>
        </w:rPr>
        <w:t xml:space="preserve"> </w:t>
      </w:r>
      <w:proofErr w:type="spellStart"/>
      <w:r w:rsidRPr="00BC2573">
        <w:rPr>
          <w:lang w:val="pl-PL"/>
        </w:rPr>
        <w:t>Engine</w:t>
      </w:r>
      <w:proofErr w:type="spellEnd"/>
      <w:proofErr w:type="gram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w:t>
      </w:r>
      <w:proofErr w:type="spellStart"/>
      <w:r w:rsidRPr="00BC2573">
        <w:rPr>
          <w:lang w:val="pl-PL"/>
        </w:rPr>
        <w:t>Phone</w:t>
      </w:r>
      <w:proofErr w:type="spellEnd"/>
      <w:r w:rsidRPr="00BC2573">
        <w:rPr>
          <w:lang w:val="pl-PL"/>
        </w:rPr>
        <w:t xml:space="preserv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32" w:name="_Toc394783857"/>
      <w:r w:rsidRPr="00BC2573">
        <w:rPr>
          <w:lang w:val="pl-PL"/>
        </w:rPr>
        <w:lastRenderedPageBreak/>
        <w:t>Zaimplementowane programy testujące</w:t>
      </w:r>
      <w:bookmarkEnd w:id="32"/>
    </w:p>
    <w:p w:rsidR="004C30BF" w:rsidRPr="00BC2573" w:rsidRDefault="004C30BF" w:rsidP="004C30BF">
      <w:pPr>
        <w:rPr>
          <w:lang w:val="pl-PL"/>
        </w:rPr>
      </w:pPr>
    </w:p>
    <w:p w:rsidR="00130D0D" w:rsidRPr="00BC2573" w:rsidRDefault="00130D0D" w:rsidP="00130D0D">
      <w:pPr>
        <w:pStyle w:val="Heading2"/>
        <w:rPr>
          <w:lang w:val="pl-PL"/>
        </w:rPr>
      </w:pPr>
      <w:bookmarkStart w:id="33" w:name="_Toc394783858"/>
      <w:r w:rsidRPr="00BC2573">
        <w:rPr>
          <w:lang w:val="pl-PL"/>
        </w:rPr>
        <w:t xml:space="preserve">Unity: Test grafiki </w:t>
      </w:r>
      <w:r w:rsidR="002946EA" w:rsidRPr="00BC2573">
        <w:rPr>
          <w:lang w:val="pl-PL"/>
        </w:rPr>
        <w:t xml:space="preserve">2D i 3D - </w:t>
      </w:r>
      <w:proofErr w:type="spellStart"/>
      <w:r w:rsidR="002946EA" w:rsidRPr="00BC2573">
        <w:rPr>
          <w:lang w:val="pl-PL"/>
        </w:rPr>
        <w:t>benchmarki</w:t>
      </w:r>
      <w:bookmarkEnd w:id="33"/>
      <w:proofErr w:type="spellEnd"/>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w:t>
      </w:r>
      <w:proofErr w:type="spellStart"/>
      <w:r w:rsidRPr="00BC2573">
        <w:rPr>
          <w:lang w:val="pl-PL"/>
        </w:rPr>
        <w:t>benchmarków</w:t>
      </w:r>
      <w:proofErr w:type="spellEnd"/>
      <w:r w:rsidRPr="00BC2573">
        <w:rPr>
          <w:lang w:val="pl-PL"/>
        </w:rPr>
        <w:t xml:space="preserve">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1"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proofErr w:type="spellStart"/>
      <w:proofErr w:type="gramStart"/>
      <w:r>
        <w:t>Rysunek</w:t>
      </w:r>
      <w:proofErr w:type="spellEnd"/>
      <w:r>
        <w:t xml:space="preserve"> </w:t>
      </w:r>
      <w:fldSimple w:instr=" SEQ Rysunek \* ARABIC ">
        <w:r>
          <w:rPr>
            <w:noProof/>
          </w:rPr>
          <w:t>10</w:t>
        </w:r>
      </w:fldSimple>
      <w:r>
        <w:t>.</w:t>
      </w:r>
      <w:proofErr w:type="gramEnd"/>
      <w:r>
        <w:t xml:space="preserve"> Diagram </w:t>
      </w:r>
      <w:proofErr w:type="spellStart"/>
      <w:r>
        <w:t>klas</w:t>
      </w:r>
      <w:proofErr w:type="spellEnd"/>
      <w:r>
        <w:t xml:space="preserve"> </w:t>
      </w:r>
      <w:proofErr w:type="spellStart"/>
      <w:r>
        <w:t>aplikacji</w:t>
      </w:r>
      <w:proofErr w:type="spellEnd"/>
      <w:r>
        <w:t xml:space="preserve"> </w:t>
      </w:r>
      <w:proofErr w:type="spellStart"/>
      <w: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w:t>
      </w:r>
      <w:proofErr w:type="spellStart"/>
      <w:r w:rsidR="0008291D" w:rsidRPr="00BC2573">
        <w:rPr>
          <w:lang w:val="pl-PL"/>
        </w:rPr>
        <w:t>benchmarków</w:t>
      </w:r>
      <w:proofErr w:type="spellEnd"/>
      <w:r w:rsidR="0008291D" w:rsidRPr="00BC2573">
        <w:rPr>
          <w:lang w:val="pl-PL"/>
        </w:rPr>
        <w:t xml:space="preserve">.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68531873" r:id="rId24"/>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 xml:space="preserve">Wszystkie </w:t>
      </w:r>
      <w:proofErr w:type="spellStart"/>
      <w:r w:rsidRPr="00BC2573">
        <w:rPr>
          <w:lang w:val="pl-PL"/>
        </w:rPr>
        <w:t>benchmarki</w:t>
      </w:r>
      <w:proofErr w:type="spellEnd"/>
      <w:r w:rsidRPr="00BC2573">
        <w:rPr>
          <w:lang w:val="pl-PL"/>
        </w:rPr>
        <w:t xml:space="preserve">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w:t>
      </w:r>
      <w:proofErr w:type="spellStart"/>
      <w:r w:rsidRPr="00BC2573">
        <w:rPr>
          <w:lang w:val="pl-PL"/>
        </w:rPr>
        <w:t>Phone</w:t>
      </w:r>
      <w:proofErr w:type="spellEnd"/>
      <w:r w:rsidRPr="00BC2573">
        <w:rPr>
          <w:lang w:val="pl-PL"/>
        </w:rPr>
        <w:t xml:space="preserv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8F3DA9" w:rsidP="00F41F4A">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1</w:t>
      </w:r>
      <w:r w:rsidR="00652581" w:rsidRPr="00BC2573">
        <w:rPr>
          <w:lang w:val="pl-PL"/>
        </w:rPr>
        <w:fldChar w:fldCharType="end"/>
      </w:r>
    </w:p>
    <w:p w:rsidR="008F3DA9" w:rsidRPr="00BC2573" w:rsidRDefault="008F3DA9" w:rsidP="008F3DA9">
      <w:pPr>
        <w:ind w:firstLine="576"/>
        <w:rPr>
          <w:lang w:val="pl-PL"/>
        </w:rPr>
      </w:pPr>
    </w:p>
    <w:p w:rsidR="0007656B" w:rsidRPr="00BC2573" w:rsidRDefault="00DA4101" w:rsidP="00DA4101">
      <w:pPr>
        <w:ind w:firstLine="576"/>
        <w:rPr>
          <w:lang w:val="pl-PL"/>
        </w:rPr>
      </w:pPr>
      <w:r w:rsidRPr="00BC2573">
        <w:rPr>
          <w:lang w:val="pl-PL"/>
        </w:rPr>
        <w:t xml:space="preserve">Jak widać na </w:t>
      </w:r>
      <w:proofErr w:type="gramStart"/>
      <w:r w:rsidRPr="00BC2573">
        <w:rPr>
          <w:lang w:val="pl-PL"/>
        </w:rPr>
        <w:t>wykresie 1. żadne</w:t>
      </w:r>
      <w:proofErr w:type="gramEnd"/>
      <w:r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w:t>
      </w:r>
      <w:proofErr w:type="spellStart"/>
      <w:r w:rsidRPr="00BC2573">
        <w:rPr>
          <w:lang w:val="pl-PL"/>
        </w:rPr>
        <w:t>Phone</w:t>
      </w:r>
      <w:proofErr w:type="spellEnd"/>
      <w:r w:rsidRPr="00BC2573">
        <w:rPr>
          <w:lang w:val="pl-PL"/>
        </w:rPr>
        <w:t xml:space="preserve"> 8 z ledwością przekroczyło próg 30 klatek. Przy 500 obiektach na ekranie jedynie urządzenia </w:t>
      </w:r>
      <w:proofErr w:type="spellStart"/>
      <w:r w:rsidRPr="00BC2573">
        <w:rPr>
          <w:lang w:val="pl-PL"/>
        </w:rPr>
        <w:t>iPhone</w:t>
      </w:r>
      <w:proofErr w:type="spellEnd"/>
      <w:r w:rsidRPr="00BC2573">
        <w:rPr>
          <w:lang w:val="pl-PL"/>
        </w:rPr>
        <w:t xml:space="preserve"> 5 i </w:t>
      </w:r>
      <w:proofErr w:type="spellStart"/>
      <w:r w:rsidRPr="00BC2573">
        <w:rPr>
          <w:lang w:val="pl-PL"/>
        </w:rPr>
        <w:t>iPad</w:t>
      </w:r>
      <w:proofErr w:type="spellEnd"/>
      <w:r w:rsidRPr="00BC2573">
        <w:rPr>
          <w:lang w:val="pl-PL"/>
        </w:rPr>
        <w:t xml:space="preserve"> 3 posiadały wystarczającą wydajność by zapewnić płynność testów. Co ciekawe, telefon Samsung </w:t>
      </w:r>
      <w:proofErr w:type="spellStart"/>
      <w:r w:rsidRPr="00BC2573">
        <w:rPr>
          <w:lang w:val="pl-PL"/>
        </w:rPr>
        <w:t>Galaxy</w:t>
      </w:r>
      <w:proofErr w:type="spellEnd"/>
      <w:r w:rsidRPr="00BC2573">
        <w:rPr>
          <w:lang w:val="pl-PL"/>
        </w:rPr>
        <w:t xml:space="preserve"> </w:t>
      </w:r>
      <w:proofErr w:type="spellStart"/>
      <w:r w:rsidRPr="00BC2573">
        <w:rPr>
          <w:lang w:val="pl-PL"/>
        </w:rPr>
        <w:t>Core</w:t>
      </w:r>
      <w:proofErr w:type="spellEnd"/>
      <w:r w:rsidRPr="00BC2573">
        <w:rPr>
          <w:lang w:val="pl-PL"/>
        </w:rPr>
        <w:t xml:space="preserve"> Plus utrzymywał w testach podobną wydajność do telefonu Samsung </w:t>
      </w:r>
      <w:proofErr w:type="spellStart"/>
      <w:r w:rsidRPr="00BC2573">
        <w:rPr>
          <w:lang w:val="pl-PL"/>
        </w:rPr>
        <w:t>Galaxy</w:t>
      </w:r>
      <w:proofErr w:type="spellEnd"/>
      <w:r w:rsidRPr="00BC2573">
        <w:rPr>
          <w:lang w:val="pl-PL"/>
        </w:rPr>
        <w:t xml:space="preserve"> S4, który jest od niego droższy ponad </w:t>
      </w:r>
      <w:proofErr w:type="gramStart"/>
      <w:r w:rsidRPr="00BC2573">
        <w:rPr>
          <w:lang w:val="pl-PL"/>
        </w:rPr>
        <w:t xml:space="preserve">trzykrotnie. </w:t>
      </w:r>
      <w:proofErr w:type="gramEnd"/>
      <w:r w:rsidRPr="00BC2573">
        <w:rPr>
          <w:lang w:val="pl-PL"/>
        </w:rPr>
        <w:t xml:space="preserve">Widać też znaczny postęp w technologii wytwarzania urządzeń mobilnych gdzie telefony S4 i </w:t>
      </w:r>
      <w:proofErr w:type="spellStart"/>
      <w:r w:rsidRPr="00BC2573">
        <w:rPr>
          <w:lang w:val="pl-PL"/>
        </w:rPr>
        <w:t>Core</w:t>
      </w:r>
      <w:proofErr w:type="spellEnd"/>
      <w:r w:rsidRPr="00BC2573">
        <w:rPr>
          <w:lang w:val="pl-PL"/>
        </w:rPr>
        <w:t xml:space="preserve"> utrzymują lepszą ilość klatek na sekundę, niż tablet </w:t>
      </w:r>
      <w:proofErr w:type="spellStart"/>
      <w:r w:rsidRPr="00BC2573">
        <w:rPr>
          <w:lang w:val="pl-PL"/>
        </w:rPr>
        <w:t>iPad</w:t>
      </w:r>
      <w:proofErr w:type="spellEnd"/>
      <w:r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4B751C" w:rsidP="00F41F4A">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2</w:t>
      </w:r>
      <w:r w:rsidR="00652581" w:rsidRPr="00BC2573">
        <w:rPr>
          <w:lang w:val="pl-PL"/>
        </w:rPr>
        <w:fldChar w:fldCharType="end"/>
      </w:r>
    </w:p>
    <w:p w:rsidR="002946EA" w:rsidRPr="00BC2573" w:rsidRDefault="002946EA" w:rsidP="004C30BF">
      <w:pPr>
        <w:rPr>
          <w:lang w:val="pl-PL"/>
        </w:rPr>
      </w:pPr>
    </w:p>
    <w:p w:rsidR="00854397" w:rsidRPr="00BC2573" w:rsidRDefault="00854397" w:rsidP="00854397">
      <w:pPr>
        <w:ind w:firstLine="576"/>
        <w:rPr>
          <w:lang w:val="pl-PL"/>
        </w:rPr>
      </w:pPr>
      <w:r w:rsidRPr="00BC2573">
        <w:rPr>
          <w:lang w:val="pl-PL"/>
        </w:rPr>
        <w:t xml:space="preserve">Jak widać z </w:t>
      </w:r>
      <w:proofErr w:type="gramStart"/>
      <w:r w:rsidRPr="00BC2573">
        <w:rPr>
          <w:lang w:val="pl-PL"/>
        </w:rPr>
        <w:t>wykresu 2. przy</w:t>
      </w:r>
      <w:proofErr w:type="gramEnd"/>
      <w:r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Pr="00BC2573">
        <w:rPr>
          <w:lang w:val="pl-PL"/>
        </w:rPr>
        <w:t>iPhone</w:t>
      </w:r>
      <w:proofErr w:type="spellEnd"/>
      <w:r w:rsidRPr="00BC2573">
        <w:rPr>
          <w:lang w:val="pl-PL"/>
        </w:rPr>
        <w:t xml:space="preserve"> 5, który spadek wydajności pokazuje dopiero przy 500 obiektach na ekranie. Warto odnotować </w:t>
      </w:r>
      <w:proofErr w:type="gramStart"/>
      <w:r w:rsidRPr="00BC2573">
        <w:rPr>
          <w:lang w:val="pl-PL"/>
        </w:rPr>
        <w:t>fakt iż</w:t>
      </w:r>
      <w:proofErr w:type="gramEnd"/>
      <w:r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F41F4A" w:rsidP="00F41F4A">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3</w:t>
      </w:r>
      <w:r w:rsidR="00652581" w:rsidRPr="00BC2573">
        <w:rPr>
          <w:lang w:val="pl-PL"/>
        </w:rPr>
        <w:fldChar w:fldCharType="end"/>
      </w:r>
    </w:p>
    <w:p w:rsidR="00854397" w:rsidRPr="00BC2573" w:rsidRDefault="00854397" w:rsidP="00854397">
      <w:pPr>
        <w:ind w:firstLine="576"/>
        <w:rPr>
          <w:lang w:val="pl-PL"/>
        </w:rPr>
      </w:pPr>
    </w:p>
    <w:p w:rsidR="00854397" w:rsidRPr="00BC2573" w:rsidRDefault="00854397" w:rsidP="00F41F4A">
      <w:pPr>
        <w:ind w:firstLine="576"/>
        <w:rPr>
          <w:lang w:val="pl-PL"/>
        </w:rPr>
      </w:pPr>
      <w:r w:rsidRPr="00BC2573">
        <w:rPr>
          <w:lang w:val="pl-PL"/>
        </w:rPr>
        <w:t xml:space="preserve">Na wykresie 3. </w:t>
      </w:r>
      <w:proofErr w:type="gramStart"/>
      <w:r w:rsidRPr="00BC2573">
        <w:rPr>
          <w:lang w:val="pl-PL"/>
        </w:rPr>
        <w:t>zaprezentowano</w:t>
      </w:r>
      <w:proofErr w:type="gramEnd"/>
      <w:r w:rsidRPr="00BC2573">
        <w:rPr>
          <w:lang w:val="pl-PL"/>
        </w:rPr>
        <w:t xml:space="preserve"> wpływ sztucznych operacji </w:t>
      </w:r>
      <w:r w:rsidR="00F41F4A" w:rsidRPr="00BC2573">
        <w:rPr>
          <w:lang w:val="pl-PL"/>
        </w:rPr>
        <w:t xml:space="preserve">zmiennoprzecinkowych na ilość klatek na sekundę. Symuluje to kod logiki gry uruchomiony obok silnika </w:t>
      </w:r>
      <w:proofErr w:type="spellStart"/>
      <w:r w:rsidR="00F41F4A" w:rsidRPr="00BC2573">
        <w:rPr>
          <w:lang w:val="pl-PL"/>
        </w:rPr>
        <w:t>renderującego</w:t>
      </w:r>
      <w:proofErr w:type="spellEnd"/>
      <w:r w:rsidR="00F41F4A" w:rsidRPr="00BC2573">
        <w:rPr>
          <w:lang w:val="pl-PL"/>
        </w:rPr>
        <w:t xml:space="preserve">.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720881" w:rsidP="00720881">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4</w:t>
      </w:r>
      <w:r w:rsidR="00652581" w:rsidRPr="00BC2573">
        <w:rPr>
          <w:lang w:val="pl-PL"/>
        </w:rPr>
        <w:fldChar w:fldCharType="end"/>
      </w:r>
    </w:p>
    <w:p w:rsidR="00116301" w:rsidRPr="00BC2573" w:rsidRDefault="00116301" w:rsidP="00F41F4A">
      <w:pPr>
        <w:ind w:firstLine="576"/>
        <w:rPr>
          <w:lang w:val="pl-PL"/>
        </w:rPr>
      </w:pPr>
    </w:p>
    <w:p w:rsidR="00720881" w:rsidRPr="00BC2573" w:rsidRDefault="00720881" w:rsidP="00720881">
      <w:pPr>
        <w:ind w:firstLine="576"/>
        <w:rPr>
          <w:lang w:val="pl-PL"/>
        </w:rPr>
      </w:pPr>
      <w:r w:rsidRPr="00BC2573">
        <w:rPr>
          <w:lang w:val="pl-PL"/>
        </w:rPr>
        <w:t xml:space="preserve">Na wykresie 4. </w:t>
      </w:r>
      <w:proofErr w:type="gramStart"/>
      <w:r w:rsidRPr="00BC2573">
        <w:rPr>
          <w:lang w:val="pl-PL"/>
        </w:rPr>
        <w:t>zaprezentowano</w:t>
      </w:r>
      <w:proofErr w:type="gramEnd"/>
      <w:r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Pr="00BC2573">
        <w:rPr>
          <w:lang w:val="pl-PL"/>
        </w:rPr>
        <w:t>Lumia</w:t>
      </w:r>
      <w:proofErr w:type="spellEnd"/>
      <w:r w:rsidRPr="00BC2573">
        <w:rPr>
          <w:lang w:val="pl-PL"/>
        </w:rPr>
        <w:t xml:space="preserve"> 625 osiągając niesatysfakcjonujące wyniki już przy ok. 175 </w:t>
      </w:r>
      <w:proofErr w:type="gramStart"/>
      <w:r w:rsidRPr="00BC2573">
        <w:rPr>
          <w:lang w:val="pl-PL"/>
        </w:rPr>
        <w:t xml:space="preserve">obiektach. </w:t>
      </w:r>
      <w:proofErr w:type="gramEnd"/>
      <w:r w:rsidRPr="00BC2573">
        <w:rPr>
          <w:lang w:val="pl-PL"/>
        </w:rPr>
        <w:t xml:space="preserve">Najlepiej poradził </w:t>
      </w:r>
      <w:proofErr w:type="gramStart"/>
      <w:r w:rsidRPr="00BC2573">
        <w:rPr>
          <w:lang w:val="pl-PL"/>
        </w:rPr>
        <w:t xml:space="preserve">sobie </w:t>
      </w:r>
      <w:proofErr w:type="spellStart"/>
      <w:r w:rsidRPr="00BC2573">
        <w:rPr>
          <w:lang w:val="pl-PL"/>
        </w:rPr>
        <w:t>iPhone</w:t>
      </w:r>
      <w:proofErr w:type="spellEnd"/>
      <w:r w:rsidRPr="00BC2573">
        <w:rPr>
          <w:lang w:val="pl-PL"/>
        </w:rPr>
        <w:t xml:space="preserve"> 5, który</w:t>
      </w:r>
      <w:proofErr w:type="gramEnd"/>
      <w:r w:rsidRPr="00BC2573">
        <w:rPr>
          <w:lang w:val="pl-PL"/>
        </w:rPr>
        <w:t xml:space="preserve">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D11E0" w:rsidRPr="00BC2573" w:rsidRDefault="00A37128" w:rsidP="00A37128">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5</w:t>
      </w:r>
      <w:r w:rsidR="00652581" w:rsidRPr="00BC2573">
        <w:rPr>
          <w:lang w:val="pl-PL"/>
        </w:rPr>
        <w:fldChar w:fldCharType="end"/>
      </w:r>
    </w:p>
    <w:p w:rsidR="006D11E0" w:rsidRPr="00BC2573" w:rsidRDefault="006D11E0" w:rsidP="00720881">
      <w:pPr>
        <w:ind w:firstLine="576"/>
        <w:rPr>
          <w:lang w:val="pl-PL"/>
        </w:rPr>
      </w:pPr>
    </w:p>
    <w:p w:rsidR="006D11E0" w:rsidRPr="00BC2573" w:rsidRDefault="00A37128" w:rsidP="00720881">
      <w:pPr>
        <w:ind w:firstLine="576"/>
        <w:rPr>
          <w:lang w:val="pl-PL"/>
        </w:rPr>
      </w:pPr>
      <w:r w:rsidRPr="00BC2573">
        <w:rPr>
          <w:lang w:val="pl-PL"/>
        </w:rPr>
        <w:t xml:space="preserve">Na wykresie 5. </w:t>
      </w:r>
      <w:proofErr w:type="gramStart"/>
      <w:r w:rsidRPr="00BC2573">
        <w:rPr>
          <w:lang w:val="pl-PL"/>
        </w:rPr>
        <w:t>przedstawiono</w:t>
      </w:r>
      <w:proofErr w:type="gramEnd"/>
      <w:r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Pr="00BC2573">
        <w:rPr>
          <w:lang w:val="pl-PL"/>
        </w:rPr>
        <w:t>Lumia</w:t>
      </w:r>
      <w:proofErr w:type="spellEnd"/>
      <w:r w:rsidRPr="00BC2573">
        <w:rPr>
          <w:lang w:val="pl-PL"/>
        </w:rPr>
        <w:t xml:space="preserve">, który spisał się lepiej niż telefony S4 i </w:t>
      </w:r>
      <w:proofErr w:type="spellStart"/>
      <w:r w:rsidRPr="00BC2573">
        <w:rPr>
          <w:lang w:val="pl-PL"/>
        </w:rPr>
        <w:t>Core</w:t>
      </w:r>
      <w:proofErr w:type="spellEnd"/>
      <w:r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20881" w:rsidRPr="00BC2573" w:rsidRDefault="0037711F" w:rsidP="0037711F">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6</w:t>
      </w:r>
      <w:r w:rsidR="00652581"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wykresie 5.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373FE7" w:rsidP="00373FE7">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7</w:t>
      </w:r>
      <w:r w:rsidR="00652581" w:rsidRPr="00BC2573">
        <w:rPr>
          <w:lang w:val="pl-PL"/>
        </w:rPr>
        <w:fldChar w:fldCharType="end"/>
      </w:r>
    </w:p>
    <w:p w:rsidR="0037711F" w:rsidRPr="00BC2573" w:rsidRDefault="0037711F" w:rsidP="00F41F4A">
      <w:pPr>
        <w:ind w:firstLine="576"/>
        <w:rPr>
          <w:lang w:val="pl-PL"/>
        </w:rPr>
      </w:pPr>
    </w:p>
    <w:p w:rsidR="0037711F" w:rsidRPr="00BC2573" w:rsidRDefault="004B0C65" w:rsidP="00F41F4A">
      <w:pPr>
        <w:ind w:firstLine="576"/>
        <w:rPr>
          <w:lang w:val="pl-PL"/>
        </w:rPr>
      </w:pPr>
      <w:r w:rsidRPr="00BC2573">
        <w:rPr>
          <w:lang w:val="pl-PL"/>
        </w:rPr>
        <w:t xml:space="preserve">Na wykresie 6. </w:t>
      </w:r>
      <w:proofErr w:type="gramStart"/>
      <w:r w:rsidRPr="00BC2573">
        <w:rPr>
          <w:lang w:val="pl-PL"/>
        </w:rPr>
        <w:t>przedstawiono</w:t>
      </w:r>
      <w:proofErr w:type="gramEnd"/>
      <w:r w:rsidRPr="00BC2573">
        <w:rPr>
          <w:lang w:val="pl-PL"/>
        </w:rPr>
        <w:t xml:space="preserve"> różnice pomiędzy testami dwu a trójwymiarowymi z obiektami ruchomymi. Widać tutaj delikatny spadek wydajności dla telefonów typu S4, </w:t>
      </w:r>
      <w:proofErr w:type="spellStart"/>
      <w:r w:rsidRPr="00BC2573">
        <w:rPr>
          <w:lang w:val="pl-PL"/>
        </w:rPr>
        <w:t>Lumia</w:t>
      </w:r>
      <w:proofErr w:type="spellEnd"/>
      <w:r w:rsidRPr="00BC2573">
        <w:rPr>
          <w:lang w:val="pl-PL"/>
        </w:rPr>
        <w:t xml:space="preserve"> oraz </w:t>
      </w:r>
      <w:proofErr w:type="spellStart"/>
      <w:r w:rsidRPr="00BC2573">
        <w:rPr>
          <w:lang w:val="pl-PL"/>
        </w:rPr>
        <w:t>Core</w:t>
      </w:r>
      <w:proofErr w:type="spellEnd"/>
      <w:r w:rsidRPr="00BC2573">
        <w:rPr>
          <w:lang w:val="pl-PL"/>
        </w:rPr>
        <w:t xml:space="preserve">. Spadek może wynikać z konieczności przeliczania jednego dodatkowego wymiaru podczas ruchu </w:t>
      </w:r>
      <w:proofErr w:type="gramStart"/>
      <w:r w:rsidRPr="00BC2573">
        <w:rPr>
          <w:lang w:val="pl-PL"/>
        </w:rPr>
        <w:t>obiektów (mimo, iż</w:t>
      </w:r>
      <w:proofErr w:type="gramEnd"/>
      <w:r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34" w:name="_Toc394783859"/>
      <w:r w:rsidRPr="00BC2573">
        <w:rPr>
          <w:lang w:val="pl-PL"/>
        </w:rPr>
        <w:lastRenderedPageBreak/>
        <w:t xml:space="preserve">Unity: </w:t>
      </w:r>
      <w:r w:rsidR="00334945" w:rsidRPr="00BC2573">
        <w:rPr>
          <w:lang w:val="pl-PL"/>
        </w:rPr>
        <w:t>Gra</w:t>
      </w:r>
      <w:r w:rsidRPr="00BC2573">
        <w:rPr>
          <w:lang w:val="pl-PL"/>
        </w:rPr>
        <w:t xml:space="preserve"> 2D</w:t>
      </w:r>
      <w:bookmarkEnd w:id="34"/>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652581" w:rsidRPr="00BC2573">
        <w:rPr>
          <w:lang w:val="pl-PL"/>
        </w:rPr>
        <w:fldChar w:fldCharType="begin"/>
      </w:r>
      <w:r w:rsidR="00E27F95" w:rsidRPr="00BC2573">
        <w:rPr>
          <w:lang w:val="pl-PL"/>
        </w:rPr>
        <w:instrText xml:space="preserve"> SEQ Rysunek \* ARABIC </w:instrText>
      </w:r>
      <w:r w:rsidR="00652581" w:rsidRPr="00BC2573">
        <w:rPr>
          <w:lang w:val="pl-PL"/>
        </w:rPr>
        <w:fldChar w:fldCharType="separate"/>
      </w:r>
      <w:r w:rsidR="00705BDF">
        <w:rPr>
          <w:noProof/>
          <w:lang w:val="pl-PL"/>
        </w:rPr>
        <w:t>11</w:t>
      </w:r>
      <w:r w:rsidR="00652581"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17.</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652581" w:rsidRPr="00BC2573">
        <w:rPr>
          <w:lang w:val="pl-PL"/>
        </w:rPr>
        <w:fldChar w:fldCharType="begin"/>
      </w:r>
      <w:r w:rsidR="00E27F95" w:rsidRPr="00BC2573">
        <w:rPr>
          <w:lang w:val="pl-PL"/>
        </w:rPr>
        <w:instrText xml:space="preserve"> SEQ Rysunek \* ARABIC </w:instrText>
      </w:r>
      <w:r w:rsidR="00652581" w:rsidRPr="00BC2573">
        <w:rPr>
          <w:lang w:val="pl-PL"/>
        </w:rPr>
        <w:fldChar w:fldCharType="separate"/>
      </w:r>
      <w:r w:rsidR="00705BDF">
        <w:rPr>
          <w:noProof/>
          <w:lang w:val="pl-PL"/>
        </w:rPr>
        <w:t>12</w:t>
      </w:r>
      <w:r w:rsidR="00652581"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Pr="00BC2573"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922375" w:rsidRPr="00BC2573" w:rsidRDefault="00922375" w:rsidP="00922375">
      <w:pPr>
        <w:rPr>
          <w:lang w:val="pl-PL"/>
        </w:rPr>
      </w:pPr>
    </w:p>
    <w:p w:rsidR="00847D99" w:rsidRDefault="00CF5B70">
      <w:pPr>
        <w:pStyle w:val="Heading2"/>
        <w:rPr>
          <w:lang w:val="pl-PL"/>
        </w:rPr>
        <w:pPrChange w:id="35" w:author="Bizkit" w:date="2014-07-24T08:51:00Z">
          <w:pPr/>
        </w:pPrChange>
      </w:pPr>
      <w:bookmarkStart w:id="36" w:name="_Toc394783860"/>
      <w:r>
        <w:rPr>
          <w:lang w:val="pl-PL"/>
        </w:rPr>
        <w:t xml:space="preserve">Unity: </w:t>
      </w:r>
      <w:proofErr w:type="spellStart"/>
      <w:r>
        <w:rPr>
          <w:lang w:val="pl-PL"/>
        </w:rPr>
        <w:t>Curveball</w:t>
      </w:r>
      <w:bookmarkEnd w:id="36"/>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 xml:space="preserve">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t>
      </w:r>
      <w:r w:rsidR="00FE3CF7" w:rsidRPr="00BC2573">
        <w:rPr>
          <w:lang w:val="pl-PL"/>
        </w:rPr>
        <w:lastRenderedPageBreak/>
        <w:t>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4" o:title=""/>
          </v:shape>
          <o:OLEObject Type="Embed" ProgID="Word.OpenDocumentText.12" ShapeID="_x0000_i1026" DrawAspect="Content" ObjectID="_1468531874" r:id="rId35"/>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 xml:space="preserve">Następnie egzekucja kodu automatycznie przechodzi do funkcji </w:t>
      </w:r>
      <w:proofErr w:type="spellStart"/>
      <w:r w:rsidRPr="00BC2573">
        <w:rPr>
          <w:lang w:val="pl-PL"/>
        </w:rPr>
        <w:t>Update</w:t>
      </w:r>
      <w:proofErr w:type="spellEnd"/>
      <w:r w:rsidRPr="00BC2573">
        <w:rPr>
          <w:lang w:val="pl-PL"/>
        </w:rPr>
        <w:t>(),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6" o:title=""/>
          </v:shape>
          <o:OLEObject Type="Embed" ProgID="Word.OpenDocumentText.12" ShapeID="_x0000_i1027" DrawAspect="Content" ObjectID="_1468531875" r:id="rId37"/>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lastRenderedPageBreak/>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652581">
        <w:fldChar w:fldCharType="begin"/>
      </w:r>
      <w:r w:rsidR="00652581" w:rsidRPr="00705BDF">
        <w:rPr>
          <w:lang w:val="pl-PL"/>
        </w:rPr>
        <w:instrText xml:space="preserve"> SEQ Rysunek \* ARABIC </w:instrText>
      </w:r>
      <w:r w:rsidR="00652581">
        <w:fldChar w:fldCharType="separate"/>
      </w:r>
      <w:r w:rsidR="00705BDF">
        <w:rPr>
          <w:noProof/>
          <w:lang w:val="pl-PL"/>
        </w:rPr>
        <w:t>13</w:t>
      </w:r>
      <w:r w:rsidR="00652581">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w:t>
      </w:r>
      <w:proofErr w:type="spellStart"/>
      <w:r w:rsidR="00D63D2D" w:rsidRPr="00BC2573">
        <w:rPr>
          <w:lang w:val="pl-PL"/>
        </w:rPr>
        <w:t>Engine</w:t>
      </w:r>
      <w:proofErr w:type="spellEnd"/>
      <w:r w:rsidR="00D63D2D" w:rsidRPr="00BC2573">
        <w:rPr>
          <w:lang w:val="pl-PL"/>
        </w:rPr>
        <w:t xml:space="preserv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w:t>
      </w:r>
      <w:r w:rsidRPr="00BC2573">
        <w:rPr>
          <w:lang w:val="pl-PL"/>
        </w:rPr>
        <w:lastRenderedPageBreak/>
        <w:t xml:space="preserve">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poinformuje gospodarza o swojej obecności. Instancje gry będą się komunikowały w celu synchronizacji imion graczy a także zresetowania punktacji. W tym momencie stworzone zostaną brakujące elementy sceny, 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xml:space="preserve">”, który pozwala na zrzucenie </w:t>
      </w:r>
      <w:r w:rsidR="00CA4E9C" w:rsidRPr="00BC2573">
        <w:rPr>
          <w:lang w:val="pl-PL"/>
        </w:rPr>
        <w:lastRenderedPageBreak/>
        <w:t>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14</w:t>
      </w:r>
      <w:r w:rsidR="00652581"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37" w:name="_Toc394783861"/>
      <w:r w:rsidRPr="00BC2573">
        <w:rPr>
          <w:lang w:val="pl-PL"/>
        </w:rPr>
        <w:lastRenderedPageBreak/>
        <w:t>Podsumowanie i wnioski</w:t>
      </w:r>
      <w:bookmarkEnd w:id="37"/>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w:t>
      </w:r>
      <w:proofErr w:type="spellStart"/>
      <w:r w:rsidR="009126C3">
        <w:rPr>
          <w:lang w:val="pl-PL"/>
        </w:rPr>
        <w:t>Phone</w:t>
      </w:r>
      <w:proofErr w:type="spellEnd"/>
      <w:r w:rsidR="009126C3">
        <w:rPr>
          <w:lang w:val="pl-PL"/>
        </w:rPr>
        <w:t xml:space="preserv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Heading1"/>
        <w:rPr>
          <w:lang w:val="pl-PL"/>
        </w:rPr>
      </w:pPr>
      <w:bookmarkStart w:id="38" w:name="_Toc394783862"/>
      <w:r w:rsidRPr="00BC2573">
        <w:rPr>
          <w:lang w:val="pl-PL"/>
        </w:rPr>
        <w:lastRenderedPageBreak/>
        <w:t>Literatura</w:t>
      </w:r>
      <w:bookmarkEnd w:id="38"/>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40"/>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6AE7" w:rsidRDefault="00406AE7" w:rsidP="00070CD8">
      <w:r>
        <w:separator/>
      </w:r>
    </w:p>
  </w:endnote>
  <w:endnote w:type="continuationSeparator" w:id="0">
    <w:p w:rsidR="00406AE7" w:rsidRDefault="00406AE7"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00000000"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AD5BE4" w:rsidRDefault="00AD5BE4">
        <w:pPr>
          <w:pStyle w:val="Footer"/>
          <w:jc w:val="center"/>
        </w:pPr>
        <w:fldSimple w:instr=" PAGE   \* MERGEFORMAT ">
          <w:r w:rsidR="00771D2D">
            <w:rPr>
              <w:noProof/>
            </w:rPr>
            <w:t>49</w:t>
          </w:r>
        </w:fldSimple>
      </w:p>
    </w:sdtContent>
  </w:sdt>
  <w:p w:rsidR="00AD5BE4" w:rsidRDefault="00AD5BE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6AE7" w:rsidRDefault="00406AE7" w:rsidP="00070CD8">
      <w:r>
        <w:separator/>
      </w:r>
    </w:p>
  </w:footnote>
  <w:footnote w:type="continuationSeparator" w:id="0">
    <w:p w:rsidR="00406AE7" w:rsidRDefault="00406AE7" w:rsidP="00070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5BE4"/>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44C3"/>
    <w:rsid w:val="00B24605"/>
    <w:rsid w:val="00B24F96"/>
    <w:rsid w:val="00B2549F"/>
    <w:rsid w:val="00B265FF"/>
    <w:rsid w:val="00B26F96"/>
    <w:rsid w:val="00B3030B"/>
    <w:rsid w:val="00B30B2D"/>
    <w:rsid w:val="00B33513"/>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2.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blog.juiceboxmobile.com/2013/03/06/2d-gaming-mobile-performance-starling-air-vs-unity-3d/" TargetMode="External"/><Relationship Id="rId34" Type="http://schemas.openxmlformats.org/officeDocument/2006/relationships/image" Target="media/image18.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17.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oleObject" Target="embeddings/oleObject3.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emf"/><Relationship Id="rId28" Type="http://schemas.openxmlformats.org/officeDocument/2006/relationships/chart" Target="charts/chart4.xml"/><Relationship Id="rId36" Type="http://schemas.openxmlformats.org/officeDocument/2006/relationships/image" Target="media/image19.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oleObject" Target="embeddings/oleObject2.bin"/><Relationship Id="rId43"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
          <c:y val="0.10695610965296004"/>
          <c:w val="0.73994093628204816"/>
          <c:h val="0.75391586468358296"/>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58.440886473217454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39.438872948705928</c:v>
                </c:pt>
                <c:pt idx="2">
                  <c:v>24.901683159318985</c:v>
                </c:pt>
              </c:numCache>
            </c:numRef>
          </c:val>
        </c:ser>
        <c:axId val="116418816"/>
        <c:axId val="116429184"/>
      </c:barChart>
      <c:catAx>
        <c:axId val="116418816"/>
        <c:scaling>
          <c:orientation val="minMax"/>
        </c:scaling>
        <c:axPos val="b"/>
        <c:title>
          <c:tx>
            <c:rich>
              <a:bodyPr/>
              <a:lstStyle/>
              <a:p>
                <a:pPr>
                  <a:defRPr/>
                </a:pPr>
                <a:r>
                  <a:rPr lang="pl-PL"/>
                  <a:t>Ilość obiektów</a:t>
                </a:r>
              </a:p>
            </c:rich>
          </c:tx>
        </c:title>
        <c:numFmt formatCode="0" sourceLinked="1"/>
        <c:tickLblPos val="nextTo"/>
        <c:crossAx val="116429184"/>
        <c:crosses val="autoZero"/>
        <c:auto val="1"/>
        <c:lblAlgn val="ctr"/>
        <c:lblOffset val="100"/>
      </c:catAx>
      <c:valAx>
        <c:axId val="116429184"/>
        <c:scaling>
          <c:orientation val="minMax"/>
        </c:scaling>
        <c:axPos val="l"/>
        <c:majorGridlines/>
        <c:title>
          <c:tx>
            <c:rich>
              <a:bodyPr rot="-5400000" vert="horz"/>
              <a:lstStyle/>
              <a:p>
                <a:pPr>
                  <a:defRPr/>
                </a:pPr>
                <a:r>
                  <a:rPr lang="pl-PL"/>
                  <a:t>FPS</a:t>
                </a:r>
              </a:p>
            </c:rich>
          </c:tx>
          <c:layout>
            <c:manualLayout>
              <c:xMode val="edge"/>
              <c:yMode val="edge"/>
              <c:x val="2.2082239720035038E-3"/>
              <c:y val="0.49170312044327774"/>
            </c:manualLayout>
          </c:layout>
        </c:title>
        <c:numFmt formatCode="0.00" sourceLinked="1"/>
        <c:tickLblPos val="nextTo"/>
        <c:crossAx val="116418816"/>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3"/>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2.0000000000003168E-2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0.22905643082614119</c:v>
                </c:pt>
                <c:pt idx="1">
                  <c:v>0.38532410907959119</c:v>
                </c:pt>
                <c:pt idx="2">
                  <c:v>17.41528521833785</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17.486747140225354</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33656960"/>
        <c:axId val="133658880"/>
      </c:barChart>
      <c:catAx>
        <c:axId val="133656960"/>
        <c:scaling>
          <c:orientation val="minMax"/>
        </c:scaling>
        <c:axPos val="b"/>
        <c:title>
          <c:tx>
            <c:rich>
              <a:bodyPr/>
              <a:lstStyle/>
              <a:p>
                <a:pPr>
                  <a:defRPr/>
                </a:pPr>
                <a:r>
                  <a:rPr lang="pl-PL"/>
                  <a:t>Ilość obiektów</a:t>
                </a:r>
              </a:p>
            </c:rich>
          </c:tx>
          <c:layout>
            <c:manualLayout>
              <c:xMode val="edge"/>
              <c:yMode val="edge"/>
              <c:x val="0.36499453193350867"/>
              <c:y val="0.92960629921259863"/>
            </c:manualLayout>
          </c:layout>
        </c:title>
        <c:numFmt formatCode="0" sourceLinked="1"/>
        <c:tickLblPos val="nextTo"/>
        <c:crossAx val="133658880"/>
        <c:crosses val="autoZero"/>
        <c:auto val="1"/>
        <c:lblAlgn val="ctr"/>
        <c:lblOffset val="100"/>
      </c:catAx>
      <c:valAx>
        <c:axId val="133658880"/>
        <c:scaling>
          <c:orientation val="minMax"/>
        </c:scaling>
        <c:axPos val="l"/>
        <c:majorGridlines/>
        <c:title>
          <c:tx>
            <c:rich>
              <a:bodyPr rot="-5400000" vert="horz"/>
              <a:lstStyle/>
              <a:p>
                <a:pPr>
                  <a:defRPr/>
                </a:pPr>
                <a:r>
                  <a:rPr lang="pl-PL"/>
                  <a:t>FPS</a:t>
                </a:r>
              </a:p>
            </c:rich>
          </c:tx>
        </c:title>
        <c:numFmt formatCode="0.00" sourceLinked="1"/>
        <c:tickLblPos val="nextTo"/>
        <c:crossAx val="133656960"/>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42"/>
          <c:y val="0.15001166520851544"/>
          <c:w val="0.67966491688539066"/>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58.89807084655893</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58.514229187787308</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48.083496922929093</c:v>
                </c:pt>
              </c:numCache>
            </c:numRef>
          </c:val>
        </c:ser>
        <c:axId val="157613056"/>
        <c:axId val="158738304"/>
      </c:barChart>
      <c:catAx>
        <c:axId val="157613056"/>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19"/>
              <c:y val="0.92960629921259863"/>
            </c:manualLayout>
          </c:layout>
        </c:title>
        <c:numFmt formatCode="0.00" sourceLinked="1"/>
        <c:tickLblPos val="nextTo"/>
        <c:crossAx val="158738304"/>
        <c:crosses val="autoZero"/>
        <c:auto val="1"/>
        <c:lblAlgn val="ctr"/>
        <c:lblOffset val="100"/>
      </c:catAx>
      <c:valAx>
        <c:axId val="158738304"/>
        <c:scaling>
          <c:orientation val="minMax"/>
          <c:min val="40"/>
        </c:scaling>
        <c:axPos val="l"/>
        <c:majorGridlines/>
        <c:title>
          <c:tx>
            <c:rich>
              <a:bodyPr rot="-5400000" vert="horz"/>
              <a:lstStyle/>
              <a:p>
                <a:pPr>
                  <a:defRPr/>
                </a:pPr>
                <a:r>
                  <a:rPr lang="pl-PL"/>
                  <a:t>FPS</a:t>
                </a:r>
              </a:p>
            </c:rich>
          </c:tx>
          <c:layout>
            <c:manualLayout>
              <c:xMode val="edge"/>
              <c:yMode val="edge"/>
              <c:x val="2.7777777777777861E-3"/>
              <c:y val="0.45951552930883638"/>
            </c:manualLayout>
          </c:layout>
        </c:title>
        <c:numFmt formatCode="0.00" sourceLinked="1"/>
        <c:tickLblPos val="nextTo"/>
        <c:crossAx val="157613056"/>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50772736"/>
        <c:axId val="150787200"/>
      </c:lineChart>
      <c:catAx>
        <c:axId val="150772736"/>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50787200"/>
        <c:crosses val="autoZero"/>
        <c:auto val="1"/>
        <c:lblAlgn val="ctr"/>
        <c:lblOffset val="100"/>
      </c:catAx>
      <c:valAx>
        <c:axId val="150787200"/>
        <c:scaling>
          <c:orientation val="minMax"/>
        </c:scaling>
        <c:axPos val="l"/>
        <c:majorGridlines/>
        <c:title>
          <c:tx>
            <c:rich>
              <a:bodyPr rot="-5400000" vert="horz"/>
              <a:lstStyle/>
              <a:p>
                <a:pPr>
                  <a:defRPr/>
                </a:pPr>
                <a:r>
                  <a:rPr lang="pl-PL"/>
                  <a:t>FPS</a:t>
                </a:r>
              </a:p>
            </c:rich>
          </c:tx>
          <c:layout>
            <c:manualLayout>
              <c:xMode val="edge"/>
              <c:yMode val="edge"/>
              <c:x val="2.7777777777777861E-3"/>
              <c:y val="0.40068387284922757"/>
            </c:manualLayout>
          </c:layout>
        </c:title>
        <c:numFmt formatCode="0.00" sourceLinked="1"/>
        <c:tickLblPos val="nextTo"/>
        <c:crossAx val="150772736"/>
        <c:crosses val="autoZero"/>
        <c:crossBetween val="between"/>
      </c:valAx>
    </c:plotArea>
    <c:legend>
      <c:legendPos val="r"/>
      <c:layout>
        <c:manualLayout>
          <c:xMode val="edge"/>
          <c:yMode val="edge"/>
          <c:x val="0.81791601049868834"/>
          <c:y val="0.22026027996500439"/>
          <c:w val="0.18208398950131263"/>
          <c:h val="0.50230314960629829"/>
        </c:manualLayout>
      </c:layou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52064000"/>
        <c:axId val="152065536"/>
      </c:barChart>
      <c:catAx>
        <c:axId val="152064000"/>
        <c:scaling>
          <c:orientation val="minMax"/>
        </c:scaling>
        <c:axPos val="b"/>
        <c:numFmt formatCode="General" sourceLinked="1"/>
        <c:tickLblPos val="nextTo"/>
        <c:crossAx val="152065536"/>
        <c:crosses val="autoZero"/>
        <c:auto val="1"/>
        <c:lblAlgn val="ctr"/>
        <c:lblOffset val="100"/>
      </c:catAx>
      <c:valAx>
        <c:axId val="152065536"/>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52064000"/>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
          <c:y val="0"/>
        </c:manualLayout>
      </c:layout>
    </c:title>
    <c:plotArea>
      <c:layout>
        <c:manualLayout>
          <c:layoutTarget val="inner"/>
          <c:xMode val="edge"/>
          <c:yMode val="edge"/>
          <c:x val="0.13789129483814541"/>
          <c:y val="0.17315981335666372"/>
          <c:w val="0.68991535433070861"/>
          <c:h val="0.72914333624963623"/>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-1.4699999999999962</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52155648"/>
        <c:axId val="152157568"/>
      </c:barChart>
      <c:catAx>
        <c:axId val="152155648"/>
        <c:scaling>
          <c:orientation val="minMax"/>
        </c:scaling>
        <c:axPos val="b"/>
        <c:title>
          <c:tx>
            <c:rich>
              <a:bodyPr/>
              <a:lstStyle/>
              <a:p>
                <a:pPr>
                  <a:defRPr/>
                </a:pPr>
                <a:r>
                  <a:rPr lang="pl-PL"/>
                  <a:t>Ilość obiektów</a:t>
                </a:r>
              </a:p>
            </c:rich>
          </c:tx>
        </c:title>
        <c:numFmt formatCode="0" sourceLinked="1"/>
        <c:tickLblPos val="nextTo"/>
        <c:crossAx val="152157568"/>
        <c:crosses val="autoZero"/>
        <c:auto val="1"/>
        <c:lblAlgn val="ctr"/>
        <c:lblOffset val="100"/>
      </c:catAx>
      <c:valAx>
        <c:axId val="152157568"/>
        <c:scaling>
          <c:orientation val="minMax"/>
        </c:scaling>
        <c:axPos val="l"/>
        <c:majorGridlines/>
        <c:title>
          <c:tx>
            <c:rich>
              <a:bodyPr rot="-5400000" vert="horz"/>
              <a:lstStyle/>
              <a:p>
                <a:pPr>
                  <a:defRPr/>
                </a:pPr>
                <a:r>
                  <a:rPr lang="pl-PL"/>
                  <a:t>FPS</a:t>
                </a:r>
              </a:p>
            </c:rich>
          </c:tx>
        </c:title>
        <c:numFmt formatCode="0.00" sourceLinked="1"/>
        <c:tickLblPos val="nextTo"/>
        <c:crossAx val="152155648"/>
        <c:crosses val="autoZero"/>
        <c:crossBetween val="between"/>
      </c:valAx>
    </c:plotArea>
    <c:legend>
      <c:legendPos val="r"/>
      <c:layout>
        <c:manualLayout>
          <c:xMode val="edge"/>
          <c:yMode val="edge"/>
          <c:x val="0.83613998250218802"/>
          <c:y val="0.26343175853018319"/>
          <c:w val="0.16386001749781276"/>
          <c:h val="0.50230314960629829"/>
        </c:manualLayout>
      </c:layout>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
          <c:y val="0"/>
        </c:manualLayout>
      </c:layout>
    </c:title>
    <c:plotArea>
      <c:layout>
        <c:manualLayout>
          <c:layoutTarget val="inner"/>
          <c:xMode val="edge"/>
          <c:yMode val="edge"/>
          <c:x val="0.13789129483814541"/>
          <c:y val="0.17315981335666372"/>
          <c:w val="0.68991535433070861"/>
          <c:h val="0.72914333624963623"/>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-1.1899999999999964</c:v>
                </c:pt>
                <c:pt idx="1">
                  <c:v>2.5399999999999987</c:v>
                </c:pt>
                <c:pt idx="2">
                  <c:v>1.699999999999998</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-1.2199999999999962</c:v>
                </c:pt>
                <c:pt idx="1">
                  <c:v>3.6099999999999994</c:v>
                </c:pt>
                <c:pt idx="2">
                  <c:v>1.9399999999999982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-1.6703326216909615</c:v>
                </c:pt>
                <c:pt idx="2">
                  <c:v>-2.5933933051923765</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-0.97464975003438215</c:v>
                </c:pt>
                <c:pt idx="1">
                  <c:v>-3.2799295639652897</c:v>
                </c:pt>
                <c:pt idx="2">
                  <c:v>-2.9260039479109636</c:v>
                </c:pt>
              </c:numCache>
            </c:numRef>
          </c:val>
        </c:ser>
        <c:axId val="154434944"/>
        <c:axId val="154445312"/>
      </c:barChart>
      <c:catAx>
        <c:axId val="154434944"/>
        <c:scaling>
          <c:orientation val="minMax"/>
        </c:scaling>
        <c:axPos val="b"/>
        <c:title>
          <c:tx>
            <c:rich>
              <a:bodyPr/>
              <a:lstStyle/>
              <a:p>
                <a:pPr>
                  <a:defRPr/>
                </a:pPr>
                <a:r>
                  <a:rPr lang="pl-PL"/>
                  <a:t>Ilość obiektów</a:t>
                </a:r>
              </a:p>
            </c:rich>
          </c:tx>
        </c:title>
        <c:numFmt formatCode="0" sourceLinked="1"/>
        <c:tickLblPos val="nextTo"/>
        <c:crossAx val="154445312"/>
        <c:crosses val="autoZero"/>
        <c:auto val="1"/>
        <c:lblAlgn val="ctr"/>
        <c:lblOffset val="100"/>
      </c:catAx>
      <c:valAx>
        <c:axId val="154445312"/>
        <c:scaling>
          <c:orientation val="minMax"/>
        </c:scaling>
        <c:axPos val="l"/>
        <c:majorGridlines/>
        <c:title>
          <c:tx>
            <c:rich>
              <a:bodyPr rot="-5400000" vert="horz"/>
              <a:lstStyle/>
              <a:p>
                <a:pPr>
                  <a:defRPr/>
                </a:pPr>
                <a:r>
                  <a:rPr lang="pl-PL"/>
                  <a:t>FPS</a:t>
                </a:r>
              </a:p>
            </c:rich>
          </c:tx>
        </c:title>
        <c:numFmt formatCode="0.00" sourceLinked="1"/>
        <c:tickLblPos val="nextTo"/>
        <c:crossAx val="154434944"/>
        <c:crosses val="autoZero"/>
        <c:crossBetween val="between"/>
      </c:valAx>
    </c:plotArea>
    <c:legend>
      <c:legendPos val="r"/>
      <c:layout>
        <c:manualLayout>
          <c:xMode val="edge"/>
          <c:yMode val="edge"/>
          <c:x val="0.83613998250218802"/>
          <c:y val="0.26343175853018319"/>
          <c:w val="0.16386001749781276"/>
          <c:h val="0.50230314960629829"/>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A34E348E-E2E6-4E26-8A46-4B8015690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51</Pages>
  <Words>11622</Words>
  <Characters>66252</Characters>
  <Application>Microsoft Office Word</Application>
  <DocSecurity>0</DocSecurity>
  <Lines>552</Lines>
  <Paragraphs>155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77719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noname</dc:creator>
  <cp:lastModifiedBy>popanda</cp:lastModifiedBy>
  <cp:revision>7</cp:revision>
  <cp:lastPrinted>2012-06-29T13:32:00Z</cp:lastPrinted>
  <dcterms:created xsi:type="dcterms:W3CDTF">2014-08-02T20:38:00Z</dcterms:created>
  <dcterms:modified xsi:type="dcterms:W3CDTF">2014-08-02T22:45:00Z</dcterms:modified>
</cp:coreProperties>
</file>