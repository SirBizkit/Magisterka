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E8514B" w:rsidRDefault="004A27A4" w:rsidP="004A27A4">
      <w:pPr>
        <w:ind w:right="-185"/>
        <w:jc w:val="center"/>
        <w:rPr>
          <w:sz w:val="36"/>
          <w:szCs w:val="36"/>
          <w:lang w:val="pl-PL"/>
        </w:rPr>
      </w:pPr>
      <w:r w:rsidRPr="00AF7DD7">
        <w:rPr>
          <w:sz w:val="36"/>
          <w:szCs w:val="36"/>
          <w:lang w:val="pl-PL"/>
        </w:rPr>
        <w:t>„</w:t>
      </w:r>
      <w:r w:rsidR="00AF7DD7" w:rsidRPr="00AF7DD7">
        <w:rPr>
          <w:sz w:val="36"/>
          <w:szCs w:val="36"/>
          <w:lang w:val="pl-PL"/>
        </w:rPr>
        <w:t>Analiza możliwoś</w:t>
      </w:r>
      <w:r w:rsidR="00E8514B">
        <w:rPr>
          <w:sz w:val="36"/>
          <w:szCs w:val="36"/>
          <w:lang w:val="pl-PL"/>
        </w:rPr>
        <w:t>ci implementacji oprogramowania</w:t>
      </w:r>
    </w:p>
    <w:p w:rsidR="004A27A4" w:rsidRPr="00AF7DD7" w:rsidRDefault="00AF7DD7" w:rsidP="004A27A4">
      <w:pPr>
        <w:ind w:right="-185"/>
        <w:jc w:val="center"/>
        <w:rPr>
          <w:sz w:val="36"/>
          <w:szCs w:val="36"/>
          <w:lang w:val="pl-PL"/>
        </w:rPr>
      </w:pPr>
      <w:proofErr w:type="gramStart"/>
      <w:r w:rsidRPr="00AF7DD7">
        <w:rPr>
          <w:sz w:val="36"/>
          <w:szCs w:val="36"/>
          <w:lang w:val="pl-PL"/>
        </w:rPr>
        <w:t>do</w:t>
      </w:r>
      <w:proofErr w:type="gramEnd"/>
      <w:r w:rsidRPr="00AF7DD7">
        <w:rPr>
          <w:sz w:val="36"/>
          <w:szCs w:val="36"/>
          <w:lang w:val="pl-PL"/>
        </w:rPr>
        <w:t xml:space="preserve"> wizualizacji 2D i 3D dla różnych platform mobilnych</w:t>
      </w:r>
      <w:r w:rsidR="004A27A4" w:rsidRPr="00AF7DD7">
        <w:rPr>
          <w:sz w:val="36"/>
          <w:szCs w:val="36"/>
          <w:lang w:val="pl-PL"/>
        </w:rPr>
        <w:t>”</w:t>
      </w:r>
    </w:p>
    <w:p w:rsidR="004A27A4" w:rsidRDefault="004A27A4" w:rsidP="004A27A4">
      <w:pPr>
        <w:rPr>
          <w:lang w:val="pl-PL"/>
        </w:rPr>
      </w:pPr>
    </w:p>
    <w:p w:rsidR="00AF7DD7" w:rsidRPr="009909C6" w:rsidRDefault="00AF7DD7"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w:t>
      </w:r>
      <w:proofErr w:type="spellStart"/>
      <w:r w:rsidR="009C1A25" w:rsidRPr="009909C6">
        <w:rPr>
          <w:b/>
          <w:lang w:val="pl-PL"/>
        </w:rPr>
        <w:t>Popanda</w:t>
      </w:r>
      <w:proofErr w:type="spellEnd"/>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 xml:space="preserve">Łukasz </w:t>
      </w:r>
      <w:proofErr w:type="spellStart"/>
      <w:r w:rsidRPr="009909C6">
        <w:rPr>
          <w:lang w:val="pl-PL"/>
        </w:rPr>
        <w:t>Rauch</w:t>
      </w:r>
      <w:proofErr w:type="spellEnd"/>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B95557" w:rsidRPr="00B95557">
        <w:rPr>
          <w:bCs/>
          <w:lang w:val="pl-PL"/>
        </w:rPr>
        <w:t>prof. dr hab. inż. Mirosław Głowacki</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Default="00C847FF" w:rsidP="00C847FF">
      <w:pPr>
        <w:rPr>
          <w:lang w:val="pl-PL"/>
        </w:rPr>
      </w:pPr>
    </w:p>
    <w:p w:rsidR="00AF7DD7" w:rsidRPr="009909C6" w:rsidRDefault="00AF7DD7" w:rsidP="00C847FF">
      <w:pPr>
        <w:rPr>
          <w:lang w:val="pl-PL"/>
        </w:rPr>
      </w:pPr>
    </w:p>
    <w:p w:rsidR="004A27A4" w:rsidRDefault="00F260BD" w:rsidP="001C775F">
      <w:pPr>
        <w:jc w:val="center"/>
        <w:rPr>
          <w:lang w:val="pl-PL"/>
        </w:rPr>
      </w:pPr>
      <w:r>
        <w:rPr>
          <w:lang w:val="pl-PL"/>
        </w:rPr>
        <w:t>Kraków 2014</w:t>
      </w:r>
    </w:p>
    <w:p w:rsidR="004A27A4" w:rsidRPr="009909C6" w:rsidRDefault="004A27A4" w:rsidP="004A27A4">
      <w:pPr>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030632" w:rsidRDefault="008956D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4523171" w:history="1">
        <w:r w:rsidR="00030632" w:rsidRPr="00580189">
          <w:rPr>
            <w:rStyle w:val="Hipercze"/>
            <w:noProof/>
            <w:lang w:val="pl-PL"/>
          </w:rPr>
          <w:t>1</w:t>
        </w:r>
        <w:r w:rsidR="00030632">
          <w:rPr>
            <w:rFonts w:asciiTheme="minorHAnsi" w:eastAsiaTheme="minorEastAsia" w:hAnsiTheme="minorHAnsi" w:cstheme="minorBidi"/>
            <w:noProof/>
            <w:kern w:val="0"/>
            <w:sz w:val="22"/>
            <w:szCs w:val="22"/>
            <w:lang w:val="pl-PL" w:eastAsia="pl-PL" w:bidi="ar-SA"/>
          </w:rPr>
          <w:tab/>
        </w:r>
        <w:r w:rsidR="00030632" w:rsidRPr="00580189">
          <w:rPr>
            <w:rStyle w:val="Hipercze"/>
            <w:noProof/>
            <w:lang w:val="pl-PL"/>
          </w:rPr>
          <w:t>Wstęp</w:t>
        </w:r>
        <w:r w:rsidR="00030632">
          <w:rPr>
            <w:noProof/>
            <w:webHidden/>
          </w:rPr>
          <w:tab/>
        </w:r>
        <w:r w:rsidR="00030632">
          <w:rPr>
            <w:noProof/>
            <w:webHidden/>
          </w:rPr>
          <w:fldChar w:fldCharType="begin"/>
        </w:r>
        <w:r w:rsidR="00030632">
          <w:rPr>
            <w:noProof/>
            <w:webHidden/>
          </w:rPr>
          <w:instrText xml:space="preserve"> PAGEREF _Toc394523171 \h </w:instrText>
        </w:r>
        <w:r w:rsidR="00030632">
          <w:rPr>
            <w:noProof/>
            <w:webHidden/>
          </w:rPr>
        </w:r>
        <w:r w:rsidR="00030632">
          <w:rPr>
            <w:noProof/>
            <w:webHidden/>
          </w:rPr>
          <w:fldChar w:fldCharType="separate"/>
        </w:r>
        <w:r w:rsidR="00030632">
          <w:rPr>
            <w:noProof/>
            <w:webHidden/>
          </w:rPr>
          <w:t>5</w:t>
        </w:r>
        <w:r w:rsidR="00030632">
          <w:rPr>
            <w:noProof/>
            <w:webHidden/>
          </w:rPr>
          <w:fldChar w:fldCharType="end"/>
        </w:r>
      </w:hyperlink>
    </w:p>
    <w:p w:rsidR="00030632" w:rsidRDefault="000306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523172" w:history="1">
        <w:r w:rsidRPr="00580189">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Analiza problemu</w:t>
        </w:r>
        <w:r>
          <w:rPr>
            <w:noProof/>
            <w:webHidden/>
          </w:rPr>
          <w:tab/>
        </w:r>
        <w:r>
          <w:rPr>
            <w:noProof/>
            <w:webHidden/>
          </w:rPr>
          <w:fldChar w:fldCharType="begin"/>
        </w:r>
        <w:r>
          <w:rPr>
            <w:noProof/>
            <w:webHidden/>
          </w:rPr>
          <w:instrText xml:space="preserve"> PAGEREF _Toc394523172 \h </w:instrText>
        </w:r>
        <w:r>
          <w:rPr>
            <w:noProof/>
            <w:webHidden/>
          </w:rPr>
        </w:r>
        <w:r>
          <w:rPr>
            <w:noProof/>
            <w:webHidden/>
          </w:rPr>
          <w:fldChar w:fldCharType="separate"/>
        </w:r>
        <w:r>
          <w:rPr>
            <w:noProof/>
            <w:webHidden/>
          </w:rPr>
          <w:t>6</w:t>
        </w:r>
        <w:r>
          <w:rPr>
            <w:noProof/>
            <w:webHidden/>
          </w:rPr>
          <w:fldChar w:fldCharType="end"/>
        </w:r>
      </w:hyperlink>
    </w:p>
    <w:p w:rsidR="00030632" w:rsidRDefault="000306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523173" w:history="1">
        <w:r w:rsidRPr="00580189">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Systemy</w:t>
        </w:r>
        <w:r>
          <w:rPr>
            <w:noProof/>
            <w:webHidden/>
          </w:rPr>
          <w:tab/>
        </w:r>
        <w:r>
          <w:rPr>
            <w:noProof/>
            <w:webHidden/>
          </w:rPr>
          <w:fldChar w:fldCharType="begin"/>
        </w:r>
        <w:r>
          <w:rPr>
            <w:noProof/>
            <w:webHidden/>
          </w:rPr>
          <w:instrText xml:space="preserve"> PAGEREF _Toc394523173 \h </w:instrText>
        </w:r>
        <w:r>
          <w:rPr>
            <w:noProof/>
            <w:webHidden/>
          </w:rPr>
        </w:r>
        <w:r>
          <w:rPr>
            <w:noProof/>
            <w:webHidden/>
          </w:rPr>
          <w:fldChar w:fldCharType="separate"/>
        </w:r>
        <w:r>
          <w:rPr>
            <w:noProof/>
            <w:webHidden/>
          </w:rPr>
          <w:t>9</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74" w:history="1">
        <w:r w:rsidRPr="00580189">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iOS</w:t>
        </w:r>
        <w:r>
          <w:rPr>
            <w:noProof/>
            <w:webHidden/>
          </w:rPr>
          <w:tab/>
        </w:r>
        <w:r>
          <w:rPr>
            <w:noProof/>
            <w:webHidden/>
          </w:rPr>
          <w:fldChar w:fldCharType="begin"/>
        </w:r>
        <w:r>
          <w:rPr>
            <w:noProof/>
            <w:webHidden/>
          </w:rPr>
          <w:instrText xml:space="preserve"> PAGEREF _Toc394523174 \h </w:instrText>
        </w:r>
        <w:r>
          <w:rPr>
            <w:noProof/>
            <w:webHidden/>
          </w:rPr>
        </w:r>
        <w:r>
          <w:rPr>
            <w:noProof/>
            <w:webHidden/>
          </w:rPr>
          <w:fldChar w:fldCharType="separate"/>
        </w:r>
        <w:r>
          <w:rPr>
            <w:noProof/>
            <w:webHidden/>
          </w:rPr>
          <w:t>9</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75" w:history="1">
        <w:r w:rsidRPr="00580189">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_Toc394523175 \h </w:instrText>
        </w:r>
        <w:r>
          <w:rPr>
            <w:noProof/>
            <w:webHidden/>
          </w:rPr>
        </w:r>
        <w:r>
          <w:rPr>
            <w:noProof/>
            <w:webHidden/>
          </w:rPr>
          <w:fldChar w:fldCharType="separate"/>
        </w:r>
        <w:r>
          <w:rPr>
            <w:noProof/>
            <w:webHidden/>
          </w:rPr>
          <w:t>11</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76" w:history="1">
        <w:r w:rsidRPr="00580189">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Android</w:t>
        </w:r>
        <w:r>
          <w:rPr>
            <w:noProof/>
            <w:webHidden/>
          </w:rPr>
          <w:tab/>
        </w:r>
        <w:r>
          <w:rPr>
            <w:noProof/>
            <w:webHidden/>
          </w:rPr>
          <w:fldChar w:fldCharType="begin"/>
        </w:r>
        <w:r>
          <w:rPr>
            <w:noProof/>
            <w:webHidden/>
          </w:rPr>
          <w:instrText xml:space="preserve"> PAGEREF _Toc394523176 \h </w:instrText>
        </w:r>
        <w:r>
          <w:rPr>
            <w:noProof/>
            <w:webHidden/>
          </w:rPr>
        </w:r>
        <w:r>
          <w:rPr>
            <w:noProof/>
            <w:webHidden/>
          </w:rPr>
          <w:fldChar w:fldCharType="separate"/>
        </w:r>
        <w:r>
          <w:rPr>
            <w:noProof/>
            <w:webHidden/>
          </w:rPr>
          <w:t>11</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77" w:history="1">
        <w:r w:rsidRPr="00580189">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Aktualizacje</w:t>
        </w:r>
        <w:r>
          <w:rPr>
            <w:noProof/>
            <w:webHidden/>
          </w:rPr>
          <w:tab/>
        </w:r>
        <w:r>
          <w:rPr>
            <w:noProof/>
            <w:webHidden/>
          </w:rPr>
          <w:fldChar w:fldCharType="begin"/>
        </w:r>
        <w:r>
          <w:rPr>
            <w:noProof/>
            <w:webHidden/>
          </w:rPr>
          <w:instrText xml:space="preserve"> PAGEREF _Toc394523177 \h </w:instrText>
        </w:r>
        <w:r>
          <w:rPr>
            <w:noProof/>
            <w:webHidden/>
          </w:rPr>
        </w:r>
        <w:r>
          <w:rPr>
            <w:noProof/>
            <w:webHidden/>
          </w:rPr>
          <w:fldChar w:fldCharType="separate"/>
        </w:r>
        <w:r>
          <w:rPr>
            <w:noProof/>
            <w:webHidden/>
          </w:rPr>
          <w:t>13</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78" w:history="1">
        <w:r w:rsidRPr="00580189">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Architektura systemu</w:t>
        </w:r>
        <w:r>
          <w:rPr>
            <w:noProof/>
            <w:webHidden/>
          </w:rPr>
          <w:tab/>
        </w:r>
        <w:r>
          <w:rPr>
            <w:noProof/>
            <w:webHidden/>
          </w:rPr>
          <w:fldChar w:fldCharType="begin"/>
        </w:r>
        <w:r>
          <w:rPr>
            <w:noProof/>
            <w:webHidden/>
          </w:rPr>
          <w:instrText xml:space="preserve"> PAGEREF _Toc394523178 \h </w:instrText>
        </w:r>
        <w:r>
          <w:rPr>
            <w:noProof/>
            <w:webHidden/>
          </w:rPr>
        </w:r>
        <w:r>
          <w:rPr>
            <w:noProof/>
            <w:webHidden/>
          </w:rPr>
          <w:fldChar w:fldCharType="separate"/>
        </w:r>
        <w:r>
          <w:rPr>
            <w:noProof/>
            <w:webHidden/>
          </w:rPr>
          <w:t>13</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79" w:history="1">
        <w:r w:rsidRPr="00580189">
          <w:rPr>
            <w:rStyle w:val="Hipercze"/>
            <w:noProof/>
            <w:lang w:val="pl-PL"/>
          </w:rPr>
          <w:t>3.2.3</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Tworzenie i dystrybucja aplikacji Android</w:t>
        </w:r>
        <w:r>
          <w:rPr>
            <w:noProof/>
            <w:webHidden/>
          </w:rPr>
          <w:tab/>
        </w:r>
        <w:r>
          <w:rPr>
            <w:noProof/>
            <w:webHidden/>
          </w:rPr>
          <w:fldChar w:fldCharType="begin"/>
        </w:r>
        <w:r>
          <w:rPr>
            <w:noProof/>
            <w:webHidden/>
          </w:rPr>
          <w:instrText xml:space="preserve"> PAGEREF _Toc394523179 \h </w:instrText>
        </w:r>
        <w:r>
          <w:rPr>
            <w:noProof/>
            <w:webHidden/>
          </w:rPr>
        </w:r>
        <w:r>
          <w:rPr>
            <w:noProof/>
            <w:webHidden/>
          </w:rPr>
          <w:fldChar w:fldCharType="separate"/>
        </w:r>
        <w:r>
          <w:rPr>
            <w:noProof/>
            <w:webHidden/>
          </w:rPr>
          <w:t>16</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80" w:history="1">
        <w:r w:rsidRPr="00580189">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Windows Phone</w:t>
        </w:r>
        <w:r>
          <w:rPr>
            <w:noProof/>
            <w:webHidden/>
          </w:rPr>
          <w:tab/>
        </w:r>
        <w:r>
          <w:rPr>
            <w:noProof/>
            <w:webHidden/>
          </w:rPr>
          <w:fldChar w:fldCharType="begin"/>
        </w:r>
        <w:r>
          <w:rPr>
            <w:noProof/>
            <w:webHidden/>
          </w:rPr>
          <w:instrText xml:space="preserve"> PAGEREF _Toc394523180 \h </w:instrText>
        </w:r>
        <w:r>
          <w:rPr>
            <w:noProof/>
            <w:webHidden/>
          </w:rPr>
        </w:r>
        <w:r>
          <w:rPr>
            <w:noProof/>
            <w:webHidden/>
          </w:rPr>
          <w:fldChar w:fldCharType="separate"/>
        </w:r>
        <w:r>
          <w:rPr>
            <w:noProof/>
            <w:webHidden/>
          </w:rPr>
          <w:t>16</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81" w:history="1">
        <w:r w:rsidRPr="00580189">
          <w:rPr>
            <w:rStyle w:val="Hipercze"/>
            <w:noProof/>
            <w:lang w:val="pl-PL"/>
          </w:rPr>
          <w:t>3.3.1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Tworzenie i dystrybucja aplikacji Windows Phone 8</w:t>
        </w:r>
        <w:r>
          <w:rPr>
            <w:noProof/>
            <w:webHidden/>
          </w:rPr>
          <w:tab/>
        </w:r>
        <w:r>
          <w:rPr>
            <w:noProof/>
            <w:webHidden/>
          </w:rPr>
          <w:fldChar w:fldCharType="begin"/>
        </w:r>
        <w:r>
          <w:rPr>
            <w:noProof/>
            <w:webHidden/>
          </w:rPr>
          <w:instrText xml:space="preserve"> PAGEREF _Toc394523181 \h </w:instrText>
        </w:r>
        <w:r>
          <w:rPr>
            <w:noProof/>
            <w:webHidden/>
          </w:rPr>
        </w:r>
        <w:r>
          <w:rPr>
            <w:noProof/>
            <w:webHidden/>
          </w:rPr>
          <w:fldChar w:fldCharType="separate"/>
        </w:r>
        <w:r>
          <w:rPr>
            <w:noProof/>
            <w:webHidden/>
          </w:rPr>
          <w:t>16</w:t>
        </w:r>
        <w:r>
          <w:rPr>
            <w:noProof/>
            <w:webHidden/>
          </w:rPr>
          <w:fldChar w:fldCharType="end"/>
        </w:r>
      </w:hyperlink>
    </w:p>
    <w:p w:rsidR="00030632" w:rsidRDefault="000306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523182" w:history="1">
        <w:r w:rsidRPr="00580189">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Środowiska międzyplatformowe</w:t>
        </w:r>
        <w:r>
          <w:rPr>
            <w:noProof/>
            <w:webHidden/>
          </w:rPr>
          <w:tab/>
        </w:r>
        <w:r>
          <w:rPr>
            <w:noProof/>
            <w:webHidden/>
          </w:rPr>
          <w:fldChar w:fldCharType="begin"/>
        </w:r>
        <w:r>
          <w:rPr>
            <w:noProof/>
            <w:webHidden/>
          </w:rPr>
          <w:instrText xml:space="preserve"> PAGEREF _Toc394523182 \h </w:instrText>
        </w:r>
        <w:r>
          <w:rPr>
            <w:noProof/>
            <w:webHidden/>
          </w:rPr>
        </w:r>
        <w:r>
          <w:rPr>
            <w:noProof/>
            <w:webHidden/>
          </w:rPr>
          <w:fldChar w:fldCharType="separate"/>
        </w:r>
        <w:r>
          <w:rPr>
            <w:noProof/>
            <w:webHidden/>
          </w:rPr>
          <w:t>17</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83" w:history="1">
        <w:r w:rsidRPr="00580189">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Unity</w:t>
        </w:r>
        <w:r>
          <w:rPr>
            <w:noProof/>
            <w:webHidden/>
          </w:rPr>
          <w:tab/>
        </w:r>
        <w:r>
          <w:rPr>
            <w:noProof/>
            <w:webHidden/>
          </w:rPr>
          <w:fldChar w:fldCharType="begin"/>
        </w:r>
        <w:r>
          <w:rPr>
            <w:noProof/>
            <w:webHidden/>
          </w:rPr>
          <w:instrText xml:space="preserve"> PAGEREF _Toc394523183 \h </w:instrText>
        </w:r>
        <w:r>
          <w:rPr>
            <w:noProof/>
            <w:webHidden/>
          </w:rPr>
        </w:r>
        <w:r>
          <w:rPr>
            <w:noProof/>
            <w:webHidden/>
          </w:rPr>
          <w:fldChar w:fldCharType="separate"/>
        </w:r>
        <w:r>
          <w:rPr>
            <w:noProof/>
            <w:webHidden/>
          </w:rPr>
          <w:t>17</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84" w:history="1">
        <w:r w:rsidRPr="00580189">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C++</w:t>
        </w:r>
        <w:r>
          <w:rPr>
            <w:noProof/>
            <w:webHidden/>
          </w:rPr>
          <w:tab/>
        </w:r>
        <w:r>
          <w:rPr>
            <w:noProof/>
            <w:webHidden/>
          </w:rPr>
          <w:fldChar w:fldCharType="begin"/>
        </w:r>
        <w:r>
          <w:rPr>
            <w:noProof/>
            <w:webHidden/>
          </w:rPr>
          <w:instrText xml:space="preserve"> PAGEREF _Toc394523184 \h </w:instrText>
        </w:r>
        <w:r>
          <w:rPr>
            <w:noProof/>
            <w:webHidden/>
          </w:rPr>
        </w:r>
        <w:r>
          <w:rPr>
            <w:noProof/>
            <w:webHidden/>
          </w:rPr>
          <w:fldChar w:fldCharType="separate"/>
        </w:r>
        <w:r>
          <w:rPr>
            <w:noProof/>
            <w:webHidden/>
          </w:rPr>
          <w:t>19</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85" w:history="1">
        <w:r w:rsidRPr="00580189">
          <w:rPr>
            <w:rStyle w:val="Hipercze"/>
            <w:noProof/>
            <w:lang w:val="pl-PL"/>
          </w:rPr>
          <w:t>4.3</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jMonkey</w:t>
        </w:r>
        <w:r>
          <w:rPr>
            <w:noProof/>
            <w:webHidden/>
          </w:rPr>
          <w:tab/>
        </w:r>
        <w:r>
          <w:rPr>
            <w:noProof/>
            <w:webHidden/>
          </w:rPr>
          <w:fldChar w:fldCharType="begin"/>
        </w:r>
        <w:r>
          <w:rPr>
            <w:noProof/>
            <w:webHidden/>
          </w:rPr>
          <w:instrText xml:space="preserve"> PAGEREF _Toc394523185 \h </w:instrText>
        </w:r>
        <w:r>
          <w:rPr>
            <w:noProof/>
            <w:webHidden/>
          </w:rPr>
        </w:r>
        <w:r>
          <w:rPr>
            <w:noProof/>
            <w:webHidden/>
          </w:rPr>
          <w:fldChar w:fldCharType="separate"/>
        </w:r>
        <w:r>
          <w:rPr>
            <w:noProof/>
            <w:webHidden/>
          </w:rPr>
          <w:t>19</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86" w:history="1">
        <w:r w:rsidRPr="00580189">
          <w:rPr>
            <w:rStyle w:val="Hipercze"/>
            <w:noProof/>
            <w:lang w:val="pl-PL"/>
          </w:rPr>
          <w:t>4.4</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Web/HTML5</w:t>
        </w:r>
        <w:r>
          <w:rPr>
            <w:noProof/>
            <w:webHidden/>
          </w:rPr>
          <w:tab/>
        </w:r>
        <w:r>
          <w:rPr>
            <w:noProof/>
            <w:webHidden/>
          </w:rPr>
          <w:fldChar w:fldCharType="begin"/>
        </w:r>
        <w:r>
          <w:rPr>
            <w:noProof/>
            <w:webHidden/>
          </w:rPr>
          <w:instrText xml:space="preserve"> PAGEREF _Toc394523186 \h </w:instrText>
        </w:r>
        <w:r>
          <w:rPr>
            <w:noProof/>
            <w:webHidden/>
          </w:rPr>
        </w:r>
        <w:r>
          <w:rPr>
            <w:noProof/>
            <w:webHidden/>
          </w:rPr>
          <w:fldChar w:fldCharType="separate"/>
        </w:r>
        <w:r>
          <w:rPr>
            <w:noProof/>
            <w:webHidden/>
          </w:rPr>
          <w:t>19</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87" w:history="1">
        <w:r w:rsidRPr="00580189">
          <w:rPr>
            <w:rStyle w:val="Hipercze"/>
            <w:noProof/>
            <w:lang w:val="pl-PL"/>
          </w:rPr>
          <w:t>4.5</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Flash</w:t>
        </w:r>
        <w:r>
          <w:rPr>
            <w:noProof/>
            <w:webHidden/>
          </w:rPr>
          <w:tab/>
        </w:r>
        <w:r>
          <w:rPr>
            <w:noProof/>
            <w:webHidden/>
          </w:rPr>
          <w:fldChar w:fldCharType="begin"/>
        </w:r>
        <w:r>
          <w:rPr>
            <w:noProof/>
            <w:webHidden/>
          </w:rPr>
          <w:instrText xml:space="preserve"> PAGEREF _Toc394523187 \h </w:instrText>
        </w:r>
        <w:r>
          <w:rPr>
            <w:noProof/>
            <w:webHidden/>
          </w:rPr>
        </w:r>
        <w:r>
          <w:rPr>
            <w:noProof/>
            <w:webHidden/>
          </w:rPr>
          <w:fldChar w:fldCharType="separate"/>
        </w:r>
        <w:r>
          <w:rPr>
            <w:noProof/>
            <w:webHidden/>
          </w:rPr>
          <w:t>19</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88" w:history="1">
        <w:r w:rsidRPr="00580189">
          <w:rPr>
            <w:rStyle w:val="Hipercze"/>
            <w:noProof/>
            <w:lang w:val="pl-PL"/>
          </w:rPr>
          <w:t>4.6</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Podsumowanie</w:t>
        </w:r>
        <w:r>
          <w:rPr>
            <w:noProof/>
            <w:webHidden/>
          </w:rPr>
          <w:tab/>
        </w:r>
        <w:r>
          <w:rPr>
            <w:noProof/>
            <w:webHidden/>
          </w:rPr>
          <w:fldChar w:fldCharType="begin"/>
        </w:r>
        <w:r>
          <w:rPr>
            <w:noProof/>
            <w:webHidden/>
          </w:rPr>
          <w:instrText xml:space="preserve"> PAGEREF _Toc394523188 \h </w:instrText>
        </w:r>
        <w:r>
          <w:rPr>
            <w:noProof/>
            <w:webHidden/>
          </w:rPr>
        </w:r>
        <w:r>
          <w:rPr>
            <w:noProof/>
            <w:webHidden/>
          </w:rPr>
          <w:fldChar w:fldCharType="separate"/>
        </w:r>
        <w:r>
          <w:rPr>
            <w:noProof/>
            <w:webHidden/>
          </w:rPr>
          <w:t>19</w:t>
        </w:r>
        <w:r>
          <w:rPr>
            <w:noProof/>
            <w:webHidden/>
          </w:rPr>
          <w:fldChar w:fldCharType="end"/>
        </w:r>
      </w:hyperlink>
    </w:p>
    <w:p w:rsidR="00030632" w:rsidRDefault="000306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523189" w:history="1">
        <w:r w:rsidRPr="00580189">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Wymagania przed-implementacyjne</w:t>
        </w:r>
        <w:r>
          <w:rPr>
            <w:noProof/>
            <w:webHidden/>
          </w:rPr>
          <w:tab/>
        </w:r>
        <w:r>
          <w:rPr>
            <w:noProof/>
            <w:webHidden/>
          </w:rPr>
          <w:fldChar w:fldCharType="begin"/>
        </w:r>
        <w:r>
          <w:rPr>
            <w:noProof/>
            <w:webHidden/>
          </w:rPr>
          <w:instrText xml:space="preserve"> PAGEREF _Toc394523189 \h </w:instrText>
        </w:r>
        <w:r>
          <w:rPr>
            <w:noProof/>
            <w:webHidden/>
          </w:rPr>
        </w:r>
        <w:r>
          <w:rPr>
            <w:noProof/>
            <w:webHidden/>
          </w:rPr>
          <w:fldChar w:fldCharType="separate"/>
        </w:r>
        <w:r>
          <w:rPr>
            <w:noProof/>
            <w:webHidden/>
          </w:rPr>
          <w:t>20</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90" w:history="1">
        <w:r w:rsidRPr="00580189">
          <w:rPr>
            <w:rStyle w:val="Hipercze"/>
            <w:noProof/>
            <w:lang w:val="pl-PL"/>
          </w:rPr>
          <w:t>5.1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Android</w:t>
        </w:r>
        <w:r>
          <w:rPr>
            <w:noProof/>
            <w:webHidden/>
          </w:rPr>
          <w:tab/>
        </w:r>
        <w:r>
          <w:rPr>
            <w:noProof/>
            <w:webHidden/>
          </w:rPr>
          <w:fldChar w:fldCharType="begin"/>
        </w:r>
        <w:r>
          <w:rPr>
            <w:noProof/>
            <w:webHidden/>
          </w:rPr>
          <w:instrText xml:space="preserve"> PAGEREF _Toc394523190 \h </w:instrText>
        </w:r>
        <w:r>
          <w:rPr>
            <w:noProof/>
            <w:webHidden/>
          </w:rPr>
        </w:r>
        <w:r>
          <w:rPr>
            <w:noProof/>
            <w:webHidden/>
          </w:rPr>
          <w:fldChar w:fldCharType="separate"/>
        </w:r>
        <w:r>
          <w:rPr>
            <w:noProof/>
            <w:webHidden/>
          </w:rPr>
          <w:t>20</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91" w:history="1">
        <w:r w:rsidRPr="00580189">
          <w:rPr>
            <w:rStyle w:val="Hipercze"/>
            <w:noProof/>
            <w:lang w:val="pl-PL"/>
          </w:rPr>
          <w:t>5.2</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iOS</w:t>
        </w:r>
        <w:r>
          <w:rPr>
            <w:noProof/>
            <w:webHidden/>
          </w:rPr>
          <w:tab/>
        </w:r>
        <w:r>
          <w:rPr>
            <w:noProof/>
            <w:webHidden/>
          </w:rPr>
          <w:fldChar w:fldCharType="begin"/>
        </w:r>
        <w:r>
          <w:rPr>
            <w:noProof/>
            <w:webHidden/>
          </w:rPr>
          <w:instrText xml:space="preserve"> PAGEREF _Toc394523191 \h </w:instrText>
        </w:r>
        <w:r>
          <w:rPr>
            <w:noProof/>
            <w:webHidden/>
          </w:rPr>
        </w:r>
        <w:r>
          <w:rPr>
            <w:noProof/>
            <w:webHidden/>
          </w:rPr>
          <w:fldChar w:fldCharType="separate"/>
        </w:r>
        <w:r>
          <w:rPr>
            <w:noProof/>
            <w:webHidden/>
          </w:rPr>
          <w:t>22</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92" w:history="1">
        <w:r w:rsidRPr="00580189">
          <w:rPr>
            <w:rStyle w:val="Hipercze"/>
            <w:noProof/>
            <w:lang w:val="pl-PL"/>
          </w:rPr>
          <w:t>5.2.1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Urządzenie z systemem OS X</w:t>
        </w:r>
        <w:r>
          <w:rPr>
            <w:noProof/>
            <w:webHidden/>
          </w:rPr>
          <w:tab/>
        </w:r>
        <w:r>
          <w:rPr>
            <w:noProof/>
            <w:webHidden/>
          </w:rPr>
          <w:fldChar w:fldCharType="begin"/>
        </w:r>
        <w:r>
          <w:rPr>
            <w:noProof/>
            <w:webHidden/>
          </w:rPr>
          <w:instrText xml:space="preserve"> PAGEREF _Toc394523192 \h </w:instrText>
        </w:r>
        <w:r>
          <w:rPr>
            <w:noProof/>
            <w:webHidden/>
          </w:rPr>
        </w:r>
        <w:r>
          <w:rPr>
            <w:noProof/>
            <w:webHidden/>
          </w:rPr>
          <w:fldChar w:fldCharType="separate"/>
        </w:r>
        <w:r>
          <w:rPr>
            <w:noProof/>
            <w:webHidden/>
          </w:rPr>
          <w:t>23</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93" w:history="1">
        <w:r w:rsidRPr="00580189">
          <w:rPr>
            <w:rStyle w:val="Hipercze"/>
            <w:noProof/>
            <w:lang w:val="pl-PL"/>
          </w:rPr>
          <w:t>5.2.2</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Przygotowanie urządzenia</w:t>
        </w:r>
        <w:r>
          <w:rPr>
            <w:noProof/>
            <w:webHidden/>
          </w:rPr>
          <w:tab/>
        </w:r>
        <w:r>
          <w:rPr>
            <w:noProof/>
            <w:webHidden/>
          </w:rPr>
          <w:fldChar w:fldCharType="begin"/>
        </w:r>
        <w:r>
          <w:rPr>
            <w:noProof/>
            <w:webHidden/>
          </w:rPr>
          <w:instrText xml:space="preserve"> PAGEREF _Toc394523193 \h </w:instrText>
        </w:r>
        <w:r>
          <w:rPr>
            <w:noProof/>
            <w:webHidden/>
          </w:rPr>
        </w:r>
        <w:r>
          <w:rPr>
            <w:noProof/>
            <w:webHidden/>
          </w:rPr>
          <w:fldChar w:fldCharType="separate"/>
        </w:r>
        <w:r>
          <w:rPr>
            <w:noProof/>
            <w:webHidden/>
          </w:rPr>
          <w:t>24</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94" w:history="1">
        <w:r w:rsidRPr="00580189">
          <w:rPr>
            <w:rStyle w:val="Hipercze"/>
            <w:noProof/>
            <w:lang w:val="pl-PL"/>
          </w:rPr>
          <w:t>5.2.3</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Instalacja aplikacji z systemu Windows</w:t>
        </w:r>
        <w:r>
          <w:rPr>
            <w:noProof/>
            <w:webHidden/>
          </w:rPr>
          <w:tab/>
        </w:r>
        <w:r>
          <w:rPr>
            <w:noProof/>
            <w:webHidden/>
          </w:rPr>
          <w:fldChar w:fldCharType="begin"/>
        </w:r>
        <w:r>
          <w:rPr>
            <w:noProof/>
            <w:webHidden/>
          </w:rPr>
          <w:instrText xml:space="preserve"> PAGEREF _Toc394523194 \h </w:instrText>
        </w:r>
        <w:r>
          <w:rPr>
            <w:noProof/>
            <w:webHidden/>
          </w:rPr>
        </w:r>
        <w:r>
          <w:rPr>
            <w:noProof/>
            <w:webHidden/>
          </w:rPr>
          <w:fldChar w:fldCharType="separate"/>
        </w:r>
        <w:r>
          <w:rPr>
            <w:noProof/>
            <w:webHidden/>
          </w:rPr>
          <w:t>24</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95" w:history="1">
        <w:r w:rsidRPr="00580189">
          <w:rPr>
            <w:rStyle w:val="Hipercze"/>
            <w:noProof/>
            <w:lang w:val="pl-PL"/>
          </w:rPr>
          <w:t>5.3</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Windows Phone 8</w:t>
        </w:r>
        <w:r>
          <w:rPr>
            <w:noProof/>
            <w:webHidden/>
          </w:rPr>
          <w:tab/>
        </w:r>
        <w:r>
          <w:rPr>
            <w:noProof/>
            <w:webHidden/>
          </w:rPr>
          <w:fldChar w:fldCharType="begin"/>
        </w:r>
        <w:r>
          <w:rPr>
            <w:noProof/>
            <w:webHidden/>
          </w:rPr>
          <w:instrText xml:space="preserve"> PAGEREF _Toc394523195 \h </w:instrText>
        </w:r>
        <w:r>
          <w:rPr>
            <w:noProof/>
            <w:webHidden/>
          </w:rPr>
        </w:r>
        <w:r>
          <w:rPr>
            <w:noProof/>
            <w:webHidden/>
          </w:rPr>
          <w:fldChar w:fldCharType="separate"/>
        </w:r>
        <w:r>
          <w:rPr>
            <w:noProof/>
            <w:webHidden/>
          </w:rPr>
          <w:t>28</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96" w:history="1">
        <w:r w:rsidRPr="00580189">
          <w:rPr>
            <w:rStyle w:val="Hipercze"/>
            <w:noProof/>
            <w:lang w:val="pl-PL"/>
          </w:rPr>
          <w:t>5.3.1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Instalacja Windows 8 w aplikacji Virtualbox</w:t>
        </w:r>
        <w:r>
          <w:rPr>
            <w:noProof/>
            <w:webHidden/>
          </w:rPr>
          <w:tab/>
        </w:r>
        <w:r>
          <w:rPr>
            <w:noProof/>
            <w:webHidden/>
          </w:rPr>
          <w:fldChar w:fldCharType="begin"/>
        </w:r>
        <w:r>
          <w:rPr>
            <w:noProof/>
            <w:webHidden/>
          </w:rPr>
          <w:instrText xml:space="preserve"> PAGEREF _Toc394523196 \h </w:instrText>
        </w:r>
        <w:r>
          <w:rPr>
            <w:noProof/>
            <w:webHidden/>
          </w:rPr>
        </w:r>
        <w:r>
          <w:rPr>
            <w:noProof/>
            <w:webHidden/>
          </w:rPr>
          <w:fldChar w:fldCharType="separate"/>
        </w:r>
        <w:r>
          <w:rPr>
            <w:noProof/>
            <w:webHidden/>
          </w:rPr>
          <w:t>28</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197" w:history="1">
        <w:r w:rsidRPr="00580189">
          <w:rPr>
            <w:rStyle w:val="Hipercze"/>
            <w:noProof/>
            <w:lang w:val="pl-PL"/>
          </w:rPr>
          <w:t>5.3.2</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Instalacja Windows Phone SDK 8 i rejestracja telefonu</w:t>
        </w:r>
        <w:r>
          <w:rPr>
            <w:noProof/>
            <w:webHidden/>
          </w:rPr>
          <w:tab/>
        </w:r>
        <w:r>
          <w:rPr>
            <w:noProof/>
            <w:webHidden/>
          </w:rPr>
          <w:fldChar w:fldCharType="begin"/>
        </w:r>
        <w:r>
          <w:rPr>
            <w:noProof/>
            <w:webHidden/>
          </w:rPr>
          <w:instrText xml:space="preserve"> PAGEREF _Toc394523197 \h </w:instrText>
        </w:r>
        <w:r>
          <w:rPr>
            <w:noProof/>
            <w:webHidden/>
          </w:rPr>
        </w:r>
        <w:r>
          <w:rPr>
            <w:noProof/>
            <w:webHidden/>
          </w:rPr>
          <w:fldChar w:fldCharType="separate"/>
        </w:r>
        <w:r>
          <w:rPr>
            <w:noProof/>
            <w:webHidden/>
          </w:rPr>
          <w:t>29</w:t>
        </w:r>
        <w:r>
          <w:rPr>
            <w:noProof/>
            <w:webHidden/>
          </w:rPr>
          <w:fldChar w:fldCharType="end"/>
        </w:r>
      </w:hyperlink>
    </w:p>
    <w:p w:rsidR="00030632" w:rsidRDefault="000306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523198" w:history="1">
        <w:r w:rsidRPr="00580189">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Zaimplementowane programy testujące</w:t>
        </w:r>
        <w:r>
          <w:rPr>
            <w:noProof/>
            <w:webHidden/>
          </w:rPr>
          <w:tab/>
        </w:r>
        <w:r>
          <w:rPr>
            <w:noProof/>
            <w:webHidden/>
          </w:rPr>
          <w:fldChar w:fldCharType="begin"/>
        </w:r>
        <w:r>
          <w:rPr>
            <w:noProof/>
            <w:webHidden/>
          </w:rPr>
          <w:instrText xml:space="preserve"> PAGEREF _Toc394523198 \h </w:instrText>
        </w:r>
        <w:r>
          <w:rPr>
            <w:noProof/>
            <w:webHidden/>
          </w:rPr>
        </w:r>
        <w:r>
          <w:rPr>
            <w:noProof/>
            <w:webHidden/>
          </w:rPr>
          <w:fldChar w:fldCharType="separate"/>
        </w:r>
        <w:r>
          <w:rPr>
            <w:noProof/>
            <w:webHidden/>
          </w:rPr>
          <w:t>32</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199" w:history="1">
        <w:r w:rsidRPr="00580189">
          <w:rPr>
            <w:rStyle w:val="Hipercze"/>
            <w:noProof/>
            <w:lang w:val="pl-PL"/>
          </w:rPr>
          <w:t>6.1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Unity: Test grafiki 2D i 3D - benchmarki</w:t>
        </w:r>
        <w:r>
          <w:rPr>
            <w:noProof/>
            <w:webHidden/>
          </w:rPr>
          <w:tab/>
        </w:r>
        <w:r>
          <w:rPr>
            <w:noProof/>
            <w:webHidden/>
          </w:rPr>
          <w:fldChar w:fldCharType="begin"/>
        </w:r>
        <w:r>
          <w:rPr>
            <w:noProof/>
            <w:webHidden/>
          </w:rPr>
          <w:instrText xml:space="preserve"> PAGEREF _Toc394523199 \h </w:instrText>
        </w:r>
        <w:r>
          <w:rPr>
            <w:noProof/>
            <w:webHidden/>
          </w:rPr>
        </w:r>
        <w:r>
          <w:rPr>
            <w:noProof/>
            <w:webHidden/>
          </w:rPr>
          <w:fldChar w:fldCharType="separate"/>
        </w:r>
        <w:r>
          <w:rPr>
            <w:noProof/>
            <w:webHidden/>
          </w:rPr>
          <w:t>32</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200" w:history="1">
        <w:r w:rsidRPr="00580189">
          <w:rPr>
            <w:rStyle w:val="Hipercze"/>
            <w:noProof/>
            <w:lang w:val="pl-PL"/>
          </w:rPr>
          <w:t>6.2</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Unity: Test grafiki 2D</w:t>
        </w:r>
        <w:r>
          <w:rPr>
            <w:noProof/>
            <w:webHidden/>
          </w:rPr>
          <w:tab/>
        </w:r>
        <w:r>
          <w:rPr>
            <w:noProof/>
            <w:webHidden/>
          </w:rPr>
          <w:fldChar w:fldCharType="begin"/>
        </w:r>
        <w:r>
          <w:rPr>
            <w:noProof/>
            <w:webHidden/>
          </w:rPr>
          <w:instrText xml:space="preserve"> PAGEREF _Toc394523200 \h </w:instrText>
        </w:r>
        <w:r>
          <w:rPr>
            <w:noProof/>
            <w:webHidden/>
          </w:rPr>
        </w:r>
        <w:r>
          <w:rPr>
            <w:noProof/>
            <w:webHidden/>
          </w:rPr>
          <w:fldChar w:fldCharType="separate"/>
        </w:r>
        <w:r>
          <w:rPr>
            <w:noProof/>
            <w:webHidden/>
          </w:rPr>
          <w:t>38</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201" w:history="1">
        <w:r w:rsidRPr="00580189">
          <w:rPr>
            <w:rStyle w:val="Hipercze"/>
            <w:noProof/>
            <w:lang w:val="pl-PL"/>
          </w:rPr>
          <w:t>6.2.1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Implementacja</w:t>
        </w:r>
        <w:r>
          <w:rPr>
            <w:noProof/>
            <w:webHidden/>
          </w:rPr>
          <w:tab/>
        </w:r>
        <w:r>
          <w:rPr>
            <w:noProof/>
            <w:webHidden/>
          </w:rPr>
          <w:fldChar w:fldCharType="begin"/>
        </w:r>
        <w:r>
          <w:rPr>
            <w:noProof/>
            <w:webHidden/>
          </w:rPr>
          <w:instrText xml:space="preserve"> PAGEREF _Toc394523201 \h </w:instrText>
        </w:r>
        <w:r>
          <w:rPr>
            <w:noProof/>
            <w:webHidden/>
          </w:rPr>
        </w:r>
        <w:r>
          <w:rPr>
            <w:noProof/>
            <w:webHidden/>
          </w:rPr>
          <w:fldChar w:fldCharType="separate"/>
        </w:r>
        <w:r>
          <w:rPr>
            <w:noProof/>
            <w:webHidden/>
          </w:rPr>
          <w:t>39</w:t>
        </w:r>
        <w:r>
          <w:rPr>
            <w:noProof/>
            <w:webHidden/>
          </w:rPr>
          <w:fldChar w:fldCharType="end"/>
        </w:r>
      </w:hyperlink>
    </w:p>
    <w:p w:rsidR="00030632" w:rsidRDefault="00030632">
      <w:pPr>
        <w:pStyle w:val="Spistreci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4523202" w:history="1">
        <w:r w:rsidRPr="00580189">
          <w:rPr>
            <w:rStyle w:val="Hipercze"/>
            <w:noProof/>
            <w:lang w:val="pl-PL"/>
          </w:rPr>
          <w:t>6.2.1.1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Postać gracza</w:t>
        </w:r>
        <w:r>
          <w:rPr>
            <w:noProof/>
            <w:webHidden/>
          </w:rPr>
          <w:tab/>
        </w:r>
        <w:r>
          <w:rPr>
            <w:noProof/>
            <w:webHidden/>
          </w:rPr>
          <w:fldChar w:fldCharType="begin"/>
        </w:r>
        <w:r>
          <w:rPr>
            <w:noProof/>
            <w:webHidden/>
          </w:rPr>
          <w:instrText xml:space="preserve"> PAGEREF _Toc394523202 \h </w:instrText>
        </w:r>
        <w:r>
          <w:rPr>
            <w:noProof/>
            <w:webHidden/>
          </w:rPr>
        </w:r>
        <w:r>
          <w:rPr>
            <w:noProof/>
            <w:webHidden/>
          </w:rPr>
          <w:fldChar w:fldCharType="separate"/>
        </w:r>
        <w:r>
          <w:rPr>
            <w:noProof/>
            <w:webHidden/>
          </w:rPr>
          <w:t>39</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203" w:history="1">
        <w:r w:rsidRPr="00580189">
          <w:rPr>
            <w:rStyle w:val="Hipercze"/>
            <w:noProof/>
            <w:lang w:val="pl-PL"/>
          </w:rPr>
          <w:t>6.3</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Unity: Test ilości obiektów 2D</w:t>
        </w:r>
        <w:r>
          <w:rPr>
            <w:noProof/>
            <w:webHidden/>
          </w:rPr>
          <w:tab/>
        </w:r>
        <w:r>
          <w:rPr>
            <w:noProof/>
            <w:webHidden/>
          </w:rPr>
          <w:fldChar w:fldCharType="begin"/>
        </w:r>
        <w:r>
          <w:rPr>
            <w:noProof/>
            <w:webHidden/>
          </w:rPr>
          <w:instrText xml:space="preserve"> PAGEREF _Toc394523203 \h </w:instrText>
        </w:r>
        <w:r>
          <w:rPr>
            <w:noProof/>
            <w:webHidden/>
          </w:rPr>
        </w:r>
        <w:r>
          <w:rPr>
            <w:noProof/>
            <w:webHidden/>
          </w:rPr>
          <w:fldChar w:fldCharType="separate"/>
        </w:r>
        <w:r>
          <w:rPr>
            <w:noProof/>
            <w:webHidden/>
          </w:rPr>
          <w:t>41</w:t>
        </w:r>
        <w:r>
          <w:rPr>
            <w:noProof/>
            <w:webHidden/>
          </w:rPr>
          <w:fldChar w:fldCharType="end"/>
        </w:r>
      </w:hyperlink>
    </w:p>
    <w:p w:rsidR="00030632" w:rsidRDefault="00030632">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523204" w:history="1">
        <w:r w:rsidRPr="00580189">
          <w:rPr>
            <w:rStyle w:val="Hipercze"/>
            <w:noProof/>
            <w:lang w:val="pl-PL"/>
          </w:rPr>
          <w:t>6.4</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Test grafiki 3D</w:t>
        </w:r>
        <w:r>
          <w:rPr>
            <w:noProof/>
            <w:webHidden/>
          </w:rPr>
          <w:tab/>
        </w:r>
        <w:r>
          <w:rPr>
            <w:noProof/>
            <w:webHidden/>
          </w:rPr>
          <w:fldChar w:fldCharType="begin"/>
        </w:r>
        <w:r>
          <w:rPr>
            <w:noProof/>
            <w:webHidden/>
          </w:rPr>
          <w:instrText xml:space="preserve"> PAGEREF _Toc394523204 \h </w:instrText>
        </w:r>
        <w:r>
          <w:rPr>
            <w:noProof/>
            <w:webHidden/>
          </w:rPr>
        </w:r>
        <w:r>
          <w:rPr>
            <w:noProof/>
            <w:webHidden/>
          </w:rPr>
          <w:fldChar w:fldCharType="separate"/>
        </w:r>
        <w:r>
          <w:rPr>
            <w:noProof/>
            <w:webHidden/>
          </w:rPr>
          <w:t>42</w:t>
        </w:r>
        <w:r>
          <w:rPr>
            <w:noProof/>
            <w:webHidden/>
          </w:rPr>
          <w:fldChar w:fldCharType="end"/>
        </w:r>
      </w:hyperlink>
    </w:p>
    <w:p w:rsidR="00030632" w:rsidRDefault="00030632">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523205" w:history="1">
        <w:r w:rsidRPr="00580189">
          <w:rPr>
            <w:rStyle w:val="Hipercze"/>
            <w:noProof/>
            <w:lang w:val="pl-PL"/>
          </w:rPr>
          <w:t>6.4.1</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Implementacja</w:t>
        </w:r>
        <w:r>
          <w:rPr>
            <w:noProof/>
            <w:webHidden/>
          </w:rPr>
          <w:tab/>
        </w:r>
        <w:r>
          <w:rPr>
            <w:noProof/>
            <w:webHidden/>
          </w:rPr>
          <w:fldChar w:fldCharType="begin"/>
        </w:r>
        <w:r>
          <w:rPr>
            <w:noProof/>
            <w:webHidden/>
          </w:rPr>
          <w:instrText xml:space="preserve"> PAGEREF _Toc394523205 \h </w:instrText>
        </w:r>
        <w:r>
          <w:rPr>
            <w:noProof/>
            <w:webHidden/>
          </w:rPr>
        </w:r>
        <w:r>
          <w:rPr>
            <w:noProof/>
            <w:webHidden/>
          </w:rPr>
          <w:fldChar w:fldCharType="separate"/>
        </w:r>
        <w:r>
          <w:rPr>
            <w:noProof/>
            <w:webHidden/>
          </w:rPr>
          <w:t>43</w:t>
        </w:r>
        <w:r>
          <w:rPr>
            <w:noProof/>
            <w:webHidden/>
          </w:rPr>
          <w:fldChar w:fldCharType="end"/>
        </w:r>
      </w:hyperlink>
    </w:p>
    <w:p w:rsidR="00030632" w:rsidRDefault="000306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523206" w:history="1">
        <w:r w:rsidRPr="00580189">
          <w:rPr>
            <w:rStyle w:val="Hipercze"/>
            <w:noProof/>
            <w:lang w:val="pl-PL"/>
          </w:rPr>
          <w:t>7</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Wyniki</w:t>
        </w:r>
        <w:r>
          <w:rPr>
            <w:noProof/>
            <w:webHidden/>
          </w:rPr>
          <w:tab/>
        </w:r>
        <w:r>
          <w:rPr>
            <w:noProof/>
            <w:webHidden/>
          </w:rPr>
          <w:fldChar w:fldCharType="begin"/>
        </w:r>
        <w:r>
          <w:rPr>
            <w:noProof/>
            <w:webHidden/>
          </w:rPr>
          <w:instrText xml:space="preserve"> PAGEREF _Toc394523206 \h </w:instrText>
        </w:r>
        <w:r>
          <w:rPr>
            <w:noProof/>
            <w:webHidden/>
          </w:rPr>
        </w:r>
        <w:r>
          <w:rPr>
            <w:noProof/>
            <w:webHidden/>
          </w:rPr>
          <w:fldChar w:fldCharType="separate"/>
        </w:r>
        <w:r>
          <w:rPr>
            <w:noProof/>
            <w:webHidden/>
          </w:rPr>
          <w:t>47</w:t>
        </w:r>
        <w:r>
          <w:rPr>
            <w:noProof/>
            <w:webHidden/>
          </w:rPr>
          <w:fldChar w:fldCharType="end"/>
        </w:r>
      </w:hyperlink>
    </w:p>
    <w:p w:rsidR="00030632" w:rsidRDefault="000306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523207" w:history="1">
        <w:r w:rsidRPr="00580189">
          <w:rPr>
            <w:rStyle w:val="Hipercze"/>
            <w:noProof/>
            <w:lang w:val="pl-PL"/>
          </w:rPr>
          <w:t>8</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Podsumowanie i wnioski</w:t>
        </w:r>
        <w:r>
          <w:rPr>
            <w:noProof/>
            <w:webHidden/>
          </w:rPr>
          <w:tab/>
        </w:r>
        <w:r>
          <w:rPr>
            <w:noProof/>
            <w:webHidden/>
          </w:rPr>
          <w:fldChar w:fldCharType="begin"/>
        </w:r>
        <w:r>
          <w:rPr>
            <w:noProof/>
            <w:webHidden/>
          </w:rPr>
          <w:instrText xml:space="preserve"> PAGEREF _Toc394523207 \h </w:instrText>
        </w:r>
        <w:r>
          <w:rPr>
            <w:noProof/>
            <w:webHidden/>
          </w:rPr>
        </w:r>
        <w:r>
          <w:rPr>
            <w:noProof/>
            <w:webHidden/>
          </w:rPr>
          <w:fldChar w:fldCharType="separate"/>
        </w:r>
        <w:r>
          <w:rPr>
            <w:noProof/>
            <w:webHidden/>
          </w:rPr>
          <w:t>48</w:t>
        </w:r>
        <w:r>
          <w:rPr>
            <w:noProof/>
            <w:webHidden/>
          </w:rPr>
          <w:fldChar w:fldCharType="end"/>
        </w:r>
      </w:hyperlink>
    </w:p>
    <w:p w:rsidR="00030632" w:rsidRDefault="00030632">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523208" w:history="1">
        <w:r w:rsidRPr="00580189">
          <w:rPr>
            <w:rStyle w:val="Hipercze"/>
            <w:noProof/>
            <w:lang w:val="pl-PL"/>
          </w:rPr>
          <w:t>9</w:t>
        </w:r>
        <w:r>
          <w:rPr>
            <w:rFonts w:asciiTheme="minorHAnsi" w:eastAsiaTheme="minorEastAsia" w:hAnsiTheme="minorHAnsi" w:cstheme="minorBidi"/>
            <w:noProof/>
            <w:kern w:val="0"/>
            <w:sz w:val="22"/>
            <w:szCs w:val="22"/>
            <w:lang w:val="pl-PL" w:eastAsia="pl-PL" w:bidi="ar-SA"/>
          </w:rPr>
          <w:tab/>
        </w:r>
        <w:r w:rsidRPr="00580189">
          <w:rPr>
            <w:rStyle w:val="Hipercze"/>
            <w:noProof/>
            <w:lang w:val="pl-PL"/>
          </w:rPr>
          <w:t>Literatura</w:t>
        </w:r>
        <w:r>
          <w:rPr>
            <w:noProof/>
            <w:webHidden/>
          </w:rPr>
          <w:tab/>
        </w:r>
        <w:r>
          <w:rPr>
            <w:noProof/>
            <w:webHidden/>
          </w:rPr>
          <w:fldChar w:fldCharType="begin"/>
        </w:r>
        <w:r>
          <w:rPr>
            <w:noProof/>
            <w:webHidden/>
          </w:rPr>
          <w:instrText xml:space="preserve"> PAGEREF _Toc394523208 \h </w:instrText>
        </w:r>
        <w:r>
          <w:rPr>
            <w:noProof/>
            <w:webHidden/>
          </w:rPr>
        </w:r>
        <w:r>
          <w:rPr>
            <w:noProof/>
            <w:webHidden/>
          </w:rPr>
          <w:fldChar w:fldCharType="separate"/>
        </w:r>
        <w:r>
          <w:rPr>
            <w:noProof/>
            <w:webHidden/>
          </w:rPr>
          <w:t>49</w:t>
        </w:r>
        <w:r>
          <w:rPr>
            <w:noProof/>
            <w:webHidden/>
          </w:rPr>
          <w:fldChar w:fldCharType="end"/>
        </w:r>
      </w:hyperlink>
    </w:p>
    <w:p w:rsidR="0036634C" w:rsidRPr="009909C6" w:rsidRDefault="008956DD"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1" w:name="_Toc394523171"/>
      <w:r w:rsidRPr="009909C6">
        <w:rPr>
          <w:lang w:val="pl-PL"/>
        </w:rPr>
        <w:lastRenderedPageBreak/>
        <w:t>Wstęp</w:t>
      </w:r>
      <w:bookmarkEnd w:id="1"/>
    </w:p>
    <w:p w:rsidR="00605BF8" w:rsidRDefault="00605BF8" w:rsidP="00605BF8">
      <w:pPr>
        <w:rPr>
          <w:lang w:val="pl-PL"/>
        </w:rPr>
      </w:pPr>
    </w:p>
    <w:p w:rsidR="00605BF8" w:rsidRDefault="00BB4D12" w:rsidP="00BB4D12">
      <w:pPr>
        <w:pStyle w:val="Nagwek1"/>
        <w:rPr>
          <w:lang w:val="pl-PL"/>
        </w:rPr>
      </w:pPr>
      <w:bookmarkStart w:id="2" w:name="_Toc394523172"/>
      <w:r>
        <w:rPr>
          <w:lang w:val="pl-PL"/>
        </w:rPr>
        <w:lastRenderedPageBreak/>
        <w:t>Analiza problemu</w:t>
      </w:r>
      <w:bookmarkEnd w:id="2"/>
    </w:p>
    <w:p w:rsidR="00B9382F" w:rsidRPr="00B9382F" w:rsidRDefault="00B9382F" w:rsidP="00B9382F">
      <w:pPr>
        <w:rPr>
          <w:lang w:val="pl-PL"/>
        </w:rPr>
      </w:pPr>
    </w:p>
    <w:p w:rsidR="00830BC2" w:rsidRPr="001F3F37" w:rsidRDefault="00CA192F" w:rsidP="00830BC2">
      <w:pPr>
        <w:ind w:firstLine="432"/>
        <w:rPr>
          <w:color w:val="FF0000"/>
          <w:lang w:val="pl-PL"/>
        </w:rPr>
      </w:pPr>
      <w:r>
        <w:rPr>
          <w:lang w:val="pl-PL"/>
        </w:rPr>
        <w:t xml:space="preserve">W obecnych czasach duża liczba </w:t>
      </w:r>
      <w:proofErr w:type="spellStart"/>
      <w:r>
        <w:rPr>
          <w:lang w:val="pl-PL"/>
        </w:rPr>
        <w:t>architektur</w:t>
      </w:r>
      <w:proofErr w:type="spellEnd"/>
      <w:r>
        <w:rPr>
          <w:lang w:val="pl-PL"/>
        </w:rPr>
        <w:t xml:space="preserve">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wielodotykowe,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1F3F37">
        <w:rPr>
          <w:color w:val="FF0000"/>
          <w:lang w:val="pl-PL"/>
        </w:rPr>
        <w:t xml:space="preserve">zapłacić za zakupy w sklepie lub bilet w komunikacji </w:t>
      </w:r>
      <w:proofErr w:type="gramStart"/>
      <w:r w:rsidR="00814A02" w:rsidRPr="001F3F37">
        <w:rPr>
          <w:color w:val="FF0000"/>
          <w:lang w:val="pl-PL"/>
        </w:rPr>
        <w:t xml:space="preserve">miejskiej. </w:t>
      </w:r>
      <w:r w:rsidR="00830BC2" w:rsidRPr="001F3F37">
        <w:rPr>
          <w:color w:val="FF0000"/>
          <w:lang w:val="pl-PL"/>
        </w:rPr>
        <w:t xml:space="preserve">[2] . </w:t>
      </w:r>
      <w:proofErr w:type="gramEnd"/>
      <w:r w:rsidR="00830BC2" w:rsidRPr="001F3F37">
        <w:rPr>
          <w:color w:val="FF0000"/>
          <w:lang w:val="pl-PL"/>
        </w:rPr>
        <w:t>XXX</w:t>
      </w:r>
    </w:p>
    <w:p w:rsidR="00356252" w:rsidRDefault="00830BC2" w:rsidP="00C33463">
      <w:pPr>
        <w:ind w:firstLine="432"/>
        <w:rPr>
          <w:lang w:val="pl-PL"/>
        </w:rPr>
      </w:pPr>
      <w:r w:rsidRPr="001F3F37">
        <w:rPr>
          <w:color w:val="FF0000"/>
          <w:lang w:val="pl-PL"/>
        </w:rPr>
        <w:t>Jednak w parze z udogodnieniami dla użytkownika poszły problemy dla twórców tych aplikacji. W świecie mobilnym można wyróżnić cztery</w:t>
      </w:r>
      <w:r>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w:t>
      </w:r>
      <w:r w:rsidR="00C33463">
        <w:rPr>
          <w:lang w:val="pl-PL"/>
        </w:rPr>
        <w:t>rogramowania, języków i praktyk.</w:t>
      </w:r>
    </w:p>
    <w:p w:rsidR="00B9382F" w:rsidRPr="00B9382F" w:rsidRDefault="00B9382F" w:rsidP="00B9382F">
      <w:pPr>
        <w:rPr>
          <w:lang w:val="pl-PL"/>
        </w:rPr>
      </w:pPr>
    </w:p>
    <w:p w:rsidR="00356252" w:rsidRDefault="00356252" w:rsidP="00356252">
      <w:pPr>
        <w:ind w:firstLine="432"/>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w:t>
      </w:r>
      <w:r>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Open </w:t>
      </w:r>
      <w:proofErr w:type="spellStart"/>
      <w:r w:rsidR="00D47D20">
        <w:rPr>
          <w:lang w:val="pl-PL"/>
        </w:rPr>
        <w:t>Handset</w:t>
      </w:r>
      <w:proofErr w:type="spellEnd"/>
      <w:r w:rsidR="00D47D20">
        <w:rPr>
          <w:lang w:val="pl-PL"/>
        </w:rPr>
        <w:t xml:space="preserve"> Alliance z Androidem, Microsoft z Windows Phone,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rPr>
          <w:lang w:val="pl-PL"/>
        </w:rPr>
      </w:pPr>
    </w:p>
    <w:p w:rsidR="00D47D20" w:rsidRDefault="00D47D20" w:rsidP="00356252">
      <w:pPr>
        <w:ind w:firstLine="432"/>
        <w:rPr>
          <w:lang w:val="pl-PL"/>
        </w:rPr>
      </w:pPr>
    </w:p>
    <w:tbl>
      <w:tblPr>
        <w:tblStyle w:val="Tabela-Siatka"/>
        <w:tblW w:w="0" w:type="auto"/>
        <w:tblLook w:val="04A0" w:firstRow="1" w:lastRow="0" w:firstColumn="1" w:lastColumn="0" w:noHBand="0" w:noVBand="1"/>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rPr>
                <w:lang w:val="pl-PL"/>
              </w:rPr>
            </w:pPr>
            <w:r>
              <w:rPr>
                <w:lang w:val="pl-PL"/>
              </w:rPr>
              <w:t>System operacyjny</w:t>
            </w:r>
          </w:p>
        </w:tc>
        <w:tc>
          <w:tcPr>
            <w:tcW w:w="1192" w:type="dxa"/>
          </w:tcPr>
          <w:p w:rsidR="00D47D20" w:rsidRDefault="00D47D20" w:rsidP="00356252">
            <w:pPr>
              <w:rPr>
                <w:lang w:val="pl-PL"/>
              </w:rPr>
            </w:pPr>
            <w:r>
              <w:rPr>
                <w:lang w:val="pl-PL"/>
              </w:rPr>
              <w:t>Maszyna wirtualna</w:t>
            </w:r>
          </w:p>
        </w:tc>
        <w:tc>
          <w:tcPr>
            <w:tcW w:w="1193" w:type="dxa"/>
          </w:tcPr>
          <w:p w:rsidR="00D47D20" w:rsidRDefault="00D47D20" w:rsidP="00356252">
            <w:pPr>
              <w:rPr>
                <w:lang w:val="pl-PL"/>
              </w:rPr>
            </w:pPr>
            <w:r>
              <w:rPr>
                <w:lang w:val="pl-PL"/>
              </w:rPr>
              <w:t>Język programowania</w:t>
            </w:r>
          </w:p>
        </w:tc>
        <w:tc>
          <w:tcPr>
            <w:tcW w:w="1193" w:type="dxa"/>
          </w:tcPr>
          <w:p w:rsidR="00D47D20" w:rsidRDefault="00D47D20" w:rsidP="00356252">
            <w:pPr>
              <w:rPr>
                <w:lang w:val="pl-PL"/>
              </w:rPr>
            </w:pPr>
            <w:r>
              <w:rPr>
                <w:lang w:val="pl-PL"/>
              </w:rPr>
              <w:t>Interfejs użytkownika</w:t>
            </w:r>
          </w:p>
        </w:tc>
        <w:tc>
          <w:tcPr>
            <w:tcW w:w="1193" w:type="dxa"/>
          </w:tcPr>
          <w:p w:rsidR="00D47D20" w:rsidRDefault="00D47D20" w:rsidP="00356252">
            <w:pPr>
              <w:rPr>
                <w:lang w:val="pl-PL"/>
              </w:rPr>
            </w:pPr>
            <w:r>
              <w:rPr>
                <w:lang w:val="pl-PL"/>
              </w:rPr>
              <w:t>Zarzadzanie pamięcią</w:t>
            </w:r>
          </w:p>
        </w:tc>
        <w:tc>
          <w:tcPr>
            <w:tcW w:w="1193" w:type="dxa"/>
          </w:tcPr>
          <w:p w:rsidR="00D47D20" w:rsidRDefault="00D47D20" w:rsidP="00356252">
            <w:pPr>
              <w:rPr>
                <w:lang w:val="pl-PL"/>
              </w:rPr>
            </w:pPr>
            <w:r>
              <w:rPr>
                <w:lang w:val="pl-PL"/>
              </w:rPr>
              <w:t>IDE</w:t>
            </w:r>
          </w:p>
        </w:tc>
        <w:tc>
          <w:tcPr>
            <w:tcW w:w="1193" w:type="dxa"/>
          </w:tcPr>
          <w:p w:rsidR="00D47D20" w:rsidRDefault="00405D92" w:rsidP="00356252">
            <w:pPr>
              <w:rPr>
                <w:lang w:val="pl-PL"/>
              </w:rPr>
            </w:pPr>
            <w:r>
              <w:rPr>
                <w:lang w:val="pl-PL"/>
              </w:rPr>
              <w:t>Platformy programistyczne</w:t>
            </w:r>
          </w:p>
        </w:tc>
        <w:tc>
          <w:tcPr>
            <w:tcW w:w="1193" w:type="dxa"/>
          </w:tcPr>
          <w:p w:rsidR="00D47D20" w:rsidRDefault="00405D92" w:rsidP="00356252">
            <w:pPr>
              <w:rPr>
                <w:lang w:val="pl-PL"/>
              </w:rPr>
            </w:pPr>
            <w:proofErr w:type="gramStart"/>
            <w:r>
              <w:rPr>
                <w:lang w:val="pl-PL"/>
              </w:rPr>
              <w:t>urządzenia</w:t>
            </w:r>
            <w:proofErr w:type="gramEnd"/>
          </w:p>
        </w:tc>
      </w:tr>
      <w:tr w:rsidR="00405D92" w:rsidTr="00D47D20">
        <w:tc>
          <w:tcPr>
            <w:tcW w:w="1192" w:type="dxa"/>
          </w:tcPr>
          <w:p w:rsidR="00D47D20" w:rsidRDefault="00405D92" w:rsidP="00356252">
            <w:pPr>
              <w:rPr>
                <w:lang w:val="pl-PL"/>
              </w:rPr>
            </w:pPr>
            <w:proofErr w:type="spellStart"/>
            <w:proofErr w:type="gramStart"/>
            <w:r>
              <w:rPr>
                <w:lang w:val="pl-PL"/>
              </w:rPr>
              <w:t>iOS</w:t>
            </w:r>
            <w:proofErr w:type="spellEnd"/>
            <w:proofErr w:type="gramEnd"/>
          </w:p>
        </w:tc>
        <w:tc>
          <w:tcPr>
            <w:tcW w:w="1192" w:type="dxa"/>
          </w:tcPr>
          <w:p w:rsidR="00D47D20" w:rsidRDefault="00405D92" w:rsidP="00356252">
            <w:pPr>
              <w:rPr>
                <w:lang w:val="pl-PL"/>
              </w:rPr>
            </w:pPr>
            <w:r>
              <w:rPr>
                <w:lang w:val="pl-PL"/>
              </w:rPr>
              <w:t>Brak</w:t>
            </w:r>
          </w:p>
        </w:tc>
        <w:tc>
          <w:tcPr>
            <w:tcW w:w="1193" w:type="dxa"/>
          </w:tcPr>
          <w:p w:rsidR="00D47D20" w:rsidRDefault="00405D92" w:rsidP="00356252">
            <w:pPr>
              <w:rPr>
                <w:lang w:val="pl-PL"/>
              </w:rPr>
            </w:pPr>
            <w:proofErr w:type="spellStart"/>
            <w:r>
              <w:rPr>
                <w:lang w:val="pl-PL"/>
              </w:rPr>
              <w:t>Objective</w:t>
            </w:r>
            <w:proofErr w:type="spellEnd"/>
            <w:r>
              <w:rPr>
                <w:lang w:val="pl-PL"/>
              </w:rPr>
              <w:t>-C</w:t>
            </w:r>
          </w:p>
        </w:tc>
        <w:tc>
          <w:tcPr>
            <w:tcW w:w="1193" w:type="dxa"/>
          </w:tcPr>
          <w:p w:rsidR="00D47D20" w:rsidRDefault="00405D92" w:rsidP="00356252">
            <w:pPr>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rPr>
                <w:lang w:val="pl-PL"/>
              </w:rPr>
            </w:pPr>
            <w:r>
              <w:rPr>
                <w:lang w:val="pl-PL"/>
              </w:rPr>
              <w:t>Liczenie referencji</w:t>
            </w:r>
          </w:p>
        </w:tc>
        <w:tc>
          <w:tcPr>
            <w:tcW w:w="1193" w:type="dxa"/>
          </w:tcPr>
          <w:p w:rsidR="00D47D20" w:rsidRDefault="00405D92" w:rsidP="00356252">
            <w:pPr>
              <w:rPr>
                <w:lang w:val="pl-PL"/>
              </w:rPr>
            </w:pPr>
            <w:proofErr w:type="spellStart"/>
            <w:r>
              <w:rPr>
                <w:lang w:val="pl-PL"/>
              </w:rPr>
              <w:t>XCode</w:t>
            </w:r>
            <w:proofErr w:type="spellEnd"/>
          </w:p>
        </w:tc>
        <w:tc>
          <w:tcPr>
            <w:tcW w:w="1193" w:type="dxa"/>
          </w:tcPr>
          <w:p w:rsidR="00D47D20" w:rsidRDefault="00405D92" w:rsidP="00356252">
            <w:pPr>
              <w:rPr>
                <w:lang w:val="pl-PL"/>
              </w:rPr>
            </w:pPr>
            <w:r>
              <w:rPr>
                <w:lang w:val="pl-PL"/>
              </w:rPr>
              <w:t>Mac Os X</w:t>
            </w:r>
          </w:p>
        </w:tc>
        <w:tc>
          <w:tcPr>
            <w:tcW w:w="1193" w:type="dxa"/>
          </w:tcPr>
          <w:p w:rsidR="00D47D20" w:rsidRDefault="00405D92" w:rsidP="00356252">
            <w:pPr>
              <w:rPr>
                <w:lang w:val="pl-PL"/>
              </w:rPr>
            </w:pPr>
            <w:r>
              <w:rPr>
                <w:lang w:val="pl-PL"/>
              </w:rPr>
              <w:t>Homogeniczne</w:t>
            </w:r>
          </w:p>
        </w:tc>
      </w:tr>
      <w:tr w:rsidR="00405D92" w:rsidTr="00D47D20">
        <w:tc>
          <w:tcPr>
            <w:tcW w:w="1192" w:type="dxa"/>
          </w:tcPr>
          <w:p w:rsidR="00D47D20" w:rsidRDefault="00405D92" w:rsidP="00356252">
            <w:pPr>
              <w:rPr>
                <w:lang w:val="pl-PL"/>
              </w:rPr>
            </w:pPr>
            <w:r>
              <w:rPr>
                <w:lang w:val="pl-PL"/>
              </w:rPr>
              <w:t>Android</w:t>
            </w:r>
          </w:p>
        </w:tc>
        <w:tc>
          <w:tcPr>
            <w:tcW w:w="1192" w:type="dxa"/>
          </w:tcPr>
          <w:p w:rsidR="00D47D20" w:rsidRDefault="00405D92" w:rsidP="00356252">
            <w:pPr>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rPr>
                <w:lang w:val="pl-PL"/>
              </w:rPr>
            </w:pPr>
            <w:r>
              <w:rPr>
                <w:lang w:val="pl-PL"/>
              </w:rPr>
              <w:t>Java</w:t>
            </w:r>
          </w:p>
        </w:tc>
        <w:tc>
          <w:tcPr>
            <w:tcW w:w="1193" w:type="dxa"/>
          </w:tcPr>
          <w:p w:rsidR="00D47D20" w:rsidRDefault="00405D92" w:rsidP="00356252">
            <w:pPr>
              <w:rPr>
                <w:lang w:val="pl-PL"/>
              </w:rPr>
            </w:pPr>
            <w:r>
              <w:rPr>
                <w:lang w:val="pl-PL"/>
              </w:rPr>
              <w:t>Pliki XML</w:t>
            </w:r>
          </w:p>
        </w:tc>
        <w:tc>
          <w:tcPr>
            <w:tcW w:w="1193" w:type="dxa"/>
          </w:tcPr>
          <w:p w:rsidR="00D47D20" w:rsidRDefault="00405D92" w:rsidP="00356252">
            <w:pPr>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rPr>
                <w:lang w:val="pl-PL"/>
              </w:rPr>
            </w:pPr>
            <w:proofErr w:type="spellStart"/>
            <w:r>
              <w:rPr>
                <w:lang w:val="pl-PL"/>
              </w:rPr>
              <w:t>Eclipse</w:t>
            </w:r>
            <w:proofErr w:type="spellEnd"/>
          </w:p>
        </w:tc>
        <w:tc>
          <w:tcPr>
            <w:tcW w:w="1193" w:type="dxa"/>
          </w:tcPr>
          <w:p w:rsidR="00D47D20" w:rsidRDefault="00405D92" w:rsidP="00356252">
            <w:pPr>
              <w:rPr>
                <w:lang w:val="pl-PL"/>
              </w:rPr>
            </w:pPr>
            <w:r>
              <w:rPr>
                <w:lang w:val="pl-PL"/>
              </w:rPr>
              <w:t>Wiele platform</w:t>
            </w:r>
          </w:p>
        </w:tc>
        <w:tc>
          <w:tcPr>
            <w:tcW w:w="1193" w:type="dxa"/>
          </w:tcPr>
          <w:p w:rsidR="00D47D20" w:rsidRDefault="00405D92" w:rsidP="00356252">
            <w:pPr>
              <w:rPr>
                <w:lang w:val="pl-PL"/>
              </w:rPr>
            </w:pPr>
            <w:proofErr w:type="gramStart"/>
            <w:r>
              <w:rPr>
                <w:lang w:val="pl-PL"/>
              </w:rPr>
              <w:t>heterogeniczne</w:t>
            </w:r>
            <w:proofErr w:type="gramEnd"/>
          </w:p>
        </w:tc>
      </w:tr>
      <w:tr w:rsidR="00405D92" w:rsidTr="00D47D20">
        <w:tc>
          <w:tcPr>
            <w:tcW w:w="1192" w:type="dxa"/>
          </w:tcPr>
          <w:p w:rsidR="00D47D20" w:rsidRDefault="00405D92" w:rsidP="00356252">
            <w:pPr>
              <w:rPr>
                <w:lang w:val="pl-PL"/>
              </w:rPr>
            </w:pPr>
            <w:r>
              <w:rPr>
                <w:lang w:val="pl-PL"/>
              </w:rPr>
              <w:t>Windows Phone 7</w:t>
            </w:r>
          </w:p>
        </w:tc>
        <w:tc>
          <w:tcPr>
            <w:tcW w:w="1192" w:type="dxa"/>
          </w:tcPr>
          <w:p w:rsidR="00D47D20" w:rsidRDefault="00405D92" w:rsidP="00356252">
            <w:pPr>
              <w:rPr>
                <w:lang w:val="pl-PL"/>
              </w:rPr>
            </w:pPr>
            <w:r>
              <w:rPr>
                <w:lang w:val="pl-PL"/>
              </w:rPr>
              <w:t>CLR</w:t>
            </w:r>
          </w:p>
        </w:tc>
        <w:tc>
          <w:tcPr>
            <w:tcW w:w="1193" w:type="dxa"/>
          </w:tcPr>
          <w:p w:rsidR="00D47D20" w:rsidRDefault="00405D92" w:rsidP="00356252">
            <w:pPr>
              <w:rPr>
                <w:lang w:val="pl-PL"/>
              </w:rPr>
            </w:pPr>
            <w:proofErr w:type="gramStart"/>
            <w:r>
              <w:rPr>
                <w:lang w:val="pl-PL"/>
              </w:rPr>
              <w:t>C# + .</w:t>
            </w:r>
            <w:proofErr w:type="gramEnd"/>
            <w:r>
              <w:rPr>
                <w:lang w:val="pl-PL"/>
              </w:rPr>
              <w:t>NET</w:t>
            </w:r>
          </w:p>
        </w:tc>
        <w:tc>
          <w:tcPr>
            <w:tcW w:w="1193" w:type="dxa"/>
          </w:tcPr>
          <w:p w:rsidR="00D47D20" w:rsidRDefault="00405D92" w:rsidP="00356252">
            <w:pPr>
              <w:rPr>
                <w:lang w:val="pl-PL"/>
              </w:rPr>
            </w:pPr>
            <w:r>
              <w:rPr>
                <w:lang w:val="pl-PL"/>
              </w:rPr>
              <w:t>Pliki XAML</w:t>
            </w:r>
          </w:p>
        </w:tc>
        <w:tc>
          <w:tcPr>
            <w:tcW w:w="1193" w:type="dxa"/>
          </w:tcPr>
          <w:p w:rsidR="00D47D20" w:rsidRDefault="00405D92" w:rsidP="00356252">
            <w:pPr>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rPr>
                <w:lang w:val="pl-PL"/>
              </w:rPr>
            </w:pPr>
            <w:r>
              <w:rPr>
                <w:lang w:val="pl-PL"/>
              </w:rPr>
              <w:t>Visual Studio</w:t>
            </w:r>
          </w:p>
        </w:tc>
        <w:tc>
          <w:tcPr>
            <w:tcW w:w="1193" w:type="dxa"/>
          </w:tcPr>
          <w:p w:rsidR="00D47D20" w:rsidRDefault="00405D92" w:rsidP="00356252">
            <w:pPr>
              <w:rPr>
                <w:lang w:val="pl-PL"/>
              </w:rPr>
            </w:pPr>
            <w:r>
              <w:rPr>
                <w:lang w:val="pl-PL"/>
              </w:rPr>
              <w:t>Windows Vista / 7</w:t>
            </w:r>
          </w:p>
        </w:tc>
        <w:tc>
          <w:tcPr>
            <w:tcW w:w="1193" w:type="dxa"/>
          </w:tcPr>
          <w:p w:rsidR="00D47D20" w:rsidRDefault="00405D92" w:rsidP="00356252">
            <w:pPr>
              <w:rPr>
                <w:lang w:val="pl-PL"/>
              </w:rPr>
            </w:pPr>
            <w:r>
              <w:rPr>
                <w:lang w:val="pl-PL"/>
              </w:rPr>
              <w:t>Homogeniczne</w:t>
            </w:r>
          </w:p>
        </w:tc>
      </w:tr>
      <w:tr w:rsidR="00405D92" w:rsidTr="00D47D20">
        <w:tc>
          <w:tcPr>
            <w:tcW w:w="1192" w:type="dxa"/>
          </w:tcPr>
          <w:p w:rsidR="00D47D20" w:rsidRDefault="00405D92" w:rsidP="00356252">
            <w:pPr>
              <w:rPr>
                <w:lang w:val="pl-PL"/>
              </w:rPr>
            </w:pPr>
            <w:proofErr w:type="spellStart"/>
            <w:r>
              <w:rPr>
                <w:lang w:val="pl-PL"/>
              </w:rPr>
              <w:t>BlackBerry</w:t>
            </w:r>
            <w:proofErr w:type="spellEnd"/>
            <w:r>
              <w:rPr>
                <w:lang w:val="pl-PL"/>
              </w:rPr>
              <w:t xml:space="preserve"> OS</w:t>
            </w:r>
          </w:p>
        </w:tc>
        <w:tc>
          <w:tcPr>
            <w:tcW w:w="1192" w:type="dxa"/>
          </w:tcPr>
          <w:p w:rsidR="00D47D20" w:rsidRDefault="00405D92" w:rsidP="00405D92">
            <w:pPr>
              <w:rPr>
                <w:lang w:val="pl-PL"/>
              </w:rPr>
            </w:pPr>
            <w:r>
              <w:rPr>
                <w:lang w:val="pl-PL"/>
              </w:rPr>
              <w:t>Java ME</w:t>
            </w:r>
          </w:p>
        </w:tc>
        <w:tc>
          <w:tcPr>
            <w:tcW w:w="1193" w:type="dxa"/>
          </w:tcPr>
          <w:p w:rsidR="00D47D20" w:rsidRDefault="00405D92" w:rsidP="00356252">
            <w:pPr>
              <w:rPr>
                <w:lang w:val="pl-PL"/>
              </w:rPr>
            </w:pPr>
            <w:r>
              <w:rPr>
                <w:lang w:val="pl-PL"/>
              </w:rPr>
              <w:t>Java</w:t>
            </w:r>
          </w:p>
        </w:tc>
        <w:tc>
          <w:tcPr>
            <w:tcW w:w="1193" w:type="dxa"/>
          </w:tcPr>
          <w:p w:rsidR="00D47D20" w:rsidRDefault="00405D92" w:rsidP="00356252">
            <w:pPr>
              <w:rPr>
                <w:lang w:val="pl-PL"/>
              </w:rPr>
            </w:pPr>
            <w:r>
              <w:rPr>
                <w:lang w:val="pl-PL"/>
              </w:rPr>
              <w:t>W kodzie</w:t>
            </w:r>
          </w:p>
        </w:tc>
        <w:tc>
          <w:tcPr>
            <w:tcW w:w="1193" w:type="dxa"/>
          </w:tcPr>
          <w:p w:rsidR="00D47D20" w:rsidRDefault="00405D92" w:rsidP="00356252">
            <w:pPr>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rPr>
                <w:lang w:val="pl-PL"/>
              </w:rPr>
            </w:pPr>
            <w:proofErr w:type="spellStart"/>
            <w:r>
              <w:rPr>
                <w:lang w:val="pl-PL"/>
              </w:rPr>
              <w:t>Eclipse</w:t>
            </w:r>
            <w:proofErr w:type="spellEnd"/>
          </w:p>
        </w:tc>
        <w:tc>
          <w:tcPr>
            <w:tcW w:w="1193" w:type="dxa"/>
          </w:tcPr>
          <w:p w:rsidR="00D47D20" w:rsidRDefault="00405D92" w:rsidP="00356252">
            <w:pPr>
              <w:rPr>
                <w:lang w:val="pl-PL"/>
              </w:rPr>
            </w:pPr>
            <w:r>
              <w:rPr>
                <w:lang w:val="pl-PL"/>
              </w:rPr>
              <w:t>Wiele platform</w:t>
            </w:r>
          </w:p>
        </w:tc>
        <w:tc>
          <w:tcPr>
            <w:tcW w:w="1193" w:type="dxa"/>
          </w:tcPr>
          <w:p w:rsidR="00D47D20" w:rsidRDefault="00405D92" w:rsidP="00356252">
            <w:pPr>
              <w:rPr>
                <w:lang w:val="pl-PL"/>
              </w:rPr>
            </w:pPr>
            <w:r>
              <w:rPr>
                <w:lang w:val="pl-PL"/>
              </w:rPr>
              <w:t>Heterogeniczne</w:t>
            </w:r>
          </w:p>
        </w:tc>
      </w:tr>
      <w:tr w:rsidR="00405D92" w:rsidTr="00D47D20">
        <w:tc>
          <w:tcPr>
            <w:tcW w:w="1192" w:type="dxa"/>
          </w:tcPr>
          <w:p w:rsidR="00D47D20" w:rsidRDefault="00405D92" w:rsidP="00356252">
            <w:pPr>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rPr>
                <w:lang w:val="pl-PL"/>
              </w:rPr>
            </w:pPr>
            <w:proofErr w:type="gramStart"/>
            <w:r>
              <w:rPr>
                <w:lang w:val="pl-PL"/>
              </w:rPr>
              <w:t>dostępna</w:t>
            </w:r>
            <w:proofErr w:type="gramEnd"/>
          </w:p>
        </w:tc>
        <w:tc>
          <w:tcPr>
            <w:tcW w:w="1193" w:type="dxa"/>
          </w:tcPr>
          <w:p w:rsidR="00D47D20" w:rsidRDefault="00405D92" w:rsidP="00356252">
            <w:pPr>
              <w:rPr>
                <w:lang w:val="pl-PL"/>
              </w:rPr>
            </w:pPr>
            <w:r>
              <w:rPr>
                <w:lang w:val="pl-PL"/>
              </w:rPr>
              <w:t>C++</w:t>
            </w:r>
          </w:p>
        </w:tc>
        <w:tc>
          <w:tcPr>
            <w:tcW w:w="1193" w:type="dxa"/>
          </w:tcPr>
          <w:p w:rsidR="00D47D20" w:rsidRDefault="00405D92" w:rsidP="00356252">
            <w:pPr>
              <w:rPr>
                <w:lang w:val="pl-PL"/>
              </w:rPr>
            </w:pPr>
            <w:proofErr w:type="spellStart"/>
            <w:r>
              <w:rPr>
                <w:lang w:val="pl-PL"/>
              </w:rPr>
              <w:t>Qt</w:t>
            </w:r>
            <w:proofErr w:type="spellEnd"/>
          </w:p>
        </w:tc>
        <w:tc>
          <w:tcPr>
            <w:tcW w:w="1193" w:type="dxa"/>
          </w:tcPr>
          <w:p w:rsidR="00D47D20" w:rsidRDefault="00405D92" w:rsidP="00356252">
            <w:pPr>
              <w:rPr>
                <w:lang w:val="pl-PL"/>
              </w:rPr>
            </w:pPr>
            <w:r>
              <w:rPr>
                <w:lang w:val="pl-PL"/>
              </w:rPr>
              <w:t>Ręczne</w:t>
            </w:r>
          </w:p>
        </w:tc>
        <w:tc>
          <w:tcPr>
            <w:tcW w:w="1193" w:type="dxa"/>
          </w:tcPr>
          <w:p w:rsidR="00D47D20" w:rsidRDefault="00405D92" w:rsidP="00356252">
            <w:pPr>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rPr>
                <w:lang w:val="pl-PL"/>
              </w:rPr>
            </w:pPr>
            <w:r>
              <w:rPr>
                <w:lang w:val="pl-PL"/>
              </w:rPr>
              <w:t>Wiele platform</w:t>
            </w:r>
          </w:p>
        </w:tc>
        <w:tc>
          <w:tcPr>
            <w:tcW w:w="1193" w:type="dxa"/>
          </w:tcPr>
          <w:p w:rsidR="00D47D20" w:rsidRDefault="00405D92" w:rsidP="00356252">
            <w:pPr>
              <w:rPr>
                <w:lang w:val="pl-PL"/>
              </w:rPr>
            </w:pPr>
            <w:proofErr w:type="gramStart"/>
            <w:r>
              <w:rPr>
                <w:lang w:val="pl-PL"/>
              </w:rPr>
              <w:t>heterogeniczne</w:t>
            </w:r>
            <w:proofErr w:type="gramEnd"/>
          </w:p>
        </w:tc>
      </w:tr>
    </w:tbl>
    <w:p w:rsidR="00D47D20" w:rsidRDefault="00D47D20" w:rsidP="00356252">
      <w:pPr>
        <w:ind w:firstLine="432"/>
        <w:rPr>
          <w:lang w:val="pl-PL"/>
        </w:rPr>
      </w:pPr>
    </w:p>
    <w:p w:rsidR="009A6390" w:rsidRDefault="009A6390" w:rsidP="00356252">
      <w:pPr>
        <w:ind w:firstLine="432"/>
        <w:rPr>
          <w:ins w:id="3" w:author="Łukasz Rauch" w:date="2014-07-24T07:39:00Z"/>
          <w:lang w:val="pl-PL"/>
        </w:rPr>
      </w:pPr>
      <w:ins w:id="4" w:author="Łukasz Rauch" w:date="2014-07-24T07:39:00Z">
        <w:r>
          <w:rPr>
            <w:lang w:val="pl-PL"/>
          </w:rPr>
          <w:t>Cel pracy</w:t>
        </w:r>
      </w:ins>
    </w:p>
    <w:p w:rsidR="009A6390" w:rsidRDefault="009A6390" w:rsidP="00356252">
      <w:pPr>
        <w:ind w:firstLine="432"/>
        <w:rPr>
          <w:ins w:id="5" w:author="Łukasz Rauch" w:date="2014-07-24T07:39:00Z"/>
          <w:lang w:val="pl-PL"/>
        </w:rPr>
      </w:pPr>
    </w:p>
    <w:p w:rsidR="009A6390" w:rsidRDefault="009A6390" w:rsidP="00356252">
      <w:pPr>
        <w:ind w:firstLine="432"/>
        <w:rPr>
          <w:ins w:id="6" w:author="Łukasz Rauch" w:date="2014-07-24T07:39:00Z"/>
          <w:lang w:val="pl-PL"/>
        </w:rPr>
      </w:pPr>
      <w:ins w:id="7" w:author="Łukasz Rauch" w:date="2014-07-24T07:39:00Z">
        <w:r>
          <w:rPr>
            <w:lang w:val="pl-PL"/>
          </w:rPr>
          <w:t xml:space="preserve">Zadania </w:t>
        </w:r>
      </w:ins>
    </w:p>
    <w:p w:rsidR="009A6390" w:rsidRDefault="009A6390" w:rsidP="00356252">
      <w:pPr>
        <w:ind w:firstLine="432"/>
        <w:rPr>
          <w:ins w:id="8" w:author="Łukasz Rauch" w:date="2014-07-24T07:39:00Z"/>
          <w:lang w:val="pl-PL"/>
        </w:rPr>
      </w:pPr>
    </w:p>
    <w:p w:rsidR="009A6390" w:rsidRDefault="009A6390" w:rsidP="00356252">
      <w:pPr>
        <w:ind w:firstLine="432"/>
        <w:rPr>
          <w:ins w:id="9" w:author="Łukasz Rauch" w:date="2014-07-24T07:39:00Z"/>
          <w:lang w:val="pl-PL"/>
        </w:rPr>
      </w:pPr>
      <w:ins w:id="10" w:author="Łukasz Rauch" w:date="2014-07-24T07:39:00Z">
        <w:r>
          <w:rPr>
            <w:lang w:val="pl-PL"/>
          </w:rPr>
          <w:t>Struktura pracy</w:t>
        </w:r>
      </w:ins>
    </w:p>
    <w:p w:rsidR="009A6390" w:rsidRDefault="009A6390" w:rsidP="00356252">
      <w:pPr>
        <w:ind w:firstLine="432"/>
        <w:rPr>
          <w:lang w:val="pl-PL"/>
        </w:rPr>
      </w:pPr>
    </w:p>
    <w:p w:rsidR="00405D92" w:rsidRPr="00356252" w:rsidRDefault="00405D92" w:rsidP="00356252">
      <w:pPr>
        <w:ind w:firstLine="432"/>
        <w:rPr>
          <w:lang w:val="pl-PL"/>
        </w:rPr>
      </w:pPr>
    </w:p>
    <w:p w:rsidR="00026143" w:rsidRPr="00B16655" w:rsidRDefault="00026143" w:rsidP="00B16655">
      <w:pPr>
        <w:pStyle w:val="Nagwek1"/>
        <w:rPr>
          <w:lang w:val="pl-PL"/>
        </w:rPr>
      </w:pPr>
      <w:bookmarkStart w:id="11" w:name="_Toc394523173"/>
      <w:r>
        <w:rPr>
          <w:lang w:val="pl-PL"/>
        </w:rPr>
        <w:lastRenderedPageBreak/>
        <w:t>Systemy</w:t>
      </w:r>
      <w:bookmarkEnd w:id="11"/>
    </w:p>
    <w:p w:rsidR="00026143" w:rsidRDefault="00026143" w:rsidP="00026143">
      <w:pPr>
        <w:pStyle w:val="Nagwek2"/>
        <w:rPr>
          <w:lang w:val="pl-PL"/>
        </w:rPr>
      </w:pPr>
      <w:bookmarkStart w:id="12" w:name="_Toc394523174"/>
      <w:proofErr w:type="spellStart"/>
      <w:proofErr w:type="gramStart"/>
      <w:r>
        <w:rPr>
          <w:lang w:val="pl-PL"/>
        </w:rPr>
        <w:t>iOS</w:t>
      </w:r>
      <w:bookmarkEnd w:id="12"/>
      <w:proofErr w:type="spellEnd"/>
      <w:proofErr w:type="gramEnd"/>
    </w:p>
    <w:p w:rsidR="002F2D4F" w:rsidRPr="002F2D4F" w:rsidRDefault="002F2D4F" w:rsidP="002F2D4F">
      <w:pPr>
        <w:rPr>
          <w:lang w:val="pl-PL"/>
        </w:rPr>
      </w:pPr>
      <w:del w:id="13" w:author="Łukasz Rauch" w:date="2014-07-24T07:41:00Z">
        <w:r w:rsidDel="009A6390">
          <w:rPr>
            <w:noProof/>
            <w:lang w:val="pl-PL" w:eastAsia="pl-PL" w:bidi="ar-SA"/>
          </w:rPr>
          <w:drawing>
            <wp:inline distT="0" distB="0" distL="0" distR="0" wp14:anchorId="4DC3DDBE" wp14:editId="6E1EADB1">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Default="006C0C26" w:rsidP="00C829EA">
      <w:pPr>
        <w:ind w:firstLine="576"/>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iPod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r w:rsidR="005306B7" w:rsidRPr="005306B7">
        <w:rPr>
          <w:lang w:val="pl-PL"/>
        </w:rPr>
        <w:t xml:space="preserve">iPod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W połowie roku 2012 na świecie znajdowało się około 410 milionów aktywnych urządzeń korzystających z systemu.</w:t>
      </w:r>
    </w:p>
    <w:p w:rsidR="005306B7" w:rsidRDefault="008F4CCA" w:rsidP="00C829EA">
      <w:pPr>
        <w:ind w:firstLine="576"/>
        <w:rPr>
          <w:lang w:val="pl-PL"/>
        </w:rPr>
      </w:pPr>
      <w:r>
        <w:rPr>
          <w:lang w:val="pl-PL"/>
        </w:rPr>
        <w:t>Interfejs użytkownika oparty jest o ideę manipulacji bezpośredniej i korzystanie z gestów 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t>
      </w:r>
      <w:proofErr w:type="spellStart"/>
      <w:r>
        <w:rPr>
          <w:lang w:val="pl-PL"/>
        </w:rPr>
        <w:t>wielo</w:t>
      </w:r>
      <w:proofErr w:type="spellEnd"/>
      <w:r>
        <w:rPr>
          <w:lang w:val="pl-PL"/>
        </w:rPr>
        <w:t xml:space="preserve">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Foundation i Foundation,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rPr>
          <w:lang w:val="pl-PL"/>
        </w:rPr>
      </w:pPr>
    </w:p>
    <w:p w:rsidR="00B9382F" w:rsidRPr="00B9382F" w:rsidRDefault="00476973" w:rsidP="00847B81">
      <w:pPr>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lastRenderedPageBreak/>
        <w:t>Core</w:t>
      </w:r>
      <w:proofErr w:type="spellEnd"/>
      <w:r>
        <w:rPr>
          <w:lang w:val="pl-PL"/>
        </w:rPr>
        <w:t xml:space="preserve"> OS, </w:t>
      </w:r>
      <w:proofErr w:type="spellStart"/>
      <w:r>
        <w:rPr>
          <w:lang w:val="pl-PL"/>
        </w:rPr>
        <w:t>Core</w:t>
      </w:r>
      <w:proofErr w:type="spellEnd"/>
      <w:r>
        <w:rPr>
          <w:lang w:val="pl-PL"/>
        </w:rPr>
        <w:t xml:space="preserve"> Services, Media or</w:t>
      </w:r>
      <w:r w:rsidR="00847B81">
        <w:rPr>
          <w:lang w:val="pl-PL"/>
        </w:rPr>
        <w:t xml:space="preserve">az </w:t>
      </w:r>
      <w:proofErr w:type="spellStart"/>
      <w:r w:rsidR="00847B81">
        <w:rPr>
          <w:lang w:val="pl-PL"/>
        </w:rPr>
        <w:t>Cocoa</w:t>
      </w:r>
      <w:proofErr w:type="spellEnd"/>
      <w:r w:rsidR="00847B81">
        <w:rPr>
          <w:lang w:val="pl-PL"/>
        </w:rPr>
        <w:t xml:space="preserve"> </w:t>
      </w:r>
      <w:proofErr w:type="spellStart"/>
      <w:r w:rsidR="00847B81">
        <w:rPr>
          <w:lang w:val="pl-PL"/>
        </w:rPr>
        <w:t>Touch</w:t>
      </w:r>
      <w:proofErr w:type="spellEnd"/>
      <w:r w:rsidR="00847B81">
        <w:rPr>
          <w:lang w:val="pl-PL"/>
        </w:rPr>
        <w:t>.</w:t>
      </w:r>
    </w:p>
    <w:p w:rsidR="00476973" w:rsidRDefault="00476973" w:rsidP="00C829EA">
      <w:pPr>
        <w:ind w:firstLine="720"/>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iPod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to</w:t>
      </w:r>
      <w:r w:rsidR="00847B81">
        <w:rPr>
          <w:lang w:val="pl-PL"/>
        </w:rPr>
        <w:t>,</w:t>
      </w:r>
      <w:r w:rsidR="00A76270">
        <w:rPr>
          <w:lang w:val="pl-PL"/>
        </w:rPr>
        <w:t xml:space="preserve"> że aplikacje pracujące w tle zmuszone są korzystać z ograniczonego zasobu funkcji i za wymaganie od deweloperów tworzenia jawnego wsparcia dla tych funkcjonalności w aplikacjach.</w:t>
      </w:r>
    </w:p>
    <w:p w:rsidR="002646C9" w:rsidRDefault="007E646F" w:rsidP="007A1949">
      <w:pPr>
        <w:ind w:firstLine="720"/>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C829EA" w:rsidRDefault="002646C9" w:rsidP="007A1949">
      <w:pPr>
        <w:ind w:firstLine="720"/>
        <w:rPr>
          <w:lang w:val="pl-PL"/>
        </w:rPr>
      </w:pPr>
      <w:r>
        <w:rPr>
          <w:lang w:val="pl-PL"/>
        </w:rPr>
        <w:t xml:space="preserve">W systemie iOS7 Apple uruchomiło dodatkową </w:t>
      </w:r>
      <w:r w:rsidR="00847B81">
        <w:rPr>
          <w:lang w:val="pl-PL"/>
        </w:rPr>
        <w:t>funkcjonalność, która</w:t>
      </w:r>
      <w:r>
        <w:rPr>
          <w:lang w:val="pl-PL"/>
        </w:rPr>
        <w:t xml:space="preserve"> pozwala wszystkim aplikacjom na dokonywanie aktualizacji w tle. Ta funkcjonalność preferuje aktualizowanie </w:t>
      </w:r>
      <w:r w:rsidR="00847B81">
        <w:rPr>
          <w:lang w:val="pl-PL"/>
        </w:rPr>
        <w:t>aplikacji, z których</w:t>
      </w:r>
      <w:r>
        <w:rPr>
          <w:lang w:val="pl-PL"/>
        </w:rPr>
        <w:t xml:space="preserve"> użytkownik najczęściej korzysta i wszystkie aktualizacje stara się </w:t>
      </w:r>
      <w:proofErr w:type="gramStart"/>
      <w:r w:rsidR="00847B81">
        <w:rPr>
          <w:lang w:val="pl-PL"/>
        </w:rPr>
        <w:t>przeprowadzać gdy</w:t>
      </w:r>
      <w:proofErr w:type="gramEnd"/>
      <w:r>
        <w:rPr>
          <w:lang w:val="pl-PL"/>
        </w:rPr>
        <w:t xml:space="preserve"> dostępna jest sieć </w:t>
      </w:r>
      <w:proofErr w:type="spellStart"/>
      <w:r>
        <w:rPr>
          <w:lang w:val="pl-PL"/>
        </w:rPr>
        <w:t>WiFi</w:t>
      </w:r>
      <w:proofErr w:type="spellEnd"/>
      <w:r>
        <w:rPr>
          <w:lang w:val="pl-PL"/>
        </w:rPr>
        <w:t>, by nie korzystać z przesyłania danych przez moduł telefonii komórkowej.</w:t>
      </w:r>
    </w:p>
    <w:p w:rsidR="00EE21B3" w:rsidRDefault="00EE21B3" w:rsidP="00C829EA">
      <w:pPr>
        <w:ind w:firstLine="360"/>
        <w:rPr>
          <w:lang w:val="pl-PL"/>
        </w:rPr>
      </w:pPr>
    </w:p>
    <w:p w:rsidR="00847B81" w:rsidRDefault="00847B81" w:rsidP="00C829EA">
      <w:pPr>
        <w:ind w:firstLine="360"/>
        <w:rPr>
          <w:lang w:val="pl-PL"/>
        </w:rPr>
      </w:pPr>
      <w:r>
        <w:rPr>
          <w:lang w:val="pl-PL"/>
        </w:rPr>
        <w:t xml:space="preserve">Mechanizmem odpowiedzialnym za </w:t>
      </w:r>
      <w:proofErr w:type="spellStart"/>
      <w:r>
        <w:rPr>
          <w:lang w:val="pl-PL"/>
        </w:rPr>
        <w:t>renderowanie</w:t>
      </w:r>
      <w:proofErr w:type="spellEnd"/>
      <w:r>
        <w:rPr>
          <w:lang w:val="pl-PL"/>
        </w:rPr>
        <w:t xml:space="preserve"> grafiki 3D w systemach </w:t>
      </w:r>
      <w:proofErr w:type="spellStart"/>
      <w:r>
        <w:rPr>
          <w:lang w:val="pl-PL"/>
        </w:rPr>
        <w:t>iOS</w:t>
      </w:r>
      <w:proofErr w:type="spellEnd"/>
      <w:r>
        <w:rPr>
          <w:lang w:val="pl-PL"/>
        </w:rPr>
        <w:t xml:space="preserve"> jest:</w:t>
      </w:r>
    </w:p>
    <w:p w:rsidR="00847B81" w:rsidRDefault="00847B81" w:rsidP="00847B81">
      <w:pPr>
        <w:pStyle w:val="Akapitzlist"/>
        <w:numPr>
          <w:ilvl w:val="0"/>
          <w:numId w:val="27"/>
        </w:numPr>
        <w:rPr>
          <w:lang w:val="pl-PL"/>
        </w:rPr>
      </w:pPr>
      <w:proofErr w:type="spellStart"/>
      <w:r>
        <w:rPr>
          <w:lang w:val="pl-PL"/>
        </w:rPr>
        <w:t>OpenGL</w:t>
      </w:r>
      <w:proofErr w:type="spellEnd"/>
      <w:r>
        <w:rPr>
          <w:lang w:val="pl-PL"/>
        </w:rPr>
        <w:t xml:space="preserve"> ES 1.1 </w:t>
      </w:r>
      <w:proofErr w:type="gramStart"/>
      <w:r>
        <w:rPr>
          <w:lang w:val="pl-PL"/>
        </w:rPr>
        <w:t>dla</w:t>
      </w:r>
      <w:proofErr w:type="gramEnd"/>
      <w:r>
        <w:rPr>
          <w:lang w:val="pl-PL"/>
        </w:rPr>
        <w:t xml:space="preserve"> urządzeń </w:t>
      </w:r>
      <w:proofErr w:type="spellStart"/>
      <w:r w:rsidR="00B2549F">
        <w:rPr>
          <w:lang w:val="pl-PL"/>
        </w:rPr>
        <w:t>iPhone</w:t>
      </w:r>
      <w:proofErr w:type="spellEnd"/>
      <w:r w:rsidR="00B2549F">
        <w:rPr>
          <w:lang w:val="pl-PL"/>
        </w:rPr>
        <w:t xml:space="preserve">, </w:t>
      </w:r>
      <w:proofErr w:type="spellStart"/>
      <w:r w:rsidR="00B2549F">
        <w:rPr>
          <w:lang w:val="pl-PL"/>
        </w:rPr>
        <w:t>iPad</w:t>
      </w:r>
      <w:proofErr w:type="spellEnd"/>
      <w:r w:rsidR="00B2549F">
        <w:rPr>
          <w:lang w:val="pl-PL"/>
        </w:rPr>
        <w:t xml:space="preserve"> i </w:t>
      </w:r>
      <w:proofErr w:type="spellStart"/>
      <w:r w:rsidR="00B2549F">
        <w:rPr>
          <w:lang w:val="pl-PL"/>
        </w:rPr>
        <w:t>iPodTouch</w:t>
      </w:r>
      <w:proofErr w:type="spellEnd"/>
    </w:p>
    <w:p w:rsidR="00B2549F" w:rsidRDefault="00B2549F" w:rsidP="00847B81">
      <w:pPr>
        <w:pStyle w:val="Akapitzlist"/>
        <w:numPr>
          <w:ilvl w:val="0"/>
          <w:numId w:val="27"/>
        </w:numPr>
        <w:rPr>
          <w:lang w:val="pl-PL"/>
        </w:rPr>
      </w:pPr>
      <w:proofErr w:type="spellStart"/>
      <w:r>
        <w:rPr>
          <w:lang w:val="pl-PL"/>
        </w:rPr>
        <w:t>OpenGL</w:t>
      </w:r>
      <w:proofErr w:type="spellEnd"/>
      <w:r>
        <w:rPr>
          <w:lang w:val="pl-PL"/>
        </w:rPr>
        <w:t xml:space="preserve"> ES 2.0 </w:t>
      </w:r>
      <w:proofErr w:type="gramStart"/>
      <w:r>
        <w:rPr>
          <w:lang w:val="pl-PL"/>
        </w:rPr>
        <w:t>dla</w:t>
      </w:r>
      <w:proofErr w:type="gramEnd"/>
      <w:r>
        <w:rPr>
          <w:lang w:val="pl-PL"/>
        </w:rPr>
        <w:t xml:space="preserve"> urządzeń z systemem </w:t>
      </w:r>
      <w:proofErr w:type="spellStart"/>
      <w:r>
        <w:rPr>
          <w:lang w:val="pl-PL"/>
        </w:rPr>
        <w:t>iOS</w:t>
      </w:r>
      <w:proofErr w:type="spellEnd"/>
      <w:r>
        <w:rPr>
          <w:lang w:val="pl-PL"/>
        </w:rPr>
        <w:t xml:space="preserve"> 5 i późniejszych np. iPhone3GS, </w:t>
      </w:r>
      <w:proofErr w:type="spellStart"/>
      <w:r>
        <w:rPr>
          <w:lang w:val="pl-PL"/>
        </w:rPr>
        <w:t>iPad</w:t>
      </w:r>
      <w:proofErr w:type="spellEnd"/>
      <w:r>
        <w:rPr>
          <w:lang w:val="pl-PL"/>
        </w:rPr>
        <w:t xml:space="preserve"> i </w:t>
      </w:r>
      <w:proofErr w:type="spellStart"/>
      <w:r>
        <w:rPr>
          <w:lang w:val="pl-PL"/>
        </w:rPr>
        <w:t>iPad</w:t>
      </w:r>
      <w:proofErr w:type="spellEnd"/>
      <w:r>
        <w:rPr>
          <w:lang w:val="pl-PL"/>
        </w:rPr>
        <w:t xml:space="preserve"> Mini</w:t>
      </w:r>
    </w:p>
    <w:p w:rsidR="00B2549F" w:rsidRDefault="00B2549F" w:rsidP="00847B81">
      <w:pPr>
        <w:pStyle w:val="Akapitzlist"/>
        <w:numPr>
          <w:ilvl w:val="0"/>
          <w:numId w:val="27"/>
        </w:numPr>
        <w:rPr>
          <w:lang w:val="pl-PL"/>
        </w:rPr>
      </w:pPr>
      <w:proofErr w:type="spellStart"/>
      <w:r>
        <w:rPr>
          <w:lang w:val="pl-PL"/>
        </w:rPr>
        <w:t>OpenGL</w:t>
      </w:r>
      <w:proofErr w:type="spellEnd"/>
      <w:r>
        <w:rPr>
          <w:lang w:val="pl-PL"/>
        </w:rPr>
        <w:t xml:space="preserve"> ES 3.0 </w:t>
      </w:r>
      <w:proofErr w:type="gramStart"/>
      <w:r>
        <w:rPr>
          <w:lang w:val="pl-PL"/>
        </w:rPr>
        <w:t>dla</w:t>
      </w:r>
      <w:proofErr w:type="gramEnd"/>
      <w:r>
        <w:rPr>
          <w:lang w:val="pl-PL"/>
        </w:rPr>
        <w:t xml:space="preserve"> urządzeń z systemem </w:t>
      </w:r>
      <w:proofErr w:type="spellStart"/>
      <w:r>
        <w:rPr>
          <w:lang w:val="pl-PL"/>
        </w:rPr>
        <w:t>iOS</w:t>
      </w:r>
      <w:proofErr w:type="spellEnd"/>
      <w:r>
        <w:rPr>
          <w:lang w:val="pl-PL"/>
        </w:rPr>
        <w:t xml:space="preserve"> 7 i późniejszych np. </w:t>
      </w:r>
      <w:proofErr w:type="spellStart"/>
      <w:r>
        <w:rPr>
          <w:lang w:val="pl-PL"/>
        </w:rPr>
        <w:t>iPhone</w:t>
      </w:r>
      <w:proofErr w:type="spellEnd"/>
      <w:r>
        <w:rPr>
          <w:lang w:val="pl-PL"/>
        </w:rPr>
        <w:t xml:space="preserve"> 5S, </w:t>
      </w:r>
      <w:proofErr w:type="spellStart"/>
      <w:r>
        <w:rPr>
          <w:lang w:val="pl-PL"/>
        </w:rPr>
        <w:t>iPad</w:t>
      </w:r>
      <w:proofErr w:type="spellEnd"/>
      <w:r>
        <w:rPr>
          <w:lang w:val="pl-PL"/>
        </w:rPr>
        <w:t xml:space="preserve"> </w:t>
      </w:r>
      <w:proofErr w:type="spellStart"/>
      <w:r>
        <w:rPr>
          <w:lang w:val="pl-PL"/>
        </w:rPr>
        <w:t>Air</w:t>
      </w:r>
      <w:proofErr w:type="spellEnd"/>
      <w:r>
        <w:rPr>
          <w:lang w:val="pl-PL"/>
        </w:rPr>
        <w:t xml:space="preserve"> i </w:t>
      </w:r>
      <w:proofErr w:type="spellStart"/>
      <w:r>
        <w:rPr>
          <w:lang w:val="pl-PL"/>
        </w:rPr>
        <w:t>iPad</w:t>
      </w:r>
      <w:proofErr w:type="spellEnd"/>
      <w:r>
        <w:rPr>
          <w:lang w:val="pl-PL"/>
        </w:rPr>
        <w:t xml:space="preserve"> Mini z ekranem </w:t>
      </w:r>
      <w:proofErr w:type="spellStart"/>
      <w:r>
        <w:rPr>
          <w:lang w:val="pl-PL"/>
        </w:rPr>
        <w:t>Retina</w:t>
      </w:r>
      <w:proofErr w:type="spellEnd"/>
    </w:p>
    <w:p w:rsidR="00B2549F" w:rsidRDefault="00B2549F" w:rsidP="00B2549F">
      <w:pPr>
        <w:rPr>
          <w:lang w:val="pl-PL"/>
        </w:rPr>
      </w:pPr>
    </w:p>
    <w:p w:rsidR="00B2549F" w:rsidRDefault="00B2549F" w:rsidP="00B2549F">
      <w:pPr>
        <w:rPr>
          <w:lang w:val="pl-PL"/>
        </w:rPr>
      </w:pPr>
      <w:r>
        <w:rPr>
          <w:lang w:val="pl-PL"/>
        </w:rPr>
        <w:t xml:space="preserve">System </w:t>
      </w:r>
      <w:proofErr w:type="spellStart"/>
      <w:r>
        <w:rPr>
          <w:lang w:val="pl-PL"/>
        </w:rPr>
        <w:t>iOS</w:t>
      </w:r>
      <w:proofErr w:type="spellEnd"/>
      <w:r>
        <w:rPr>
          <w:lang w:val="pl-PL"/>
        </w:rPr>
        <w:t xml:space="preserve"> nakłada kilka restrykcji na aplikacje korzystające z </w:t>
      </w:r>
      <w:proofErr w:type="spellStart"/>
      <w:r>
        <w:rPr>
          <w:lang w:val="pl-PL"/>
        </w:rPr>
        <w:t>renderowania</w:t>
      </w:r>
      <w:proofErr w:type="spellEnd"/>
      <w:r>
        <w:rPr>
          <w:lang w:val="pl-PL"/>
        </w:rPr>
        <w:t xml:space="preserve"> poprzez </w:t>
      </w:r>
      <w:proofErr w:type="spellStart"/>
      <w:r>
        <w:rPr>
          <w:lang w:val="pl-PL"/>
        </w:rPr>
        <w:t>OpenGL</w:t>
      </w:r>
      <w:proofErr w:type="spellEnd"/>
      <w:r>
        <w:rPr>
          <w:lang w:val="pl-PL"/>
        </w:rPr>
        <w:t xml:space="preserve"> ES. Jedną z nich jest zakazanie </w:t>
      </w:r>
      <w:proofErr w:type="spellStart"/>
      <w:r w:rsidR="00EE21B3">
        <w:rPr>
          <w:lang w:val="pl-PL"/>
        </w:rPr>
        <w:t>renderowania</w:t>
      </w:r>
      <w:proofErr w:type="spellEnd"/>
      <w:r w:rsidR="00EE21B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Pr>
          <w:lang w:val="pl-PL"/>
        </w:rPr>
        <w:t>OpenGL</w:t>
      </w:r>
      <w:proofErr w:type="spellEnd"/>
      <w:r w:rsidR="00EE21B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Default="00EE21B3" w:rsidP="00B2549F">
      <w:pPr>
        <w:rPr>
          <w:lang w:val="pl-PL"/>
        </w:rPr>
      </w:pPr>
    </w:p>
    <w:p w:rsidR="00C829EA" w:rsidRDefault="00C829EA" w:rsidP="00520989">
      <w:pPr>
        <w:pStyle w:val="Nagwek3"/>
        <w:rPr>
          <w:lang w:val="pl-PL"/>
        </w:rPr>
      </w:pPr>
      <w:bookmarkStart w:id="14" w:name="_Toc394523175"/>
      <w:r>
        <w:rPr>
          <w:lang w:val="pl-PL"/>
        </w:rPr>
        <w:lastRenderedPageBreak/>
        <w:t xml:space="preserve">Tworzenie </w:t>
      </w:r>
      <w:r w:rsidR="00743B5A">
        <w:rPr>
          <w:lang w:val="pl-PL"/>
        </w:rPr>
        <w:t xml:space="preserve">i dystrybucja </w:t>
      </w:r>
      <w:r>
        <w:rPr>
          <w:lang w:val="pl-PL"/>
        </w:rPr>
        <w:t xml:space="preserve">aplikacji na system </w:t>
      </w:r>
      <w:proofErr w:type="spellStart"/>
      <w:r>
        <w:rPr>
          <w:lang w:val="pl-PL"/>
        </w:rPr>
        <w:t>iOS</w:t>
      </w:r>
      <w:bookmarkEnd w:id="14"/>
      <w:proofErr w:type="spellEnd"/>
    </w:p>
    <w:p w:rsidR="00B9382F" w:rsidRPr="00B9382F" w:rsidRDefault="00B9382F" w:rsidP="00B9382F">
      <w:pPr>
        <w:rPr>
          <w:lang w:val="pl-PL"/>
        </w:rPr>
      </w:pPr>
    </w:p>
    <w:p w:rsidR="00C829EA" w:rsidRPr="003B1252" w:rsidRDefault="006A4EFA">
      <w:pPr>
        <w:ind w:firstLine="720"/>
        <w:rPr>
          <w:lang w:val="pl-PL"/>
        </w:rPr>
        <w:pPrChange w:id="15" w:author="Łukasz Rauch" w:date="2014-07-24T07:49:00Z">
          <w:pPr>
            <w:ind w:firstLine="432"/>
          </w:pPr>
        </w:pPrChange>
      </w:pPr>
      <w:r w:rsidRPr="003B1252">
        <w:rPr>
          <w:lang w:val="pl-PL"/>
        </w:rPr>
        <w:t>Aplikacje</w:t>
      </w:r>
      <w:r w:rsidR="00C829EA" w:rsidRPr="003B1252">
        <w:rPr>
          <w:lang w:val="pl-PL"/>
        </w:rPr>
        <w:t xml:space="preserve"> muszą być napisane i skompilowane z myślą o systemie </w:t>
      </w:r>
      <w:proofErr w:type="spellStart"/>
      <w:r w:rsidR="00C829EA" w:rsidRPr="003B1252">
        <w:rPr>
          <w:lang w:val="pl-PL"/>
        </w:rPr>
        <w:t>iOS</w:t>
      </w:r>
      <w:proofErr w:type="spellEnd"/>
      <w:r w:rsidR="00C829EA" w:rsidRPr="003B1252">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3B1252">
        <w:rPr>
          <w:lang w:val="pl-PL"/>
        </w:rPr>
        <w:t>iOS</w:t>
      </w:r>
      <w:proofErr w:type="spellEnd"/>
      <w:r w:rsidR="00C829EA" w:rsidRPr="003B1252">
        <w:rPr>
          <w:lang w:val="pl-PL"/>
        </w:rPr>
        <w:t xml:space="preserve"> 2.0 </w:t>
      </w:r>
      <w:proofErr w:type="gramStart"/>
      <w:r w:rsidR="00C829EA" w:rsidRPr="003B1252">
        <w:rPr>
          <w:lang w:val="pl-PL"/>
        </w:rPr>
        <w:t>i</w:t>
      </w:r>
      <w:proofErr w:type="gramEnd"/>
      <w:r w:rsidR="00C829EA" w:rsidRPr="003B1252">
        <w:rPr>
          <w:lang w:val="pl-PL"/>
        </w:rPr>
        <w:t xml:space="preserve"> późniejszych.</w:t>
      </w:r>
    </w:p>
    <w:p w:rsidR="006A4EFA" w:rsidRPr="007A1949" w:rsidRDefault="006A4EFA" w:rsidP="006A4EFA">
      <w:pPr>
        <w:ind w:firstLine="432"/>
        <w:rPr>
          <w:color w:val="FF0000"/>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sidRPr="007A1949">
        <w:rPr>
          <w:color w:val="FF0000"/>
          <w:lang w:val="pl-PL"/>
        </w:rPr>
        <w:t>iPhone</w:t>
      </w:r>
      <w:proofErr w:type="spellEnd"/>
      <w:r w:rsidRPr="007A1949">
        <w:rPr>
          <w:color w:val="FF0000"/>
          <w:lang w:val="pl-PL"/>
        </w:rPr>
        <w:t xml:space="preserve">, iPod </w:t>
      </w:r>
      <w:proofErr w:type="spellStart"/>
      <w:r w:rsidRPr="007A1949">
        <w:rPr>
          <w:color w:val="FF0000"/>
          <w:lang w:val="pl-PL"/>
        </w:rPr>
        <w:t>Touch</w:t>
      </w:r>
      <w:proofErr w:type="spellEnd"/>
      <w:r w:rsidRPr="007A1949">
        <w:rPr>
          <w:color w:val="FF0000"/>
          <w:lang w:val="pl-PL"/>
        </w:rPr>
        <w:t xml:space="preserve"> oraz na uruchamianie i testowanie aplikacji w emulatorze. Jednak załadowanie aplikacji na rzeczywiste urządzenie możliwe było tylko </w:t>
      </w:r>
      <w:r w:rsidR="00743B5A" w:rsidRPr="007A1949">
        <w:rPr>
          <w:color w:val="FF0000"/>
          <w:lang w:val="pl-PL"/>
        </w:rPr>
        <w:t xml:space="preserve">(jest nadal?) </w:t>
      </w:r>
      <w:proofErr w:type="gramStart"/>
      <w:r w:rsidR="00743B5A" w:rsidRPr="007A1949">
        <w:rPr>
          <w:color w:val="FF0000"/>
          <w:lang w:val="pl-PL"/>
        </w:rPr>
        <w:t>po</w:t>
      </w:r>
      <w:proofErr w:type="gramEnd"/>
      <w:r w:rsidR="00743B5A" w:rsidRPr="007A1949">
        <w:rPr>
          <w:color w:val="FF0000"/>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847B81" w:rsidRDefault="00847B81" w:rsidP="00EE21B3">
      <w:pPr>
        <w:pStyle w:val="Nagwek3"/>
        <w:numPr>
          <w:ilvl w:val="0"/>
          <w:numId w:val="0"/>
        </w:numPr>
        <w:rPr>
          <w:lang w:val="pl-PL"/>
        </w:rPr>
      </w:pPr>
    </w:p>
    <w:p w:rsidR="00C33463" w:rsidRDefault="00C33463" w:rsidP="00520989">
      <w:pPr>
        <w:ind w:firstLine="432"/>
        <w:rPr>
          <w:lang w:val="pl-PL"/>
        </w:rPr>
      </w:pPr>
    </w:p>
    <w:p w:rsidR="00B9382F" w:rsidRPr="00C33463" w:rsidRDefault="00520989" w:rsidP="00B9382F">
      <w:pPr>
        <w:pStyle w:val="Nagwek2"/>
        <w:rPr>
          <w:lang w:val="pl-PL"/>
        </w:rPr>
      </w:pPr>
      <w:bookmarkStart w:id="16" w:name="_Toc394523176"/>
      <w:r w:rsidRPr="00C33463">
        <w:rPr>
          <w:lang w:val="pl-PL"/>
        </w:rPr>
        <w:t>Android</w:t>
      </w:r>
      <w:bookmarkEnd w:id="16"/>
    </w:p>
    <w:p w:rsidR="00520989" w:rsidRPr="00520989" w:rsidRDefault="00520989" w:rsidP="00520989">
      <w:pPr>
        <w:rPr>
          <w:lang w:val="pl-PL"/>
        </w:rPr>
      </w:pPr>
      <w:del w:id="17" w:author="Łukasz Rauch" w:date="2014-07-24T07:41:00Z">
        <w:r w:rsidDel="009A6390">
          <w:rPr>
            <w:noProof/>
            <w:lang w:val="pl-PL" w:eastAsia="pl-PL" w:bidi="ar-SA"/>
          </w:rPr>
          <w:drawing>
            <wp:inline distT="0" distB="0" distL="0" distR="0" wp14:anchorId="05488860" wp14:editId="4AA47F2D">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Default="00520989" w:rsidP="00520989">
      <w:pPr>
        <w:ind w:firstLine="720"/>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w:t>
      </w:r>
      <w:r>
        <w:rPr>
          <w:lang w:val="pl-PL"/>
        </w:rPr>
        <w:lastRenderedPageBreak/>
        <w:t xml:space="preserve">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Default="008E792D" w:rsidP="008E792D">
      <w:pPr>
        <w:ind w:firstLine="720"/>
        <w:rPr>
          <w:lang w:val="pl-PL"/>
        </w:rPr>
      </w:pPr>
      <w:r>
        <w:rPr>
          <w:lang w:val="pl-PL"/>
        </w:rPr>
        <w:t xml:space="preserve">Kod źródłowy Androida rozpowszechniany przez Google jest oparty o licencje open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 xml:space="preserve">pen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rPr>
          <w:lang w:val="pl-PL"/>
        </w:rPr>
      </w:pPr>
      <w:r>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Default="00380D0A" w:rsidP="00834B39">
      <w:pPr>
        <w:ind w:firstLine="720"/>
        <w:rPr>
          <w:lang w:val="pl-PL"/>
        </w:rPr>
      </w:pPr>
    </w:p>
    <w:p w:rsidR="00834B39" w:rsidRDefault="001A355B" w:rsidP="00834B39">
      <w:pPr>
        <w:pStyle w:val="Nagwek3"/>
        <w:rPr>
          <w:lang w:val="pl-PL"/>
        </w:rPr>
      </w:pPr>
      <w:bookmarkStart w:id="18" w:name="_Toc394523177"/>
      <w:r>
        <w:rPr>
          <w:lang w:val="pl-PL"/>
        </w:rPr>
        <w:lastRenderedPageBreak/>
        <w:t>Aktualizacje</w:t>
      </w:r>
      <w:bookmarkEnd w:id="18"/>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380D0A" w:rsidP="000351FA">
      <w:pPr>
        <w:pStyle w:val="Nagwek3"/>
        <w:rPr>
          <w:lang w:val="pl-PL"/>
        </w:rPr>
      </w:pPr>
      <w:bookmarkStart w:id="19" w:name="_Toc394523178"/>
      <w:r>
        <w:rPr>
          <w:lang w:val="pl-PL"/>
        </w:rPr>
        <w:t>Architektura systemu</w:t>
      </w:r>
      <w:bookmarkEnd w:id="19"/>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w:t>
      </w:r>
      <w:proofErr w:type="spellStart"/>
      <w:r>
        <w:rPr>
          <w:lang w:val="pl-PL"/>
        </w:rPr>
        <w:t>long</w:t>
      </w:r>
      <w:proofErr w:type="spellEnd"/>
      <w:r>
        <w:rPr>
          <w:lang w:val="pl-PL"/>
        </w:rPr>
        <w:t>-term suport (LTS)</w:t>
      </w:r>
      <w:r w:rsidR="007302DF">
        <w:rPr>
          <w:lang w:val="pl-PL"/>
        </w:rPr>
        <w:t xml:space="preserve">. Od stycznia 2014 </w:t>
      </w:r>
      <w:r w:rsidR="007302DF">
        <w:rPr>
          <w:lang w:val="pl-PL"/>
        </w:rPr>
        <w:lastRenderedPageBreak/>
        <w:t xml:space="preserve">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aplikacje uruchamiane na </w:t>
      </w:r>
      <w:proofErr w:type="spellStart"/>
      <w:r>
        <w:rPr>
          <w:lang w:val="pl-PL"/>
        </w:rPr>
        <w:t>frameworku</w:t>
      </w:r>
      <w:proofErr w:type="spellEnd"/>
      <w:r>
        <w:rPr>
          <w:lang w:val="pl-PL"/>
        </w:rPr>
        <w:t xml:space="preserve">,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w:t>
      </w:r>
      <w:proofErr w:type="spellEnd"/>
      <w:r>
        <w:rPr>
          <w:lang w:val="pl-PL"/>
        </w:rPr>
        <w:t>-in-</w:t>
      </w:r>
      <w:proofErr w:type="spellStart"/>
      <w:r>
        <w:rPr>
          <w:lang w:val="pl-PL"/>
        </w:rPr>
        <w:t>time</w:t>
      </w:r>
      <w:proofErr w:type="spellEnd"/>
      <w:r>
        <w:rPr>
          <w:lang w:val="pl-PL"/>
        </w:rPr>
        <w:t xml:space="preserve"> do uruchamiania plików *.</w:t>
      </w:r>
      <w:proofErr w:type="spellStart"/>
      <w:proofErr w:type="gramStart"/>
      <w:r>
        <w:rPr>
          <w:lang w:val="pl-PL"/>
        </w:rPr>
        <w:t>dex</w:t>
      </w:r>
      <w:proofErr w:type="spellEnd"/>
      <w:proofErr w:type="gramEnd"/>
      <w:r>
        <w:rPr>
          <w:lang w:val="pl-PL"/>
        </w:rPr>
        <w:t xml:space="preserve"> (</w:t>
      </w:r>
      <w:proofErr w:type="spellStart"/>
      <w:r>
        <w:rPr>
          <w:lang w:val="pl-PL"/>
        </w:rPr>
        <w:t>Dalvik</w:t>
      </w:r>
      <w:proofErr w:type="spellEnd"/>
      <w:r>
        <w:rPr>
          <w:lang w:val="pl-PL"/>
        </w:rPr>
        <w:t xml:space="preserve"> </w:t>
      </w:r>
      <w:proofErr w:type="spellStart"/>
      <w:r>
        <w:rPr>
          <w:lang w:val="pl-PL"/>
        </w:rPr>
        <w:t>Executable</w:t>
      </w:r>
      <w:proofErr w:type="spellEnd"/>
      <w:r>
        <w:rPr>
          <w:lang w:val="pl-PL"/>
        </w:rPr>
        <w:t>),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r>
        <w:rPr>
          <w:lang w:val="pl-PL"/>
        </w:rPr>
        <w:t>.</w:t>
      </w:r>
    </w:p>
    <w:p w:rsidR="00380D0A" w:rsidRDefault="00DB23B8" w:rsidP="00380D0A">
      <w:pPr>
        <w:ind w:firstLine="720"/>
        <w:rPr>
          <w:lang w:val="pl-PL"/>
        </w:rPr>
      </w:pPr>
      <w:r>
        <w:rPr>
          <w:lang w:val="pl-PL"/>
        </w:rPr>
        <w:lastRenderedPageBreak/>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Native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EE21B3" w:rsidRDefault="00EE21B3" w:rsidP="00380D0A">
      <w:pPr>
        <w:ind w:firstLine="720"/>
        <w:rPr>
          <w:lang w:val="pl-PL"/>
        </w:rPr>
      </w:pPr>
      <w:r>
        <w:rPr>
          <w:lang w:val="pl-PL"/>
        </w:rPr>
        <w:t xml:space="preserve">Mechanizmem odpowiedzialnym za </w:t>
      </w:r>
      <w:proofErr w:type="spellStart"/>
      <w:r>
        <w:rPr>
          <w:lang w:val="pl-PL"/>
        </w:rPr>
        <w:t>renderowanie</w:t>
      </w:r>
      <w:proofErr w:type="spellEnd"/>
      <w:r>
        <w:rPr>
          <w:lang w:val="pl-PL"/>
        </w:rPr>
        <w:t xml:space="preserve"> w systemach Android jest:</w:t>
      </w:r>
    </w:p>
    <w:p w:rsidR="00EE21B3" w:rsidRPr="00EE21B3" w:rsidRDefault="00EE21B3" w:rsidP="00EE21B3">
      <w:pPr>
        <w:pStyle w:val="Akapitzlist"/>
        <w:numPr>
          <w:ilvl w:val="0"/>
          <w:numId w:val="28"/>
        </w:numPr>
        <w:rPr>
          <w:lang w:val="pl-PL"/>
        </w:rPr>
      </w:pPr>
      <w:proofErr w:type="spellStart"/>
      <w:r w:rsidRPr="00EE21B3">
        <w:rPr>
          <w:lang w:val="pl-PL"/>
        </w:rPr>
        <w:t>OpenGL</w:t>
      </w:r>
      <w:proofErr w:type="spellEnd"/>
      <w:r w:rsidRPr="00EE21B3">
        <w:rPr>
          <w:lang w:val="pl-PL"/>
        </w:rPr>
        <w:t xml:space="preserve"> ES 1.0 </w:t>
      </w:r>
      <w:proofErr w:type="gramStart"/>
      <w:r>
        <w:rPr>
          <w:lang w:val="pl-PL"/>
        </w:rPr>
        <w:t>i</w:t>
      </w:r>
      <w:proofErr w:type="gramEnd"/>
      <w:r w:rsidRPr="00EE21B3">
        <w:rPr>
          <w:lang w:val="pl-PL"/>
        </w:rPr>
        <w:t xml:space="preserve"> 1.1</w:t>
      </w:r>
      <w:r>
        <w:rPr>
          <w:lang w:val="pl-PL"/>
        </w:rPr>
        <w:t xml:space="preserve"> </w:t>
      </w:r>
      <w:proofErr w:type="gramStart"/>
      <w:r>
        <w:rPr>
          <w:lang w:val="pl-PL"/>
        </w:rPr>
        <w:t>na</w:t>
      </w:r>
      <w:proofErr w:type="gramEnd"/>
      <w:r>
        <w:rPr>
          <w:lang w:val="pl-PL"/>
        </w:rPr>
        <w:t xml:space="preserve"> urządzeniach z systemem Android 1.0 </w:t>
      </w:r>
      <w:proofErr w:type="gramStart"/>
      <w:r>
        <w:rPr>
          <w:lang w:val="pl-PL"/>
        </w:rPr>
        <w:t>wzwyż</w:t>
      </w:r>
      <w:proofErr w:type="gramEnd"/>
    </w:p>
    <w:p w:rsidR="00EE21B3" w:rsidRPr="00EE21B3" w:rsidRDefault="00EE21B3" w:rsidP="00EE21B3">
      <w:pPr>
        <w:pStyle w:val="Akapitzlist"/>
        <w:numPr>
          <w:ilvl w:val="0"/>
          <w:numId w:val="28"/>
        </w:numPr>
        <w:rPr>
          <w:lang w:val="pl-PL"/>
        </w:rPr>
      </w:pPr>
      <w:proofErr w:type="spellStart"/>
      <w:r w:rsidRPr="00EE21B3">
        <w:rPr>
          <w:lang w:val="pl-PL"/>
        </w:rPr>
        <w:t>OpenGL</w:t>
      </w:r>
      <w:proofErr w:type="spellEnd"/>
      <w:r w:rsidRPr="00EE21B3">
        <w:rPr>
          <w:lang w:val="pl-PL"/>
        </w:rPr>
        <w:t xml:space="preserve"> ES 2.0</w:t>
      </w:r>
      <w:r>
        <w:rPr>
          <w:lang w:val="pl-PL"/>
        </w:rPr>
        <w:t xml:space="preserve"> </w:t>
      </w:r>
      <w:proofErr w:type="gramStart"/>
      <w:r>
        <w:rPr>
          <w:lang w:val="pl-PL"/>
        </w:rPr>
        <w:t>na</w:t>
      </w:r>
      <w:proofErr w:type="gramEnd"/>
      <w:r>
        <w:rPr>
          <w:lang w:val="pl-PL"/>
        </w:rPr>
        <w:t xml:space="preserve"> urządzeniach z systemem Android </w:t>
      </w:r>
      <w:r w:rsidR="004E16C3">
        <w:rPr>
          <w:lang w:val="pl-PL"/>
        </w:rPr>
        <w:t xml:space="preserve">2.2 (API 8) </w:t>
      </w:r>
      <w:proofErr w:type="spellStart"/>
      <w:r w:rsidR="004E16C3">
        <w:rPr>
          <w:lang w:val="pl-PL"/>
        </w:rPr>
        <w:t>wzwywż</w:t>
      </w:r>
      <w:proofErr w:type="spellEnd"/>
      <w:r w:rsidRPr="00EE21B3">
        <w:rPr>
          <w:lang w:val="pl-PL"/>
        </w:rPr>
        <w:t xml:space="preserve"> </w:t>
      </w:r>
    </w:p>
    <w:p w:rsidR="00EE21B3" w:rsidRDefault="00EE21B3" w:rsidP="00EE21B3">
      <w:pPr>
        <w:pStyle w:val="Akapitzlist"/>
        <w:numPr>
          <w:ilvl w:val="0"/>
          <w:numId w:val="28"/>
        </w:numPr>
        <w:rPr>
          <w:lang w:val="pl-PL"/>
        </w:rPr>
      </w:pPr>
      <w:proofErr w:type="spellStart"/>
      <w:r w:rsidRPr="004E16C3">
        <w:rPr>
          <w:lang w:val="pl-PL"/>
        </w:rPr>
        <w:t>OpenGL</w:t>
      </w:r>
      <w:proofErr w:type="spellEnd"/>
      <w:r w:rsidRPr="004E16C3">
        <w:rPr>
          <w:lang w:val="pl-PL"/>
        </w:rPr>
        <w:t xml:space="preserve"> ES 3.0 </w:t>
      </w:r>
      <w:proofErr w:type="gramStart"/>
      <w:r w:rsidR="004E16C3" w:rsidRPr="004E16C3">
        <w:rPr>
          <w:lang w:val="pl-PL"/>
        </w:rPr>
        <w:t>na</w:t>
      </w:r>
      <w:proofErr w:type="gramEnd"/>
      <w:r w:rsidR="004E16C3" w:rsidRPr="004E16C3">
        <w:rPr>
          <w:lang w:val="pl-PL"/>
        </w:rPr>
        <w:t xml:space="preserve"> urządzeniach z systemem Android 4.3 (API 18) wzwyż</w:t>
      </w:r>
    </w:p>
    <w:p w:rsidR="004E16C3" w:rsidRDefault="004E16C3" w:rsidP="004E16C3">
      <w:pPr>
        <w:rPr>
          <w:lang w:val="pl-PL"/>
        </w:rPr>
      </w:pPr>
    </w:p>
    <w:p w:rsidR="004E16C3" w:rsidRDefault="004E16C3" w:rsidP="004E16C3">
      <w:pPr>
        <w:rPr>
          <w:lang w:val="pl-PL"/>
        </w:rPr>
      </w:pPr>
      <w:r>
        <w:rPr>
          <w:lang w:val="pl-PL"/>
        </w:rPr>
        <w:t xml:space="preserve">Należy pamiętać, iż odpowiednia implementacja </w:t>
      </w:r>
      <w:proofErr w:type="spellStart"/>
      <w:r>
        <w:rPr>
          <w:lang w:val="pl-PL"/>
        </w:rPr>
        <w:t>OpenGL</w:t>
      </w:r>
      <w:proofErr w:type="spellEnd"/>
      <w:r>
        <w:rPr>
          <w:lang w:val="pl-PL"/>
        </w:rPr>
        <w:t xml:space="preserve"> ES musi być dostarczona przez producenta danego urządzenia by móc skorzystać z jej funkcjonalności. Znaczy to, że nie każde urządzenie z systemem 4.3 </w:t>
      </w:r>
      <w:proofErr w:type="gramStart"/>
      <w:r>
        <w:rPr>
          <w:lang w:val="pl-PL"/>
        </w:rPr>
        <w:t>obsługiwało</w:t>
      </w:r>
      <w:proofErr w:type="gramEnd"/>
      <w:r>
        <w:rPr>
          <w:lang w:val="pl-PL"/>
        </w:rPr>
        <w:t xml:space="preserve"> będzie </w:t>
      </w:r>
      <w:proofErr w:type="spellStart"/>
      <w:r>
        <w:rPr>
          <w:lang w:val="pl-PL"/>
        </w:rPr>
        <w:t>OpenGL</w:t>
      </w:r>
      <w:proofErr w:type="spellEnd"/>
      <w:r>
        <w:rPr>
          <w:lang w:val="pl-PL"/>
        </w:rPr>
        <w:t xml:space="preserve"> ES 3.0.</w:t>
      </w:r>
    </w:p>
    <w:p w:rsidR="004E16C3" w:rsidRPr="004E16C3" w:rsidRDefault="004E16C3" w:rsidP="004E16C3">
      <w:pPr>
        <w:ind w:firstLine="720"/>
        <w:rPr>
          <w:lang w:val="pl-PL"/>
        </w:rPr>
      </w:pPr>
      <w:r>
        <w:rPr>
          <w:lang w:val="pl-PL"/>
        </w:rPr>
        <w:t xml:space="preserve">Jak widać na załączonym </w:t>
      </w:r>
      <w:proofErr w:type="gramStart"/>
      <w:r>
        <w:rPr>
          <w:lang w:val="pl-PL"/>
        </w:rPr>
        <w:t xml:space="preserve">rysunku 1. </w:t>
      </w:r>
      <w:proofErr w:type="spellStart"/>
      <w:proofErr w:type="gramEnd"/>
      <w:r>
        <w:rPr>
          <w:lang w:val="pl-PL"/>
        </w:rPr>
        <w:t>OpenGL</w:t>
      </w:r>
      <w:proofErr w:type="spellEnd"/>
      <w:r>
        <w:rPr>
          <w:lang w:val="pl-PL"/>
        </w:rPr>
        <w:t xml:space="preserve"> ES dostarczany </w:t>
      </w:r>
      <w:proofErr w:type="gramStart"/>
      <w:r>
        <w:rPr>
          <w:lang w:val="pl-PL"/>
        </w:rPr>
        <w:t>jest jako</w:t>
      </w:r>
      <w:proofErr w:type="gramEnd"/>
      <w:r>
        <w:rPr>
          <w:lang w:val="pl-PL"/>
        </w:rPr>
        <w:t xml:space="preserve"> biblioteka i aplikacje nie mają bezpośredniego kontaktu z samą implementacją.  Android pozwala na komunikację z implementacją </w:t>
      </w:r>
      <w:proofErr w:type="spellStart"/>
      <w:r>
        <w:rPr>
          <w:lang w:val="pl-PL"/>
        </w:rPr>
        <w:t>OpenGL</w:t>
      </w:r>
      <w:proofErr w:type="spellEnd"/>
      <w:r>
        <w:rPr>
          <w:lang w:val="pl-PL"/>
        </w:rPr>
        <w:t xml:space="preserve"> ES przez wyspecjalizowane API jak i przez NDK (Native Development Kit), które pozwala na komunikację z </w:t>
      </w:r>
      <w:proofErr w:type="spellStart"/>
      <w:r>
        <w:rPr>
          <w:lang w:val="pl-PL"/>
        </w:rPr>
        <w:t>rendererem</w:t>
      </w:r>
      <w:proofErr w:type="spellEnd"/>
      <w:r>
        <w:rPr>
          <w:lang w:val="pl-PL"/>
        </w:rPr>
        <w:t xml:space="preserve"> w języku C\C++. Każda z aplikacji chcąc korzystać z funkcjonalności </w:t>
      </w:r>
      <w:proofErr w:type="spellStart"/>
      <w:r>
        <w:rPr>
          <w:lang w:val="pl-PL"/>
        </w:rPr>
        <w:t>OpenGL</w:t>
      </w:r>
      <w:proofErr w:type="spellEnd"/>
      <w:r>
        <w:rPr>
          <w:lang w:val="pl-PL"/>
        </w:rPr>
        <w:t xml:space="preserve"> ES musi zadeklarować taką chęć w pliku manifestu aplikacji. Aplikacje </w:t>
      </w:r>
      <w:proofErr w:type="gramStart"/>
      <w:r>
        <w:rPr>
          <w:lang w:val="pl-PL"/>
        </w:rPr>
        <w:t>określone jako</w:t>
      </w:r>
      <w:proofErr w:type="gramEnd"/>
      <w:r>
        <w:rPr>
          <w:lang w:val="pl-PL"/>
        </w:rPr>
        <w:t xml:space="preserve"> wymagające </w:t>
      </w:r>
      <w:proofErr w:type="spellStart"/>
      <w:r>
        <w:rPr>
          <w:lang w:val="pl-PL"/>
        </w:rPr>
        <w:t>OpenGL</w:t>
      </w:r>
      <w:proofErr w:type="spellEnd"/>
      <w:r>
        <w:rPr>
          <w:lang w:val="pl-PL"/>
        </w:rPr>
        <w:t xml:space="preserve"> ES będą filtrowane w sklepie Google Play by uniknąć sytuacji pobrania aplikacji na urządzenie nie wspierające danej funkcjonalności. Jako, że </w:t>
      </w:r>
      <w:proofErr w:type="spellStart"/>
      <w:r>
        <w:rPr>
          <w:lang w:val="pl-PL"/>
        </w:rPr>
        <w:t>OpenGL</w:t>
      </w:r>
      <w:proofErr w:type="spellEnd"/>
      <w:r>
        <w:rPr>
          <w:lang w:val="pl-PL"/>
        </w:rPr>
        <w:t xml:space="preserve"> </w:t>
      </w:r>
      <w:proofErr w:type="gramStart"/>
      <w:r>
        <w:rPr>
          <w:lang w:val="pl-PL"/>
        </w:rPr>
        <w:t>ES 3.0 jest</w:t>
      </w:r>
      <w:proofErr w:type="gramEnd"/>
      <w:r>
        <w:rPr>
          <w:lang w:val="pl-PL"/>
        </w:rPr>
        <w:t xml:space="preserve"> kompatybilny wstecznie z wersją 2.0 możliwe i zalecane jest określanie </w:t>
      </w:r>
      <w:proofErr w:type="gramStart"/>
      <w:r>
        <w:rPr>
          <w:lang w:val="pl-PL"/>
        </w:rPr>
        <w:t>aplikacji jako</w:t>
      </w:r>
      <w:proofErr w:type="gramEnd"/>
      <w:r>
        <w:rPr>
          <w:lang w:val="pl-PL"/>
        </w:rPr>
        <w:t xml:space="preserve"> wymagającej do działania </w:t>
      </w:r>
      <w:proofErr w:type="spellStart"/>
      <w:r>
        <w:rPr>
          <w:lang w:val="pl-PL"/>
        </w:rPr>
        <w:t>OpenGL</w:t>
      </w:r>
      <w:proofErr w:type="spellEnd"/>
      <w:r>
        <w:rPr>
          <w:lang w:val="pl-PL"/>
        </w:rPr>
        <w:t xml:space="preserve"> ES w wersji 2.0, </w:t>
      </w:r>
      <w:proofErr w:type="gramStart"/>
      <w:r>
        <w:rPr>
          <w:lang w:val="pl-PL"/>
        </w:rPr>
        <w:t>a</w:t>
      </w:r>
      <w:proofErr w:type="gramEnd"/>
      <w:r>
        <w:rPr>
          <w:lang w:val="pl-PL"/>
        </w:rPr>
        <w:t xml:space="preserve"> następnie, już w czasie uruchomienia aplikacji, </w:t>
      </w:r>
      <w:r w:rsidR="002B2034">
        <w:rPr>
          <w:lang w:val="pl-PL"/>
        </w:rPr>
        <w:t xml:space="preserve">sprawdzenie obsługi wersji 3.0 </w:t>
      </w:r>
      <w:proofErr w:type="gramStart"/>
      <w:r w:rsidR="002B2034">
        <w:rPr>
          <w:lang w:val="pl-PL"/>
        </w:rPr>
        <w:t>przez</w:t>
      </w:r>
      <w:proofErr w:type="gramEnd"/>
      <w:r w:rsidR="002B2034">
        <w:rPr>
          <w:lang w:val="pl-PL"/>
        </w:rPr>
        <w:t xml:space="preserve"> urządzenie i ewentualne korzystanie z funkcjonalności w razie ich wspierania.</w:t>
      </w:r>
    </w:p>
    <w:p w:rsidR="00380D0A" w:rsidRDefault="00380D0A" w:rsidP="00834B39">
      <w:pPr>
        <w:ind w:firstLine="720"/>
        <w:rPr>
          <w:lang w:val="pl-PL"/>
        </w:rPr>
      </w:pPr>
    </w:p>
    <w:p w:rsidR="00C33463" w:rsidRDefault="003B1252" w:rsidP="00C33463">
      <w:pPr>
        <w:keepNext/>
        <w:jc w:val="center"/>
      </w:pPr>
      <w:r>
        <w:rPr>
          <w:noProof/>
          <w:lang w:val="pl-PL" w:eastAsia="pl-PL" w:bidi="ar-SA"/>
        </w:rPr>
        <w:lastRenderedPageBreak/>
        <w:drawing>
          <wp:inline distT="0" distB="0" distL="0" distR="0" wp14:anchorId="475F71CD" wp14:editId="339DABC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3B1252" w:rsidRDefault="00C33463">
      <w:pPr>
        <w:pStyle w:val="Legenda"/>
        <w:jc w:val="center"/>
        <w:rPr>
          <w:ins w:id="20" w:author="Łukasz Rauch" w:date="2014-07-24T07:51:00Z"/>
          <w:lang w:val="pl-PL"/>
        </w:rPr>
        <w:pPrChange w:id="21" w:author="Łukasz Rauch" w:date="2014-07-24T07:51:00Z">
          <w:pPr>
            <w:ind w:firstLine="720"/>
          </w:pPr>
        </w:pPrChange>
      </w:pPr>
      <w:proofErr w:type="spellStart"/>
      <w:r>
        <w:t>Rysunek</w:t>
      </w:r>
      <w:proofErr w:type="spellEnd"/>
      <w:r>
        <w:t xml:space="preserve"> </w:t>
      </w:r>
      <w:fldSimple w:instr=" SEQ Rysunek \* ARABIC ">
        <w:r w:rsidR="008F3DA9">
          <w:rPr>
            <w:noProof/>
          </w:rPr>
          <w:t>1</w:t>
        </w:r>
      </w:fldSimple>
      <w:r>
        <w:t xml:space="preserve"> </w:t>
      </w:r>
      <w:proofErr w:type="spellStart"/>
      <w:r>
        <w:t>Architektura</w:t>
      </w:r>
      <w:proofErr w:type="spellEnd"/>
      <w:r>
        <w:t xml:space="preserve"> </w:t>
      </w:r>
      <w:proofErr w:type="spellStart"/>
      <w:r>
        <w:t>systemu</w:t>
      </w:r>
      <w:proofErr w:type="spellEnd"/>
      <w:r>
        <w:t xml:space="preserve"> Android</w:t>
      </w:r>
    </w:p>
    <w:p w:rsidR="00C33463" w:rsidRDefault="00C33463" w:rsidP="00C33463">
      <w:pPr>
        <w:pStyle w:val="Nagwek3"/>
        <w:numPr>
          <w:ilvl w:val="0"/>
          <w:numId w:val="0"/>
        </w:numPr>
        <w:ind w:left="720"/>
        <w:rPr>
          <w:lang w:val="pl-PL"/>
        </w:rPr>
      </w:pPr>
    </w:p>
    <w:p w:rsidR="00B02C7C" w:rsidRDefault="00876409" w:rsidP="00876409">
      <w:pPr>
        <w:pStyle w:val="Nagwek3"/>
        <w:rPr>
          <w:lang w:val="pl-PL"/>
        </w:rPr>
      </w:pPr>
      <w:bookmarkStart w:id="22" w:name="_Toc394523179"/>
      <w:r>
        <w:rPr>
          <w:lang w:val="pl-PL"/>
        </w:rPr>
        <w:t>Tworzenie i dystrybucja aplikacji Android</w:t>
      </w:r>
      <w:bookmarkEnd w:id="22"/>
    </w:p>
    <w:p w:rsidR="00B16655" w:rsidRDefault="00B16655" w:rsidP="00B16655">
      <w:pPr>
        <w:rPr>
          <w:lang w:val="pl-PL"/>
        </w:rPr>
      </w:pPr>
    </w:p>
    <w:p w:rsidR="00C33463" w:rsidRDefault="00C33463" w:rsidP="00B16655">
      <w:pPr>
        <w:rPr>
          <w:lang w:val="pl-PL"/>
        </w:rPr>
      </w:pPr>
    </w:p>
    <w:p w:rsidR="00B16655" w:rsidRDefault="00B16655" w:rsidP="00B16655">
      <w:pPr>
        <w:pStyle w:val="Nagwek2"/>
        <w:rPr>
          <w:lang w:val="pl-PL"/>
        </w:rPr>
      </w:pPr>
      <w:bookmarkStart w:id="23" w:name="_Toc394523180"/>
      <w:r>
        <w:rPr>
          <w:lang w:val="pl-PL"/>
        </w:rPr>
        <w:t>Windows Phone</w:t>
      </w:r>
      <w:bookmarkEnd w:id="23"/>
    </w:p>
    <w:p w:rsidR="00BF1E46" w:rsidRDefault="00BF1E46" w:rsidP="00BF1E46">
      <w:pPr>
        <w:pStyle w:val="Nagwek3"/>
        <w:rPr>
          <w:lang w:val="pl-PL"/>
        </w:rPr>
      </w:pPr>
      <w:bookmarkStart w:id="24" w:name="_Toc394523181"/>
      <w:r>
        <w:rPr>
          <w:lang w:val="pl-PL"/>
        </w:rPr>
        <w:t>Tworzenie i dystrybucja aplikacji Windows Phone 8</w:t>
      </w:r>
      <w:bookmarkEnd w:id="24"/>
    </w:p>
    <w:p w:rsidR="00BF1E46" w:rsidRDefault="00BF1E46" w:rsidP="00BF1E46">
      <w:pPr>
        <w:rPr>
          <w:lang w:val="pl-PL"/>
        </w:rPr>
      </w:pPr>
    </w:p>
    <w:p w:rsidR="00BF1E46" w:rsidRDefault="00BF1E46" w:rsidP="00BF1E46">
      <w:pPr>
        <w:rPr>
          <w:lang w:val="pl-PL"/>
        </w:rPr>
      </w:pPr>
      <w:r>
        <w:rPr>
          <w:lang w:val="pl-PL"/>
        </w:rPr>
        <w:t xml:space="preserve">Wymagane </w:t>
      </w:r>
      <w:proofErr w:type="spellStart"/>
      <w:r>
        <w:rPr>
          <w:lang w:val="pl-PL"/>
        </w:rPr>
        <w:t>windows</w:t>
      </w:r>
      <w:proofErr w:type="spellEnd"/>
      <w:r>
        <w:rPr>
          <w:lang w:val="pl-PL"/>
        </w:rPr>
        <w:t xml:space="preserve"> 8+ do </w:t>
      </w:r>
      <w:proofErr w:type="spellStart"/>
      <w:r>
        <w:rPr>
          <w:lang w:val="pl-PL"/>
        </w:rPr>
        <w:t>developmentu</w:t>
      </w:r>
      <w:proofErr w:type="spellEnd"/>
      <w:r>
        <w:rPr>
          <w:lang w:val="pl-PL"/>
        </w:rPr>
        <w:t xml:space="preserve">, </w:t>
      </w:r>
      <w:proofErr w:type="spellStart"/>
      <w:r>
        <w:rPr>
          <w:lang w:val="pl-PL"/>
        </w:rPr>
        <w:t>opisac</w:t>
      </w:r>
      <w:proofErr w:type="spellEnd"/>
      <w:r>
        <w:rPr>
          <w:lang w:val="pl-PL"/>
        </w:rPr>
        <w:t xml:space="preserve"> proces instalowania wirtualnej maszyny + </w:t>
      </w:r>
      <w:proofErr w:type="spellStart"/>
      <w:r>
        <w:rPr>
          <w:lang w:val="pl-PL"/>
        </w:rPr>
        <w:t>windows</w:t>
      </w:r>
      <w:proofErr w:type="spellEnd"/>
      <w:r>
        <w:rPr>
          <w:lang w:val="pl-PL"/>
        </w:rPr>
        <w:t xml:space="preserve"> 8, a może instalacji VS2012 na </w:t>
      </w:r>
      <w:proofErr w:type="spellStart"/>
      <w:r>
        <w:rPr>
          <w:lang w:val="pl-PL"/>
        </w:rPr>
        <w:t>windows</w:t>
      </w:r>
      <w:proofErr w:type="spellEnd"/>
      <w:r>
        <w:rPr>
          <w:lang w:val="pl-PL"/>
        </w:rPr>
        <w:t xml:space="preserve"> 7?</w:t>
      </w:r>
    </w:p>
    <w:p w:rsidR="0045602D" w:rsidRDefault="0045602D" w:rsidP="00BF1E46">
      <w:pPr>
        <w:rPr>
          <w:lang w:val="pl-PL"/>
        </w:rPr>
      </w:pPr>
    </w:p>
    <w:p w:rsidR="0045602D" w:rsidRPr="00BF1E46" w:rsidRDefault="002946EA" w:rsidP="00BF1E46">
      <w:pPr>
        <w:rPr>
          <w:lang w:val="pl-PL"/>
        </w:rPr>
      </w:pPr>
      <w:del w:id="25" w:author="Łukasz Rauch" w:date="2014-07-24T07:51:00Z">
        <w:r>
          <w:rPr>
            <w:noProof/>
          </w:rPr>
          <w:pict>
            <v:shapetype id="_x0000_t202" coordsize="21600,21600" o:spt="202" path="m,l,21600r21600,l21600,xe">
              <v:stroke joinstyle="miter"/>
              <v:path gradientshapeok="t" o:connecttype="rect"/>
            </v:shapetype>
            <v:shape id="_x0000_s1028" type="#_x0000_t202" style="position:absolute;left:0;text-align:left;margin-left:-30.55pt;margin-top:448.5pt;width:470.1pt;height:25.8pt;z-index:251669504" stroked="f">
              <v:textbox style="mso-fit-shape-to-text:t" inset="0,0,0,0">
                <w:txbxContent>
                  <w:p w:rsidR="00030632" w:rsidRPr="00AC0FDA" w:rsidRDefault="00030632" w:rsidP="00380D0A">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Pr>
                        <w:noProof/>
                      </w:rPr>
                      <w:t>2</w:t>
                    </w:r>
                    <w:r>
                      <w:rPr>
                        <w:noProof/>
                      </w:rPr>
                      <w:fldChar w:fldCharType="end"/>
                    </w:r>
                    <w:proofErr w:type="gramStart"/>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del>
      <w:r w:rsidR="0045602D">
        <w:rPr>
          <w:lang w:val="pl-PL"/>
        </w:rPr>
        <w:t xml:space="preserve">+ rejestracja konta na </w:t>
      </w:r>
      <w:proofErr w:type="spellStart"/>
      <w:r w:rsidR="0045602D">
        <w:rPr>
          <w:lang w:val="pl-PL"/>
        </w:rPr>
        <w:t>windows</w:t>
      </w:r>
      <w:proofErr w:type="spellEnd"/>
      <w:r w:rsidR="0045602D">
        <w:rPr>
          <w:lang w:val="pl-PL"/>
        </w:rPr>
        <w:t xml:space="preserve"> Live, </w:t>
      </w:r>
      <w:proofErr w:type="spellStart"/>
      <w:r w:rsidR="0045602D">
        <w:rPr>
          <w:lang w:val="pl-PL"/>
        </w:rPr>
        <w:t>unlockowanie</w:t>
      </w:r>
      <w:proofErr w:type="spellEnd"/>
      <w:r w:rsidR="0045602D">
        <w:rPr>
          <w:lang w:val="pl-PL"/>
        </w:rPr>
        <w:t xml:space="preserve"> urządzenia w celu </w:t>
      </w:r>
      <w:proofErr w:type="spellStart"/>
      <w:r w:rsidR="0045602D">
        <w:rPr>
          <w:lang w:val="pl-PL"/>
        </w:rPr>
        <w:t>developmentu</w:t>
      </w:r>
      <w:proofErr w:type="spellEnd"/>
      <w:r w:rsidR="0045602D">
        <w:rPr>
          <w:lang w:val="pl-PL"/>
        </w:rPr>
        <w:t xml:space="preserve"> (jedno urządzenie za darmo? Reszta </w:t>
      </w:r>
      <w:proofErr w:type="spellStart"/>
      <w:r w:rsidR="0045602D">
        <w:rPr>
          <w:lang w:val="pl-PL"/>
        </w:rPr>
        <w:t>platna</w:t>
      </w:r>
      <w:proofErr w:type="spellEnd"/>
      <w:r w:rsidR="0045602D">
        <w:rPr>
          <w:lang w:val="pl-PL"/>
        </w:rPr>
        <w:t xml:space="preserve">, sprawdzić ceny) </w:t>
      </w:r>
      <w:proofErr w:type="spellStart"/>
      <w:r w:rsidR="0045602D">
        <w:rPr>
          <w:lang w:val="pl-PL"/>
        </w:rPr>
        <w:t>opisac</w:t>
      </w:r>
      <w:proofErr w:type="spellEnd"/>
      <w:r w:rsidR="0045602D">
        <w:rPr>
          <w:lang w:val="pl-PL"/>
        </w:rPr>
        <w:t xml:space="preserve"> </w:t>
      </w:r>
      <w:proofErr w:type="spellStart"/>
      <w:r w:rsidR="0045602D">
        <w:rPr>
          <w:lang w:val="pl-PL"/>
        </w:rPr>
        <w:t>sideloading</w:t>
      </w:r>
      <w:proofErr w:type="spellEnd"/>
    </w:p>
    <w:p w:rsidR="001437E3" w:rsidRPr="001437E3" w:rsidRDefault="00026143" w:rsidP="001437E3">
      <w:pPr>
        <w:pStyle w:val="Nagwek1"/>
        <w:rPr>
          <w:lang w:val="pl-PL"/>
        </w:rPr>
      </w:pPr>
      <w:bookmarkStart w:id="26" w:name="_Toc394523182"/>
      <w:r>
        <w:rPr>
          <w:lang w:val="pl-PL"/>
        </w:rPr>
        <w:lastRenderedPageBreak/>
        <w:t>Środowiska międzyplatformowe</w:t>
      </w:r>
      <w:bookmarkEnd w:id="26"/>
    </w:p>
    <w:p w:rsidR="00026143" w:rsidRDefault="00026143" w:rsidP="00026143">
      <w:pPr>
        <w:pStyle w:val="Nagwek2"/>
        <w:rPr>
          <w:lang w:val="pl-PL"/>
        </w:rPr>
      </w:pPr>
      <w:bookmarkStart w:id="27" w:name="_Toc394523183"/>
      <w:r>
        <w:rPr>
          <w:lang w:val="pl-PL"/>
        </w:rPr>
        <w:t>Unity</w:t>
      </w:r>
      <w:bookmarkEnd w:id="27"/>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val="pl-PL" w:eastAsia="pl-PL" w:bidi="ar-SA"/>
        </w:rPr>
        <w:drawing>
          <wp:anchor distT="0" distB="0" distL="114300" distR="114300" simplePos="0" relativeHeight="251670528" behindDoc="1" locked="0" layoutInCell="1" allowOverlap="1" wp14:anchorId="4687D301" wp14:editId="63B6BAFB">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750" cy="3091180"/>
                    </a:xfrm>
                    <a:prstGeom prst="rect">
                      <a:avLst/>
                    </a:prstGeom>
                    <a:noFill/>
                    <a:ln>
                      <a:noFill/>
                    </a:ln>
                  </pic:spPr>
                </pic:pic>
              </a:graphicData>
            </a:graphic>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2946EA" w:rsidP="007F2914">
      <w:pPr>
        <w:ind w:firstLine="576"/>
        <w:rPr>
          <w:lang w:val="pl-PL"/>
        </w:rPr>
      </w:pPr>
      <w:r>
        <w:rPr>
          <w:noProof/>
        </w:rPr>
        <w:pict>
          <v:shape id="_x0000_s1030" type="#_x0000_t202" style="position:absolute;left:0;text-align:left;margin-left:-34.55pt;margin-top:3pt;width:532.5pt;height:25.8pt;z-index:251672576" stroked="f">
            <v:textbox style="mso-fit-shape-to-text:t" inset="0,0,0,0">
              <w:txbxContent>
                <w:p w:rsidR="00030632" w:rsidRPr="00D86AEE" w:rsidRDefault="00030632" w:rsidP="001437E3">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Pr>
                      <w:noProof/>
                    </w:rPr>
                    <w:t>3</w:t>
                  </w:r>
                  <w:r>
                    <w:rPr>
                      <w:noProof/>
                    </w:rPr>
                    <w:fldChar w:fldCharType="end"/>
                  </w:r>
                  <w:proofErr w:type="gramStart"/>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w:t>
      </w:r>
      <w:r>
        <w:rPr>
          <w:lang w:val="pl-PL"/>
        </w:rPr>
        <w:lastRenderedPageBreak/>
        <w:t xml:space="preserve">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Akapitzlist"/>
        <w:numPr>
          <w:ilvl w:val="0"/>
          <w:numId w:val="19"/>
        </w:numPr>
        <w:rPr>
          <w:lang w:val="pl-PL"/>
        </w:rPr>
      </w:pPr>
      <w:r>
        <w:rPr>
          <w:lang w:val="pl-PL"/>
        </w:rPr>
        <w:t>Direct3D – Windows, Xbox360</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post-</w:t>
      </w:r>
      <w:proofErr w:type="spellStart"/>
      <w:r>
        <w:rPr>
          <w:lang w:val="pl-PL"/>
        </w:rPr>
        <w:t>processingowe</w:t>
      </w:r>
      <w:proofErr w:type="spellEnd"/>
      <w:r>
        <w:rPr>
          <w:lang w:val="pl-PL"/>
        </w:rPr>
        <w:t>. Unity pozwala też na importowanie zasobów z programów takich jak</w:t>
      </w:r>
      <w:r w:rsidR="007F2914" w:rsidRPr="007F2914">
        <w:rPr>
          <w:lang w:val="pl-PL"/>
        </w:rPr>
        <w:t xml:space="preserve"> 3ds Max, Maya, </w:t>
      </w:r>
      <w:proofErr w:type="spellStart"/>
      <w:r w:rsidR="007F2914" w:rsidRPr="007F2914">
        <w:rPr>
          <w:lang w:val="pl-PL"/>
        </w:rPr>
        <w:t>Softimage</w:t>
      </w:r>
      <w:proofErr w:type="spellEnd"/>
      <w:r w:rsidR="007F2914" w:rsidRPr="007F2914">
        <w:rPr>
          <w:lang w:val="pl-PL"/>
        </w:rPr>
        <w:t xml:space="preserv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Adobe </w:t>
      </w:r>
      <w:proofErr w:type="spellStart"/>
      <w:r w:rsidR="007F2914" w:rsidRPr="007F2914">
        <w:rPr>
          <w:lang w:val="pl-PL"/>
        </w:rPr>
        <w:t>Photoshop</w:t>
      </w:r>
      <w:proofErr w:type="spellEnd"/>
      <w:r w:rsidR="007F2914" w:rsidRPr="007F2914">
        <w:rPr>
          <w:lang w:val="pl-PL"/>
        </w:rPr>
        <w:t xml:space="preserve">, Adobe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Player, Adobe Flash,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t>
      </w:r>
      <w:r>
        <w:rPr>
          <w:lang w:val="pl-PL"/>
        </w:rPr>
        <w:lastRenderedPageBreak/>
        <w:t xml:space="preserve">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3B1252" w:rsidRDefault="003B1252" w:rsidP="003B1252">
      <w:pPr>
        <w:pStyle w:val="Nagwek2"/>
        <w:rPr>
          <w:ins w:id="28" w:author="Łukasz Rauch" w:date="2014-07-24T07:59:00Z"/>
          <w:lang w:val="pl-PL"/>
        </w:rPr>
      </w:pPr>
      <w:bookmarkStart w:id="29" w:name="_Toc394523184"/>
      <w:ins w:id="30" w:author="Łukasz Rauch" w:date="2014-07-24T07:59:00Z">
        <w:r>
          <w:rPr>
            <w:lang w:val="pl-PL"/>
          </w:rPr>
          <w:t>C++</w:t>
        </w:r>
        <w:bookmarkEnd w:id="29"/>
      </w:ins>
    </w:p>
    <w:p w:rsidR="003B1252" w:rsidRDefault="003B1252" w:rsidP="003B1252">
      <w:pPr>
        <w:pStyle w:val="Nagwek2"/>
        <w:rPr>
          <w:ins w:id="31" w:author="Łukasz Rauch" w:date="2014-07-24T07:59:00Z"/>
          <w:lang w:val="pl-PL"/>
        </w:rPr>
      </w:pPr>
      <w:bookmarkStart w:id="32" w:name="_Toc394523185"/>
      <w:proofErr w:type="spellStart"/>
      <w:proofErr w:type="gramStart"/>
      <w:ins w:id="33" w:author="Łukasz Rauch" w:date="2014-07-24T07:59:00Z">
        <w:r>
          <w:rPr>
            <w:lang w:val="pl-PL"/>
          </w:rPr>
          <w:t>jMonkey</w:t>
        </w:r>
        <w:bookmarkEnd w:id="32"/>
        <w:proofErr w:type="spellEnd"/>
        <w:proofErr w:type="gramEnd"/>
      </w:ins>
    </w:p>
    <w:p w:rsidR="00DF721E" w:rsidRPr="003545D7" w:rsidRDefault="00DF721E" w:rsidP="003545D7">
      <w:pPr>
        <w:rPr>
          <w:lang w:val="pl-PL"/>
        </w:rPr>
      </w:pPr>
    </w:p>
    <w:p w:rsidR="00026143" w:rsidRPr="00605BF8" w:rsidRDefault="00605BF8" w:rsidP="00026143">
      <w:pPr>
        <w:pStyle w:val="Nagwek2"/>
        <w:rPr>
          <w:lang w:val="pl-PL"/>
        </w:rPr>
      </w:pPr>
      <w:bookmarkStart w:id="34" w:name="_Toc394523186"/>
      <w:r>
        <w:rPr>
          <w:lang w:val="pl-PL"/>
        </w:rPr>
        <w:t>Web/</w:t>
      </w:r>
      <w:r w:rsidRPr="00605BF8">
        <w:rPr>
          <w:lang w:val="pl-PL"/>
        </w:rPr>
        <w:t>HTML5</w:t>
      </w:r>
      <w:bookmarkEnd w:id="34"/>
      <w:del w:id="35" w:author="Łukasz Rauch" w:date="2014-07-24T07:59:00Z">
        <w:r w:rsidDel="0053464D">
          <w:rPr>
            <w:lang w:val="pl-PL"/>
          </w:rPr>
          <w:delText>/</w:delText>
        </w:r>
        <w:r w:rsidRPr="00605BF8" w:rsidDel="0053464D">
          <w:rPr>
            <w:lang w:val="pl-PL"/>
          </w:rPr>
          <w:delText>Flash</w:delText>
        </w:r>
      </w:del>
    </w:p>
    <w:p w:rsidR="00A74386" w:rsidRDefault="003B1252" w:rsidP="00026143">
      <w:pPr>
        <w:pStyle w:val="Nagwek2"/>
        <w:rPr>
          <w:ins w:id="36" w:author="Łukasz Rauch" w:date="2014-07-24T07:59:00Z"/>
          <w:lang w:val="pl-PL"/>
        </w:rPr>
      </w:pPr>
      <w:bookmarkStart w:id="37" w:name="_Toc394523187"/>
      <w:ins w:id="38" w:author="Łukasz Rauch" w:date="2014-07-24T07:59:00Z">
        <w:r w:rsidRPr="00605BF8">
          <w:rPr>
            <w:lang w:val="pl-PL"/>
          </w:rPr>
          <w:t>Flash</w:t>
        </w:r>
        <w:bookmarkEnd w:id="37"/>
      </w:ins>
    </w:p>
    <w:p w:rsidR="003B1252" w:rsidRPr="003B1252" w:rsidRDefault="003B1252" w:rsidP="003B1252">
      <w:pPr>
        <w:pStyle w:val="Nagwek2"/>
        <w:rPr>
          <w:lang w:val="pl-PL"/>
        </w:rPr>
      </w:pPr>
      <w:bookmarkStart w:id="39" w:name="_Toc394523188"/>
      <w:ins w:id="40" w:author="Łukasz Rauch" w:date="2014-07-24T07:59:00Z">
        <w:r>
          <w:rPr>
            <w:lang w:val="pl-PL"/>
          </w:rPr>
          <w:t>Podsumowanie</w:t>
        </w:r>
      </w:ins>
      <w:bookmarkEnd w:id="39"/>
    </w:p>
    <w:p w:rsidR="004C30BF" w:rsidRDefault="004C30BF" w:rsidP="004C30BF">
      <w:pPr>
        <w:rPr>
          <w:lang w:val="pl-PL"/>
        </w:rPr>
      </w:pPr>
    </w:p>
    <w:p w:rsidR="004C30BF" w:rsidRDefault="004C30BF" w:rsidP="004C30BF">
      <w:pPr>
        <w:pStyle w:val="Nagwek1"/>
        <w:rPr>
          <w:lang w:val="pl-PL"/>
        </w:rPr>
      </w:pPr>
      <w:bookmarkStart w:id="41" w:name="_Toc394523189"/>
      <w:r>
        <w:rPr>
          <w:lang w:val="pl-PL"/>
        </w:rPr>
        <w:lastRenderedPageBreak/>
        <w:t>Wymagania przed-implementacyjne</w:t>
      </w:r>
      <w:bookmarkEnd w:id="41"/>
    </w:p>
    <w:p w:rsidR="004C30BF" w:rsidRDefault="004C30BF" w:rsidP="004C30BF">
      <w:pPr>
        <w:rPr>
          <w:lang w:val="pl-PL"/>
        </w:rPr>
      </w:pPr>
    </w:p>
    <w:p w:rsidR="004C30BF" w:rsidRDefault="004C30BF" w:rsidP="004C30BF">
      <w:pPr>
        <w:ind w:firstLine="432"/>
        <w:rPr>
          <w:lang w:val="pl-PL"/>
        </w:rPr>
      </w:pPr>
      <w:r>
        <w:rPr>
          <w:lang w:val="pl-PL"/>
        </w:rPr>
        <w:t xml:space="preserve">Implementowane aplikacje testowe były tworzone w systemie Windows 7 i aktualizowane w systemie kontroli wersji git. Nie pozwalało to jednak na uruchamianie aplikacji na urządzeniach z systemami typu </w:t>
      </w:r>
      <w:proofErr w:type="spellStart"/>
      <w:r>
        <w:rPr>
          <w:lang w:val="pl-PL"/>
        </w:rPr>
        <w:t>iPhone</w:t>
      </w:r>
      <w:proofErr w:type="spellEnd"/>
      <w:r>
        <w:rPr>
          <w:lang w:val="pl-PL"/>
        </w:rPr>
        <w:t xml:space="preserve"> bądź Windows Phone 8, które do poprawnej kompilacji pliku binarnego stawiają dodatkowe wymagania pod względem bibliotek, które można znaleźć jedynie w systemach OS X lub Windows 8. Poniższe działy traktują o </w:t>
      </w:r>
      <w:r w:rsidR="007370CC">
        <w:rPr>
          <w:lang w:val="pl-PL"/>
        </w:rPr>
        <w:t>sposobie, który</w:t>
      </w:r>
      <w:r>
        <w:rPr>
          <w:lang w:val="pl-PL"/>
        </w:rPr>
        <w:t xml:space="preserve"> został zastosowany</w:t>
      </w:r>
      <w:r w:rsidR="007370CC">
        <w:rPr>
          <w:lang w:val="pl-PL"/>
        </w:rPr>
        <w:t xml:space="preserve"> w celu pominięcia tych wymagań, a także o konfiguracji poszczególnych środowisk.</w:t>
      </w:r>
    </w:p>
    <w:p w:rsidR="007370CC" w:rsidRDefault="007370CC" w:rsidP="007370CC">
      <w:pPr>
        <w:pStyle w:val="Nagwek2"/>
        <w:rPr>
          <w:lang w:val="pl-PL"/>
        </w:rPr>
      </w:pPr>
      <w:bookmarkStart w:id="42" w:name="_Toc394523190"/>
      <w:r>
        <w:rPr>
          <w:lang w:val="pl-PL"/>
        </w:rPr>
        <w:t>Android</w:t>
      </w:r>
      <w:bookmarkEnd w:id="42"/>
    </w:p>
    <w:p w:rsidR="0026439F" w:rsidRPr="0026439F" w:rsidRDefault="0026439F" w:rsidP="0026439F">
      <w:pPr>
        <w:rPr>
          <w:lang w:val="pl-PL"/>
        </w:rPr>
      </w:pPr>
    </w:p>
    <w:p w:rsidR="0026439F" w:rsidRDefault="0026439F" w:rsidP="00B6585B">
      <w:pPr>
        <w:ind w:firstLine="360"/>
        <w:rPr>
          <w:lang w:val="pl-PL"/>
        </w:rPr>
      </w:pPr>
      <w:r>
        <w:rPr>
          <w:lang w:val="pl-PL"/>
        </w:rPr>
        <w:t>W celu tworzenia aplikacji na telefony oparte o system Android następujące kryteria muszą być spełnione:</w:t>
      </w:r>
    </w:p>
    <w:p w:rsidR="0026439F" w:rsidRDefault="0026439F" w:rsidP="0026439F">
      <w:pPr>
        <w:pStyle w:val="Akapitzlist"/>
        <w:numPr>
          <w:ilvl w:val="0"/>
          <w:numId w:val="20"/>
        </w:numPr>
        <w:rPr>
          <w:lang w:val="pl-PL"/>
        </w:rPr>
      </w:pPr>
      <w:r>
        <w:rPr>
          <w:lang w:val="pl-PL"/>
        </w:rPr>
        <w:t>Zainstalowane Android SDK</w:t>
      </w:r>
    </w:p>
    <w:p w:rsidR="0026439F" w:rsidRPr="0026439F" w:rsidRDefault="0026439F" w:rsidP="0026439F">
      <w:pPr>
        <w:pStyle w:val="Akapitzlist"/>
        <w:numPr>
          <w:ilvl w:val="0"/>
          <w:numId w:val="20"/>
        </w:numPr>
        <w:rPr>
          <w:lang w:val="pl-PL"/>
        </w:rPr>
      </w:pPr>
      <w:r w:rsidRPr="0026439F">
        <w:rPr>
          <w:lang w:val="pl-PL"/>
        </w:rPr>
        <w:t>Telefon z włączonymi opcjami programisty</w:t>
      </w:r>
    </w:p>
    <w:p w:rsidR="00B6585B" w:rsidRPr="00B6585B" w:rsidRDefault="00B6585B" w:rsidP="00B6585B">
      <w:pPr>
        <w:rPr>
          <w:lang w:val="pl-PL"/>
        </w:rPr>
      </w:pPr>
    </w:p>
    <w:p w:rsidR="007370CC" w:rsidRDefault="007370CC" w:rsidP="00E378B4">
      <w:pPr>
        <w:ind w:firstLine="576"/>
        <w:rPr>
          <w:lang w:val="pl-PL"/>
        </w:rPr>
      </w:pPr>
      <w:r>
        <w:rPr>
          <w:lang w:val="pl-PL"/>
        </w:rPr>
        <w:t>W celu tworzenia aplikacji na urządzenia z systemem Android wymagane</w:t>
      </w:r>
      <w:r w:rsidR="00E378B4">
        <w:rPr>
          <w:lang w:val="pl-PL"/>
        </w:rPr>
        <w:t xml:space="preserve"> jest zainstalowanie Android SDK. Najwygodniejszym rozwiązaniem jest pobranie tegoż w paczce ADT </w:t>
      </w:r>
      <w:proofErr w:type="spellStart"/>
      <w:r w:rsidR="00E378B4">
        <w:rPr>
          <w:lang w:val="pl-PL"/>
        </w:rPr>
        <w:t>Eclipse</w:t>
      </w:r>
      <w:proofErr w:type="spellEnd"/>
      <w:r w:rsidR="00E378B4">
        <w:rPr>
          <w:lang w:val="pl-PL"/>
        </w:rPr>
        <w:t xml:space="preserve"> Bundle wraz z skonfigurowanym IDE </w:t>
      </w:r>
      <w:proofErr w:type="spellStart"/>
      <w:r w:rsidR="00E378B4">
        <w:rPr>
          <w:lang w:val="pl-PL"/>
        </w:rPr>
        <w:t>Eclipse</w:t>
      </w:r>
      <w:proofErr w:type="spellEnd"/>
      <w:r w:rsidR="00E378B4">
        <w:rPr>
          <w:lang w:val="pl-PL"/>
        </w:rPr>
        <w:t>.</w:t>
      </w:r>
    </w:p>
    <w:p w:rsidR="00EB5CBD" w:rsidRDefault="00E378B4" w:rsidP="00C33463">
      <w:pPr>
        <w:ind w:firstLine="576"/>
        <w:rPr>
          <w:lang w:val="pl-PL"/>
        </w:rPr>
      </w:pPr>
      <w:r>
        <w:rPr>
          <w:lang w:val="pl-PL"/>
        </w:rPr>
        <w:t xml:space="preserve">Po pobraniu paczki należy ją wypakować i przystąpić do konfiguracji oraz pobrania odpowiednich platform, narzędzi oraz wersji Androida. W tym celu należy uruchomić program </w:t>
      </w:r>
      <w:r w:rsidR="00EB5CBD">
        <w:rPr>
          <w:rFonts w:hint="eastAsia"/>
          <w:lang w:val="pl-PL"/>
        </w:rPr>
        <w:t>„</w:t>
      </w:r>
      <w:r w:rsidR="00EB5CBD">
        <w:rPr>
          <w:lang w:val="pl-PL"/>
        </w:rPr>
        <w:t>SDK Manager</w:t>
      </w:r>
      <w:r w:rsidR="00EB5CBD">
        <w:rPr>
          <w:rFonts w:hint="eastAsia"/>
          <w:lang w:val="pl-PL"/>
        </w:rPr>
        <w:t>”</w:t>
      </w:r>
      <w:r w:rsidR="00EB5CBD">
        <w:rPr>
          <w:lang w:val="pl-PL"/>
        </w:rPr>
        <w:t xml:space="preserve">dostarczony w paczce. Po uruchomieniu należy wybrać interesujące nas platformy i narzędzia, w tym przypadku </w:t>
      </w:r>
      <w:r w:rsidR="00EB5CBD">
        <w:rPr>
          <w:rFonts w:hint="eastAsia"/>
          <w:lang w:val="pl-PL"/>
        </w:rPr>
        <w:t>„</w:t>
      </w:r>
      <w:r w:rsidR="00EB5CBD">
        <w:rPr>
          <w:lang w:val="pl-PL"/>
        </w:rPr>
        <w:t>Android 4.2.2 (</w:t>
      </w:r>
      <w:proofErr w:type="gramStart"/>
      <w:r w:rsidR="00EB5CBD">
        <w:rPr>
          <w:lang w:val="pl-PL"/>
        </w:rPr>
        <w:t>API17)</w:t>
      </w:r>
      <w:r w:rsidR="00C33463">
        <w:rPr>
          <w:lang w:val="pl-PL"/>
        </w:rPr>
        <w:t xml:space="preserve">”, </w:t>
      </w:r>
      <w:r w:rsidR="00EB5CBD">
        <w:rPr>
          <w:lang w:val="pl-PL"/>
        </w:rPr>
        <w:t xml:space="preserve"> oraz</w:t>
      </w:r>
      <w:proofErr w:type="gramEnd"/>
      <w:r w:rsidR="00EB5CBD">
        <w:rPr>
          <w:lang w:val="pl-PL"/>
        </w:rPr>
        <w:t xml:space="preserve"> zainstalować </w:t>
      </w:r>
      <w:r w:rsidR="00EB5CBD">
        <w:rPr>
          <w:rFonts w:hint="eastAsia"/>
          <w:lang w:val="pl-PL"/>
        </w:rPr>
        <w:t>„</w:t>
      </w:r>
      <w:r w:rsidR="00EB5CBD">
        <w:rPr>
          <w:lang w:val="pl-PL"/>
        </w:rPr>
        <w:t>Google USB Driver</w:t>
      </w:r>
      <w:r w:rsidR="00EB5CBD">
        <w:rPr>
          <w:rFonts w:hint="eastAsia"/>
          <w:lang w:val="pl-PL"/>
        </w:rPr>
        <w:t>”</w:t>
      </w:r>
      <w:r w:rsidR="00EB5CBD">
        <w:rPr>
          <w:lang w:val="pl-PL"/>
        </w:rPr>
        <w:t xml:space="preserve">z </w:t>
      </w:r>
      <w:del w:id="43" w:author="Łukasz Rauch" w:date="2014-07-24T08:03:00Z">
        <w:r w:rsidR="00EB5CBD" w:rsidDel="00C33347">
          <w:rPr>
            <w:lang w:val="pl-PL"/>
          </w:rPr>
          <w:delText>pazcki</w:delText>
        </w:r>
      </w:del>
      <w:ins w:id="44" w:author="Łukasz Rauch" w:date="2014-07-24T08:03:00Z">
        <w:r w:rsidR="00C33347">
          <w:rPr>
            <w:lang w:val="pl-PL"/>
          </w:rPr>
          <w:t>paczki</w:t>
        </w:r>
      </w:ins>
      <w:r w:rsidR="00EB5CBD">
        <w:rPr>
          <w:lang w:val="pl-PL"/>
        </w:rPr>
        <w:t xml:space="preserve"> </w:t>
      </w:r>
      <w:r w:rsidR="00EB5CBD">
        <w:rPr>
          <w:rFonts w:hint="eastAsia"/>
          <w:lang w:val="pl-PL"/>
        </w:rPr>
        <w:t>„</w:t>
      </w:r>
      <w:r w:rsidR="00EB5CBD">
        <w:rPr>
          <w:lang w:val="pl-PL"/>
        </w:rPr>
        <w:t>Extra</w:t>
      </w:r>
      <w:r w:rsidR="00C33463">
        <w:rPr>
          <w:lang w:val="pl-PL"/>
        </w:rPr>
        <w:t>”.</w:t>
      </w:r>
      <w:r w:rsidR="00EB5CBD">
        <w:rPr>
          <w:lang w:val="pl-PL"/>
        </w:rPr>
        <w:t xml:space="preserve"> </w:t>
      </w:r>
      <w:r w:rsidR="002946EA">
        <w:rPr>
          <w:noProof/>
        </w:rPr>
        <w:pict>
          <v:shape id="_x0000_s1042" type="#_x0000_t202" style="position:absolute;left:0;text-align:left;margin-left:11.05pt;margin-top:359.3pt;width:470.25pt;height:.05pt;z-index:251707392;mso-position-horizontal-relative:text;mso-position-vertical-relative:text" stroked="f">
            <v:textbox style="mso-fit-shape-to-text:t" inset="0,0,0,0">
              <w:txbxContent>
                <w:p w:rsidR="00030632" w:rsidRPr="00EE501E" w:rsidRDefault="00030632" w:rsidP="004F4434">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4</w:t>
                  </w:r>
                  <w:r>
                    <w:rPr>
                      <w:noProof/>
                    </w:rPr>
                    <w:fldChar w:fldCharType="end"/>
                  </w:r>
                  <w:r w:rsidRPr="00EE501E">
                    <w:rPr>
                      <w:lang w:val="pl-PL"/>
                    </w:rPr>
                    <w:t>Narzędzie SDK Manager gotowe do pobrania Android 4.2.2</w:t>
                  </w:r>
                </w:p>
              </w:txbxContent>
            </v:textbox>
          </v:shape>
        </w:pict>
      </w:r>
      <w:r w:rsidR="00EB5CBD">
        <w:rPr>
          <w:lang w:val="pl-PL"/>
        </w:rPr>
        <w:t xml:space="preserve">Po przeczytaniu i zatwierdzeniu licencji program powinien przystąpić </w:t>
      </w:r>
      <w:r w:rsidR="00C33463">
        <w:rPr>
          <w:lang w:val="pl-PL"/>
        </w:rPr>
        <w:t>do pobierania wskazanych paczek.</w:t>
      </w:r>
    </w:p>
    <w:p w:rsidR="004F4434" w:rsidRDefault="004F4434" w:rsidP="004C30BF">
      <w:pPr>
        <w:ind w:firstLine="432"/>
        <w:rPr>
          <w:lang w:val="pl-PL"/>
        </w:rPr>
      </w:pPr>
      <w:r>
        <w:rPr>
          <w:lang w:val="pl-PL"/>
        </w:rPr>
        <w:t xml:space="preserve">Po ukończeniu działania narzędzia należy przejść do środowiska Unity i wskazać katalog z Android SDK. Wyboru dokonujemy w edytorze Unity w </w:t>
      </w:r>
      <w:proofErr w:type="spellStart"/>
      <w:r>
        <w:rPr>
          <w:lang w:val="pl-PL"/>
        </w:rPr>
        <w:t>manu</w:t>
      </w:r>
      <w:proofErr w:type="spellEnd"/>
      <w:r>
        <w:rPr>
          <w:lang w:val="pl-PL"/>
        </w:rPr>
        <w:t xml:space="preserve"> Edit-&gt;</w:t>
      </w:r>
      <w:proofErr w:type="spellStart"/>
      <w:r>
        <w:rPr>
          <w:lang w:val="pl-PL"/>
        </w:rPr>
        <w:t>Prefere</w:t>
      </w:r>
      <w:r w:rsidR="00786DF5">
        <w:rPr>
          <w:lang w:val="pl-PL"/>
        </w:rPr>
        <w:t>nces</w:t>
      </w:r>
      <w:proofErr w:type="spellEnd"/>
      <w:r w:rsidR="00786DF5">
        <w:rPr>
          <w:lang w:val="pl-PL"/>
        </w:rPr>
        <w:t xml:space="preserve">… w zakładce </w:t>
      </w:r>
      <w:proofErr w:type="spellStart"/>
      <w:r w:rsidR="00786DF5">
        <w:rPr>
          <w:lang w:val="pl-PL"/>
        </w:rPr>
        <w:t>External</w:t>
      </w:r>
      <w:proofErr w:type="spellEnd"/>
      <w:r w:rsidR="00786DF5">
        <w:rPr>
          <w:lang w:val="pl-PL"/>
        </w:rPr>
        <w:t xml:space="preserve"> Tools.</w:t>
      </w:r>
    </w:p>
    <w:p w:rsidR="00786DF5" w:rsidRDefault="00786DF5" w:rsidP="004C30BF">
      <w:pPr>
        <w:ind w:firstLine="432"/>
        <w:rPr>
          <w:lang w:val="pl-PL"/>
        </w:rPr>
      </w:pPr>
    </w:p>
    <w:p w:rsidR="00EC7E4C" w:rsidRDefault="00EC7E4C" w:rsidP="00B12F15">
      <w:pPr>
        <w:rPr>
          <w:lang w:val="pl-PL"/>
        </w:rPr>
      </w:pPr>
    </w:p>
    <w:p w:rsidR="00B12F15" w:rsidRDefault="00EC7E4C" w:rsidP="00EC7E4C">
      <w:pPr>
        <w:ind w:firstLine="720"/>
        <w:rPr>
          <w:lang w:val="pl-PL"/>
        </w:rPr>
      </w:pPr>
      <w:r>
        <w:rPr>
          <w:lang w:val="pl-PL"/>
        </w:rPr>
        <w:lastRenderedPageBreak/>
        <w:t xml:space="preserve">By móc testować aplikacje na rzeczywistym urządzeniu należy włączyć usługę „USB </w:t>
      </w:r>
      <w:proofErr w:type="spellStart"/>
      <w:r>
        <w:rPr>
          <w:lang w:val="pl-PL"/>
        </w:rPr>
        <w:t>debugging</w:t>
      </w:r>
      <w:proofErr w:type="spellEnd"/>
      <w:r>
        <w:rPr>
          <w:lang w:val="pl-PL"/>
        </w:rPr>
        <w:t>” w opcjach programisty. W celu przejścia do opcji programisty w telefonach z systemem Android należy postępować zgodnie z poniższym schematem, w zależności od wersji systemu:</w:t>
      </w:r>
    </w:p>
    <w:p w:rsidR="006A473F" w:rsidRDefault="00EC7E4C" w:rsidP="00EC7E4C">
      <w:pPr>
        <w:ind w:firstLine="720"/>
        <w:rPr>
          <w:lang w:val="pl-PL"/>
        </w:rPr>
      </w:pPr>
      <w:r>
        <w:rPr>
          <w:lang w:val="pl-PL"/>
        </w:rPr>
        <w:t xml:space="preserve">W </w:t>
      </w:r>
      <w:r w:rsidR="006A473F" w:rsidRPr="00EC7E4C">
        <w:rPr>
          <w:lang w:val="pl-PL"/>
        </w:rPr>
        <w:t xml:space="preserve">urządzeniach z systemem Android 2.1 </w:t>
      </w:r>
      <w:proofErr w:type="gramStart"/>
      <w:r w:rsidR="006A473F" w:rsidRPr="00EC7E4C">
        <w:rPr>
          <w:lang w:val="pl-PL"/>
        </w:rPr>
        <w:t>do</w:t>
      </w:r>
      <w:proofErr w:type="gramEnd"/>
      <w:r w:rsidR="006A473F" w:rsidRPr="00EC7E4C">
        <w:rPr>
          <w:lang w:val="pl-PL"/>
        </w:rPr>
        <w:t xml:space="preserve"> 2.3.6 </w:t>
      </w:r>
      <w:proofErr w:type="gramStart"/>
      <w:r w:rsidR="006A473F" w:rsidRPr="00EC7E4C">
        <w:rPr>
          <w:lang w:val="pl-PL"/>
        </w:rPr>
        <w:t>opcje</w:t>
      </w:r>
      <w:proofErr w:type="gramEnd"/>
      <w:r w:rsidR="006A473F" w:rsidRPr="00EC7E4C">
        <w:rPr>
          <w:lang w:val="pl-PL"/>
        </w:rPr>
        <w:t xml:space="preserve"> deweloperskie widoczne były w menu </w:t>
      </w:r>
      <w:proofErr w:type="spellStart"/>
      <w:r w:rsidR="006A473F" w:rsidRPr="00EC7E4C">
        <w:rPr>
          <w:lang w:val="pl-PL"/>
        </w:rPr>
        <w:t>Setti</w:t>
      </w:r>
      <w:r>
        <w:rPr>
          <w:lang w:val="pl-PL"/>
        </w:rPr>
        <w:t>ngs</w:t>
      </w:r>
      <w:proofErr w:type="spellEnd"/>
      <w:r>
        <w:rPr>
          <w:lang w:val="pl-PL"/>
        </w:rPr>
        <w:t>&gt; Applications&gt; Development.</w:t>
      </w:r>
    </w:p>
    <w:p w:rsidR="00EC7E4C" w:rsidRDefault="006A473F" w:rsidP="00EC7E4C">
      <w:pPr>
        <w:ind w:firstLine="720"/>
        <w:rPr>
          <w:lang w:val="pl-PL"/>
        </w:rPr>
      </w:pPr>
      <w:r>
        <w:rPr>
          <w:lang w:val="pl-PL"/>
        </w:rPr>
        <w:t xml:space="preserve"> W wersjach 4.0 </w:t>
      </w:r>
      <w:proofErr w:type="gramStart"/>
      <w:r>
        <w:rPr>
          <w:lang w:val="pl-PL"/>
        </w:rPr>
        <w:t>oraz</w:t>
      </w:r>
      <w:proofErr w:type="gramEnd"/>
      <w:r>
        <w:rPr>
          <w:lang w:val="pl-PL"/>
        </w:rPr>
        <w:t xml:space="preserve"> 4.1 </w:t>
      </w:r>
      <w:proofErr w:type="gramStart"/>
      <w:r>
        <w:rPr>
          <w:lang w:val="pl-PL"/>
        </w:rPr>
        <w:t>menu</w:t>
      </w:r>
      <w:proofErr w:type="gramEnd"/>
      <w:r>
        <w:rPr>
          <w:lang w:val="pl-PL"/>
        </w:rPr>
        <w:t xml:space="preserve"> zostało przeniesione i jego ścieżka znajdowała się w </w:t>
      </w:r>
      <w:proofErr w:type="spellStart"/>
      <w:r w:rsidRPr="006A473F">
        <w:rPr>
          <w:lang w:val="pl-PL"/>
        </w:rPr>
        <w:t>Settings</w:t>
      </w:r>
      <w:proofErr w:type="spellEnd"/>
      <w:r w:rsidRPr="006A473F">
        <w:rPr>
          <w:lang w:val="pl-PL"/>
        </w:rPr>
        <w:t xml:space="preserve">&gt; Developer </w:t>
      </w:r>
      <w:proofErr w:type="spellStart"/>
      <w:r w:rsidRPr="006A473F">
        <w:rPr>
          <w:lang w:val="pl-PL"/>
        </w:rPr>
        <w:t>Options</w:t>
      </w:r>
      <w:proofErr w:type="spellEnd"/>
      <w:r w:rsidR="00EC7E4C">
        <w:rPr>
          <w:lang w:val="pl-PL"/>
        </w:rPr>
        <w:t>.</w:t>
      </w:r>
      <w:r w:rsidR="002946EA">
        <w:rPr>
          <w:noProof/>
        </w:rPr>
        <w:pict>
          <v:shape id="_x0000_s1045" type="#_x0000_t202" style="position:absolute;left:0;text-align:left;margin-left:110.15pt;margin-top:433.8pt;width:234.2pt;height:.05pt;z-index:251718656;mso-position-horizontal-relative:text;mso-position-vertical-relative:text" stroked="f">
            <v:textbox style="mso-fit-shape-to-text:t" inset="0,0,0,0">
              <w:txbxContent>
                <w:p w:rsidR="00030632" w:rsidRPr="00424D49" w:rsidRDefault="00030632" w:rsidP="006A473F">
                  <w:pPr>
                    <w:pStyle w:val="Legenda"/>
                    <w:rPr>
                      <w:noProof/>
                    </w:rPr>
                  </w:pPr>
                  <w:proofErr w:type="spellStart"/>
                  <w:r>
                    <w:t>Rysunek</w:t>
                  </w:r>
                  <w:proofErr w:type="spellEnd"/>
                  <w:r>
                    <w:t xml:space="preserve"> </w:t>
                  </w:r>
                  <w:fldSimple w:instr=" SEQ Rysunek \* ARABIC ">
                    <w:r>
                      <w:rPr>
                        <w:noProof/>
                      </w:rPr>
                      <w:t>6</w:t>
                    </w:r>
                  </w:fldSimple>
                  <w:r>
                    <w:t xml:space="preserve"> Menu Settings </w:t>
                  </w:r>
                  <w:proofErr w:type="spellStart"/>
                  <w:r>
                    <w:t>systemu</w:t>
                  </w:r>
                  <w:proofErr w:type="spellEnd"/>
                  <w:r>
                    <w:t xml:space="preserve"> Android 4.0 z </w:t>
                  </w:r>
                  <w:proofErr w:type="spellStart"/>
                  <w:r>
                    <w:t>widoczną</w:t>
                  </w:r>
                  <w:proofErr w:type="spellEnd"/>
                  <w:r>
                    <w:t xml:space="preserve"> </w:t>
                  </w:r>
                  <w:proofErr w:type="spellStart"/>
                  <w:r>
                    <w:t>opcją</w:t>
                  </w:r>
                  <w:proofErr w:type="spellEnd"/>
                  <w:r>
                    <w:t xml:space="preserve"> Developer options</w:t>
                  </w:r>
                </w:p>
              </w:txbxContent>
            </v:textbox>
          </v:shape>
        </w:pict>
      </w:r>
    </w:p>
    <w:p w:rsidR="00F52B50" w:rsidRDefault="00F52B50" w:rsidP="00EC7E4C">
      <w:pPr>
        <w:ind w:firstLine="720"/>
        <w:rPr>
          <w:lang w:val="pl-PL"/>
        </w:rPr>
      </w:pPr>
      <w:r>
        <w:rPr>
          <w:lang w:val="pl-PL"/>
        </w:rPr>
        <w:t>Od systemu 4.2</w:t>
      </w:r>
      <w:r w:rsidR="00403E71">
        <w:rPr>
          <w:lang w:val="pl-PL"/>
        </w:rPr>
        <w:t xml:space="preserve"> </w:t>
      </w:r>
      <w:proofErr w:type="gramStart"/>
      <w:r w:rsidR="00403E71">
        <w:rPr>
          <w:lang w:val="pl-PL"/>
        </w:rPr>
        <w:t>wzwyż</w:t>
      </w:r>
      <w:proofErr w:type="gramEnd"/>
      <w:r>
        <w:rPr>
          <w:lang w:val="pl-PL"/>
        </w:rPr>
        <w:t xml:space="preserve"> menu opcji programisty zostało ukryte by uniknąć przypadkowego nadpisania ważnych ustawień </w:t>
      </w:r>
      <w:r w:rsidR="00403E71">
        <w:rPr>
          <w:lang w:val="pl-PL"/>
        </w:rPr>
        <w:t>urządzenia</w:t>
      </w:r>
      <w:r>
        <w:rPr>
          <w:lang w:val="pl-PL"/>
        </w:rPr>
        <w:t xml:space="preserve"> przez początkujących użytkowników.</w:t>
      </w:r>
      <w:r w:rsidR="00403E71">
        <w:rPr>
          <w:lang w:val="pl-PL"/>
        </w:rPr>
        <w:t xml:space="preserve"> By odblokować menu w wyżej wymienionych systemach należy przejść do menu </w:t>
      </w:r>
      <w:proofErr w:type="spellStart"/>
      <w:r w:rsidR="00403E71">
        <w:rPr>
          <w:lang w:val="pl-PL"/>
        </w:rPr>
        <w:t>Settings</w:t>
      </w:r>
      <w:proofErr w:type="spellEnd"/>
      <w:r w:rsidR="00403E71">
        <w:rPr>
          <w:lang w:val="pl-PL"/>
        </w:rPr>
        <w:t xml:space="preserve"> -&gt; </w:t>
      </w:r>
      <w:proofErr w:type="spellStart"/>
      <w:r w:rsidR="00403E71">
        <w:rPr>
          <w:lang w:val="pl-PL"/>
        </w:rPr>
        <w:t>About</w:t>
      </w:r>
      <w:proofErr w:type="spellEnd"/>
      <w:r w:rsidR="00403E71">
        <w:rPr>
          <w:lang w:val="pl-PL"/>
        </w:rPr>
        <w:t xml:space="preserve"> </w:t>
      </w:r>
      <w:proofErr w:type="spellStart"/>
      <w:r w:rsidR="00403E71">
        <w:rPr>
          <w:lang w:val="pl-PL"/>
        </w:rPr>
        <w:t>device</w:t>
      </w:r>
      <w:proofErr w:type="spellEnd"/>
      <w:r w:rsidR="00403E71">
        <w:rPr>
          <w:lang w:val="pl-PL"/>
        </w:rPr>
        <w:t xml:space="preserve"> i przewinąć do informacji </w:t>
      </w:r>
      <w:proofErr w:type="spellStart"/>
      <w:r w:rsidR="00403E71">
        <w:rPr>
          <w:lang w:val="pl-PL"/>
        </w:rPr>
        <w:t>Build</w:t>
      </w:r>
      <w:proofErr w:type="spellEnd"/>
      <w:r w:rsidR="00403E71">
        <w:rPr>
          <w:lang w:val="pl-PL"/>
        </w:rPr>
        <w:t xml:space="preserve"> </w:t>
      </w:r>
      <w:proofErr w:type="spellStart"/>
      <w:r w:rsidR="00403E71">
        <w:rPr>
          <w:lang w:val="pl-PL"/>
        </w:rPr>
        <w:t>nuber</w:t>
      </w:r>
      <w:proofErr w:type="spellEnd"/>
      <w:r w:rsidR="00403E71">
        <w:rPr>
          <w:lang w:val="pl-PL"/>
        </w:rPr>
        <w:t>:</w:t>
      </w:r>
    </w:p>
    <w:p w:rsidR="00403E71" w:rsidRDefault="00403E71" w:rsidP="00403E71">
      <w:pPr>
        <w:ind w:firstLine="576"/>
        <w:rPr>
          <w:lang w:val="pl-PL"/>
        </w:rPr>
      </w:pPr>
    </w:p>
    <w:p w:rsidR="00403E71" w:rsidRDefault="00403E71" w:rsidP="00403E71">
      <w:pPr>
        <w:ind w:firstLine="576"/>
        <w:rPr>
          <w:noProof/>
          <w:lang w:val="pl-PL" w:eastAsia="pl-PL" w:bidi="ar-SA"/>
        </w:rPr>
      </w:pPr>
    </w:p>
    <w:p w:rsidR="00EC7E4C" w:rsidRDefault="00403E71" w:rsidP="00EC7E4C">
      <w:pPr>
        <w:keepNext/>
        <w:ind w:firstLine="576"/>
        <w:jc w:val="center"/>
      </w:pPr>
      <w:r>
        <w:rPr>
          <w:noProof/>
          <w:lang w:val="pl-PL" w:eastAsia="pl-PL" w:bidi="ar-SA"/>
        </w:rPr>
        <w:drawing>
          <wp:inline distT="0" distB="0" distL="0" distR="0" wp14:anchorId="1DC6E670" wp14:editId="7283292E">
            <wp:extent cx="2770496" cy="3220409"/>
            <wp:effectExtent l="0" t="0" r="0" b="0"/>
            <wp:docPr id="25" name="Obraz 25" descr="http://img.wonderhowto.com/img/42/22/63503462620799/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wonderhowto.com/img/42/22/63503462620799/0/enable-hidden-developer-options-your-samsung-galaxy-s4.w65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0496" cy="3220409"/>
                    </a:xfrm>
                    <a:prstGeom prst="rect">
                      <a:avLst/>
                    </a:prstGeom>
                    <a:noFill/>
                    <a:ln>
                      <a:noFill/>
                    </a:ln>
                  </pic:spPr>
                </pic:pic>
              </a:graphicData>
            </a:graphic>
          </wp:inline>
        </w:drawing>
      </w:r>
    </w:p>
    <w:p w:rsidR="00403E71" w:rsidRPr="00B12F15" w:rsidRDefault="00403E71" w:rsidP="00786DF5">
      <w:pPr>
        <w:pStyle w:val="Legenda"/>
        <w:rPr>
          <w:lang w:val="pl-PL"/>
        </w:rPr>
      </w:pPr>
    </w:p>
    <w:p w:rsidR="00EC7E4C" w:rsidRDefault="00EC7E4C" w:rsidP="004C30BF">
      <w:pPr>
        <w:ind w:firstLine="432"/>
        <w:rPr>
          <w:lang w:val="pl-PL"/>
        </w:rPr>
      </w:pPr>
    </w:p>
    <w:p w:rsidR="00403E71" w:rsidRDefault="00403E71" w:rsidP="004C30BF">
      <w:pPr>
        <w:ind w:firstLine="432"/>
        <w:rPr>
          <w:lang w:val="pl-PL"/>
        </w:rPr>
      </w:pPr>
      <w:r>
        <w:rPr>
          <w:lang w:val="pl-PL"/>
        </w:rPr>
        <w:t xml:space="preserve">Następnie wymienioną opcję należy kliknąć siedem razy, co potwierdzone zostanie informacją „Developer </w:t>
      </w:r>
      <w:proofErr w:type="spellStart"/>
      <w:r>
        <w:rPr>
          <w:lang w:val="pl-PL"/>
        </w:rPr>
        <w:t>mode</w:t>
      </w:r>
      <w:proofErr w:type="spellEnd"/>
      <w:r>
        <w:rPr>
          <w:lang w:val="pl-PL"/>
        </w:rPr>
        <w:t xml:space="preserve"> </w:t>
      </w:r>
      <w:proofErr w:type="spellStart"/>
      <w:r>
        <w:rPr>
          <w:lang w:val="pl-PL"/>
        </w:rPr>
        <w:t>has</w:t>
      </w:r>
      <w:proofErr w:type="spellEnd"/>
      <w:r>
        <w:rPr>
          <w:lang w:val="pl-PL"/>
        </w:rPr>
        <w:t xml:space="preserve"> </w:t>
      </w:r>
      <w:proofErr w:type="spellStart"/>
      <w:r>
        <w:rPr>
          <w:lang w:val="pl-PL"/>
        </w:rPr>
        <w:t>been</w:t>
      </w:r>
      <w:proofErr w:type="spellEnd"/>
      <w:r>
        <w:rPr>
          <w:lang w:val="pl-PL"/>
        </w:rPr>
        <w:t xml:space="preserve"> </w:t>
      </w:r>
      <w:proofErr w:type="spellStart"/>
      <w:r>
        <w:rPr>
          <w:lang w:val="pl-PL"/>
        </w:rPr>
        <w:t>enabled</w:t>
      </w:r>
      <w:proofErr w:type="spellEnd"/>
      <w:r>
        <w:rPr>
          <w:lang w:val="pl-PL"/>
        </w:rPr>
        <w:t>” lub „</w:t>
      </w:r>
      <w:proofErr w:type="spellStart"/>
      <w:r>
        <w:rPr>
          <w:lang w:val="pl-PL"/>
        </w:rPr>
        <w:t>You</w:t>
      </w:r>
      <w:proofErr w:type="spellEnd"/>
      <w:r>
        <w:rPr>
          <w:lang w:val="pl-PL"/>
        </w:rPr>
        <w:t xml:space="preserve"> </w:t>
      </w:r>
      <w:proofErr w:type="spellStart"/>
      <w:r>
        <w:rPr>
          <w:lang w:val="pl-PL"/>
        </w:rPr>
        <w:t>are</w:t>
      </w:r>
      <w:proofErr w:type="spellEnd"/>
      <w:r>
        <w:rPr>
          <w:lang w:val="pl-PL"/>
        </w:rPr>
        <w:t xml:space="preserve"> </w:t>
      </w:r>
      <w:proofErr w:type="spellStart"/>
      <w:r>
        <w:rPr>
          <w:lang w:val="pl-PL"/>
        </w:rPr>
        <w:t>now</w:t>
      </w:r>
      <w:proofErr w:type="spellEnd"/>
      <w:r>
        <w:rPr>
          <w:lang w:val="pl-PL"/>
        </w:rPr>
        <w:t xml:space="preserve"> a developer!”:</w:t>
      </w:r>
    </w:p>
    <w:p w:rsidR="00403E71" w:rsidRDefault="00403E71" w:rsidP="004C30BF">
      <w:pPr>
        <w:ind w:firstLine="432"/>
        <w:rPr>
          <w:lang w:val="pl-PL"/>
        </w:rPr>
      </w:pPr>
    </w:p>
    <w:p w:rsidR="00403E71" w:rsidRDefault="002946EA" w:rsidP="004C30BF">
      <w:pPr>
        <w:ind w:firstLine="432"/>
        <w:rPr>
          <w:lang w:val="pl-PL"/>
        </w:rPr>
      </w:pPr>
      <w:r>
        <w:rPr>
          <w:noProof/>
        </w:rPr>
        <w:lastRenderedPageBreak/>
        <w:pict>
          <v:shape id="_x0000_s1047" type="#_x0000_t202" style="position:absolute;left:0;text-align:left;margin-left:52.4pt;margin-top:140.75pt;width:337.45pt;height:.05pt;z-index:251725824;mso-position-horizontal-relative:text;mso-position-vertical-relative:text" stroked="f">
            <v:textbox style="mso-fit-shape-to-text:t" inset="0,0,0,0">
              <w:txbxContent>
                <w:p w:rsidR="00030632" w:rsidRPr="00EE501E" w:rsidRDefault="00030632" w:rsidP="00403E71">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8</w:t>
                  </w:r>
                  <w:r>
                    <w:rPr>
                      <w:noProof/>
                    </w:rPr>
                    <w:fldChar w:fldCharType="end"/>
                  </w:r>
                  <w:r w:rsidRPr="00EE501E">
                    <w:rPr>
                      <w:lang w:val="pl-PL"/>
                    </w:rPr>
                    <w:t xml:space="preserve"> Poprawnie przeprowadzony proces odblokowywania opcji programisty na urządzeniu z systemem 4.2.2</w:t>
                  </w:r>
                </w:p>
              </w:txbxContent>
            </v:textbox>
          </v:shape>
        </w:pict>
      </w:r>
      <w:r w:rsidR="00403E71">
        <w:rPr>
          <w:noProof/>
          <w:lang w:val="pl-PL" w:eastAsia="pl-PL"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786DF5" w:rsidRDefault="00786DF5" w:rsidP="004C30BF">
      <w:pPr>
        <w:ind w:firstLine="432"/>
        <w:rPr>
          <w:lang w:val="pl-PL"/>
        </w:rPr>
      </w:pPr>
    </w:p>
    <w:p w:rsidR="00EC7E4C" w:rsidRDefault="00403E71" w:rsidP="004C30BF">
      <w:pPr>
        <w:ind w:firstLine="432"/>
        <w:rPr>
          <w:lang w:val="pl-PL"/>
        </w:rPr>
      </w:pPr>
      <w:r>
        <w:rPr>
          <w:lang w:val="pl-PL"/>
        </w:rPr>
        <w:t xml:space="preserve">Po wykonaniu tych czynności w menu </w:t>
      </w:r>
      <w:proofErr w:type="spellStart"/>
      <w:r>
        <w:rPr>
          <w:lang w:val="pl-PL"/>
        </w:rPr>
        <w:t>Settings</w:t>
      </w:r>
      <w:proofErr w:type="spellEnd"/>
      <w:r>
        <w:rPr>
          <w:lang w:val="pl-PL"/>
        </w:rPr>
        <w:t xml:space="preserve"> odblokowana zostanie opcja Developer </w:t>
      </w:r>
      <w:proofErr w:type="spellStart"/>
      <w:r>
        <w:rPr>
          <w:lang w:val="pl-PL"/>
        </w:rPr>
        <w:t>options</w:t>
      </w:r>
      <w:proofErr w:type="spellEnd"/>
      <w:r>
        <w:rPr>
          <w:lang w:val="pl-PL"/>
        </w:rPr>
        <w:t>, w której dla potrzeb tej pracy najbardziej intere</w:t>
      </w:r>
      <w:r w:rsidR="00EC7E4C">
        <w:rPr>
          <w:lang w:val="pl-PL"/>
        </w:rPr>
        <w:t xml:space="preserve">sującą opcją jest USB </w:t>
      </w:r>
      <w:proofErr w:type="spellStart"/>
      <w:r w:rsidR="00EC7E4C">
        <w:rPr>
          <w:lang w:val="pl-PL"/>
        </w:rPr>
        <w:t>debugging</w:t>
      </w:r>
      <w:proofErr w:type="spellEnd"/>
      <w:r w:rsidR="00EC7E4C">
        <w:rPr>
          <w:lang w:val="pl-PL"/>
        </w:rPr>
        <w:t>.</w:t>
      </w:r>
    </w:p>
    <w:p w:rsidR="00D80107" w:rsidRDefault="00D80107" w:rsidP="004C30BF">
      <w:pPr>
        <w:ind w:firstLine="432"/>
        <w:rPr>
          <w:lang w:val="pl-PL"/>
        </w:rPr>
      </w:pPr>
      <w:r>
        <w:rPr>
          <w:lang w:val="pl-PL"/>
        </w:rPr>
        <w:t xml:space="preserve">Po odblokowaniu opcji deweloperskich i uruchomieniu usługi USB </w:t>
      </w:r>
      <w:proofErr w:type="spellStart"/>
      <w:r>
        <w:rPr>
          <w:lang w:val="pl-PL"/>
        </w:rPr>
        <w:t>debugging</w:t>
      </w:r>
      <w:proofErr w:type="spellEnd"/>
      <w:r>
        <w:rPr>
          <w:lang w:val="pl-PL"/>
        </w:rPr>
        <w:t xml:space="preserve"> telefon gotowy jest na integrację ze środowiskiem Unity i ładowanie aplikacji testowych z pełnym wsparciem dla wbudowanego w </w:t>
      </w:r>
      <w:proofErr w:type="spellStart"/>
      <w:r>
        <w:rPr>
          <w:lang w:val="pl-PL"/>
        </w:rPr>
        <w:t>engine</w:t>
      </w:r>
      <w:proofErr w:type="spellEnd"/>
      <w:r>
        <w:rPr>
          <w:lang w:val="pl-PL"/>
        </w:rPr>
        <w:t xml:space="preserve"> </w:t>
      </w:r>
      <w:proofErr w:type="spellStart"/>
      <w:r>
        <w:rPr>
          <w:lang w:val="pl-PL"/>
        </w:rPr>
        <w:t>debuggera</w:t>
      </w:r>
      <w:proofErr w:type="spellEnd"/>
      <w:r>
        <w:rPr>
          <w:lang w:val="pl-PL"/>
        </w:rPr>
        <w:t>.</w:t>
      </w:r>
    </w:p>
    <w:p w:rsidR="00D80107" w:rsidRDefault="00D80107" w:rsidP="004C30BF">
      <w:pPr>
        <w:ind w:firstLine="432"/>
        <w:rPr>
          <w:lang w:val="pl-PL"/>
        </w:rPr>
      </w:pPr>
    </w:p>
    <w:p w:rsidR="006D69D2" w:rsidRDefault="006D69D2" w:rsidP="006D69D2">
      <w:pPr>
        <w:pStyle w:val="Nagwek2"/>
        <w:rPr>
          <w:lang w:val="pl-PL"/>
        </w:rPr>
      </w:pPr>
      <w:bookmarkStart w:id="45" w:name="_Toc394523191"/>
      <w:proofErr w:type="spellStart"/>
      <w:proofErr w:type="gramStart"/>
      <w:r>
        <w:rPr>
          <w:lang w:val="pl-PL"/>
        </w:rPr>
        <w:t>iOS</w:t>
      </w:r>
      <w:bookmarkEnd w:id="45"/>
      <w:proofErr w:type="spellEnd"/>
      <w:proofErr w:type="gramEnd"/>
    </w:p>
    <w:p w:rsidR="006D69D2" w:rsidRPr="006D69D2" w:rsidRDefault="006D69D2" w:rsidP="006D69D2">
      <w:pPr>
        <w:rPr>
          <w:lang w:val="pl-PL"/>
        </w:rPr>
      </w:pPr>
    </w:p>
    <w:p w:rsidR="000C0892" w:rsidRDefault="006D69D2" w:rsidP="006D69D2">
      <w:pPr>
        <w:rPr>
          <w:lang w:val="pl-PL"/>
        </w:rPr>
      </w:pPr>
      <w:r>
        <w:rPr>
          <w:lang w:val="pl-PL"/>
        </w:rPr>
        <w:t xml:space="preserve">W celu tworzenia aplikacji na urządzenia oparte o system </w:t>
      </w:r>
      <w:proofErr w:type="spellStart"/>
      <w:r>
        <w:rPr>
          <w:lang w:val="pl-PL"/>
        </w:rPr>
        <w:t>iOS</w:t>
      </w:r>
      <w:proofErr w:type="spellEnd"/>
      <w:r>
        <w:rPr>
          <w:lang w:val="pl-PL"/>
        </w:rPr>
        <w:t xml:space="preserve"> należy spełnić następujące kryteria:</w:t>
      </w:r>
    </w:p>
    <w:p w:rsidR="000C0892" w:rsidRDefault="000C0892" w:rsidP="006D69D2">
      <w:pPr>
        <w:rPr>
          <w:lang w:val="pl-PL"/>
        </w:rPr>
      </w:pPr>
    </w:p>
    <w:p w:rsidR="000C0892" w:rsidRDefault="000C0892" w:rsidP="006D69D2">
      <w:pPr>
        <w:pStyle w:val="Akapitzlist"/>
        <w:numPr>
          <w:ilvl w:val="0"/>
          <w:numId w:val="22"/>
        </w:numPr>
        <w:rPr>
          <w:lang w:val="pl-PL"/>
        </w:rPr>
      </w:pPr>
      <w:proofErr w:type="gramStart"/>
      <w:r>
        <w:rPr>
          <w:lang w:val="pl-PL"/>
        </w:rPr>
        <w:t>karta</w:t>
      </w:r>
      <w:proofErr w:type="gramEnd"/>
      <w:r>
        <w:rPr>
          <w:lang w:val="pl-PL"/>
        </w:rPr>
        <w:t xml:space="preserve"> kredytowa </w:t>
      </w:r>
      <w:proofErr w:type="spellStart"/>
      <w:r>
        <w:rPr>
          <w:lang w:val="pl-PL"/>
        </w:rPr>
        <w:t>MasterCard</w:t>
      </w:r>
      <w:proofErr w:type="spellEnd"/>
      <w:r>
        <w:rPr>
          <w:lang w:val="pl-PL"/>
        </w:rPr>
        <w:t xml:space="preserve"> lub Visa</w:t>
      </w:r>
    </w:p>
    <w:p w:rsidR="006D69D2" w:rsidRDefault="006D69D2" w:rsidP="006D69D2">
      <w:pPr>
        <w:pStyle w:val="Akapitzlist"/>
        <w:numPr>
          <w:ilvl w:val="0"/>
          <w:numId w:val="22"/>
        </w:numPr>
        <w:rPr>
          <w:lang w:val="pl-PL"/>
        </w:rPr>
      </w:pPr>
      <w:proofErr w:type="gramStart"/>
      <w:r>
        <w:rPr>
          <w:lang w:val="pl-PL"/>
        </w:rPr>
        <w:t>konto</w:t>
      </w:r>
      <w:proofErr w:type="gramEnd"/>
      <w:r>
        <w:rPr>
          <w:lang w:val="pl-PL"/>
        </w:rPr>
        <w:t xml:space="preserve"> deweloperskie firmy Apple</w:t>
      </w:r>
    </w:p>
    <w:p w:rsidR="006D69D2" w:rsidRDefault="006D69D2" w:rsidP="006D69D2">
      <w:pPr>
        <w:pStyle w:val="Akapitzlist"/>
        <w:numPr>
          <w:ilvl w:val="0"/>
          <w:numId w:val="22"/>
        </w:numPr>
        <w:rPr>
          <w:lang w:val="pl-PL"/>
        </w:rPr>
      </w:pPr>
      <w:proofErr w:type="gramStart"/>
      <w:r>
        <w:rPr>
          <w:lang w:val="pl-PL"/>
        </w:rPr>
        <w:t>posiadać</w:t>
      </w:r>
      <w:proofErr w:type="gramEnd"/>
      <w:r>
        <w:rPr>
          <w:lang w:val="pl-PL"/>
        </w:rPr>
        <w:t xml:space="preserve"> urządzenie firmy Apple z najnowszym systemem OS X</w:t>
      </w:r>
    </w:p>
    <w:p w:rsidR="006D69D2" w:rsidRDefault="006D69D2" w:rsidP="006D69D2">
      <w:pPr>
        <w:pStyle w:val="Akapitzlist"/>
        <w:numPr>
          <w:ilvl w:val="0"/>
          <w:numId w:val="22"/>
        </w:numPr>
        <w:rPr>
          <w:lang w:val="pl-PL"/>
        </w:rPr>
      </w:pPr>
      <w:r>
        <w:rPr>
          <w:lang w:val="pl-PL"/>
        </w:rPr>
        <w:t xml:space="preserve">posiadać urządzenie firmy Apple z systemem </w:t>
      </w:r>
      <w:proofErr w:type="spellStart"/>
      <w:r>
        <w:rPr>
          <w:lang w:val="pl-PL"/>
        </w:rPr>
        <w:t>iOS</w:t>
      </w:r>
      <w:proofErr w:type="spellEnd"/>
      <w:r>
        <w:rPr>
          <w:lang w:val="pl-PL"/>
        </w:rPr>
        <w:t xml:space="preserve">, </w:t>
      </w:r>
      <w:proofErr w:type="gramStart"/>
      <w:r>
        <w:rPr>
          <w:lang w:val="pl-PL"/>
        </w:rPr>
        <w:t>zarejestrowane jako</w:t>
      </w:r>
      <w:proofErr w:type="gramEnd"/>
      <w:r>
        <w:rPr>
          <w:lang w:val="pl-PL"/>
        </w:rPr>
        <w:t xml:space="preserve"> urządzenie do </w:t>
      </w:r>
      <w:r w:rsidR="0028170F">
        <w:rPr>
          <w:lang w:val="pl-PL"/>
        </w:rPr>
        <w:t>użytku deweloperskiego</w:t>
      </w:r>
    </w:p>
    <w:p w:rsidR="006D69D2" w:rsidRDefault="006D69D2" w:rsidP="006D69D2">
      <w:pPr>
        <w:pStyle w:val="Akapitzlist"/>
        <w:numPr>
          <w:ilvl w:val="0"/>
          <w:numId w:val="22"/>
        </w:numPr>
        <w:rPr>
          <w:lang w:val="pl-PL"/>
        </w:rPr>
      </w:pPr>
      <w:proofErr w:type="gramStart"/>
      <w:r>
        <w:rPr>
          <w:lang w:val="pl-PL"/>
        </w:rPr>
        <w:t>zainstalowana</w:t>
      </w:r>
      <w:proofErr w:type="gramEnd"/>
      <w:r>
        <w:rPr>
          <w:lang w:val="pl-PL"/>
        </w:rPr>
        <w:t xml:space="preserve"> aplikacja </w:t>
      </w:r>
      <w:proofErr w:type="spellStart"/>
      <w:r>
        <w:rPr>
          <w:lang w:val="pl-PL"/>
        </w:rPr>
        <w:t>XCode</w:t>
      </w:r>
      <w:proofErr w:type="spellEnd"/>
      <w:r>
        <w:rPr>
          <w:lang w:val="pl-PL"/>
        </w:rPr>
        <w:t xml:space="preserve"> z najnowszym </w:t>
      </w:r>
      <w:proofErr w:type="spellStart"/>
      <w:r>
        <w:rPr>
          <w:lang w:val="pl-PL"/>
        </w:rPr>
        <w:t>iOS</w:t>
      </w:r>
      <w:proofErr w:type="spellEnd"/>
      <w:r>
        <w:rPr>
          <w:lang w:val="pl-PL"/>
        </w:rPr>
        <w:t xml:space="preserve"> SDK</w:t>
      </w:r>
    </w:p>
    <w:p w:rsidR="0028170F" w:rsidRDefault="0028170F" w:rsidP="0028170F">
      <w:pPr>
        <w:rPr>
          <w:lang w:val="pl-PL"/>
        </w:rPr>
      </w:pPr>
    </w:p>
    <w:p w:rsidR="0028170F" w:rsidRDefault="0028170F" w:rsidP="0028170F">
      <w:pPr>
        <w:rPr>
          <w:lang w:val="pl-PL"/>
        </w:rPr>
      </w:pPr>
      <w:r>
        <w:rPr>
          <w:lang w:val="pl-PL"/>
        </w:rPr>
        <w:t xml:space="preserve">Jako, że wymagania te są bardzo wygórowane i spełnienie ich wymagałoby dużych nakładów finansowych, poniżej opisane zostaną dwa sposoby, które sprawdziły się w praktyce bez </w:t>
      </w:r>
      <w:r>
        <w:rPr>
          <w:lang w:val="pl-PL"/>
        </w:rPr>
        <w:lastRenderedPageBreak/>
        <w:t xml:space="preserve">ponoszenia znacznych </w:t>
      </w:r>
      <w:proofErr w:type="gramStart"/>
      <w:r>
        <w:rPr>
          <w:lang w:val="pl-PL"/>
        </w:rPr>
        <w:t>kosztów.</w:t>
      </w:r>
      <w:proofErr w:type="gramEnd"/>
    </w:p>
    <w:p w:rsidR="0028170F" w:rsidRDefault="0028170F" w:rsidP="0028170F">
      <w:pPr>
        <w:rPr>
          <w:lang w:val="pl-PL"/>
        </w:rPr>
      </w:pPr>
    </w:p>
    <w:p w:rsidR="0028170F" w:rsidRDefault="0028170F" w:rsidP="0028170F">
      <w:pPr>
        <w:pStyle w:val="Nagwek3"/>
        <w:rPr>
          <w:lang w:val="pl-PL"/>
        </w:rPr>
      </w:pPr>
      <w:bookmarkStart w:id="46" w:name="_Toc394523192"/>
      <w:r>
        <w:rPr>
          <w:lang w:val="pl-PL"/>
        </w:rPr>
        <w:t>Urządzenie z systemem OS X</w:t>
      </w:r>
      <w:bookmarkEnd w:id="46"/>
    </w:p>
    <w:p w:rsidR="0028170F" w:rsidRDefault="0028170F" w:rsidP="0028170F">
      <w:pPr>
        <w:rPr>
          <w:lang w:val="pl-PL"/>
        </w:rPr>
      </w:pPr>
    </w:p>
    <w:p w:rsidR="0028170F" w:rsidRDefault="0028170F" w:rsidP="0028170F">
      <w:pPr>
        <w:ind w:firstLine="576"/>
        <w:rPr>
          <w:lang w:val="pl-PL"/>
        </w:rPr>
      </w:pPr>
      <w:r>
        <w:rPr>
          <w:lang w:val="pl-PL"/>
        </w:rPr>
        <w:t xml:space="preserve">Do tworzenia aplikacji na system </w:t>
      </w:r>
      <w:proofErr w:type="spellStart"/>
      <w:r>
        <w:rPr>
          <w:lang w:val="pl-PL"/>
        </w:rPr>
        <w:t>iOS</w:t>
      </w:r>
      <w:proofErr w:type="spellEnd"/>
      <w:r>
        <w:rPr>
          <w:lang w:val="pl-PL"/>
        </w:rPr>
        <w:t xml:space="preserve"> wymagana jest aplikacja </w:t>
      </w:r>
      <w:proofErr w:type="spellStart"/>
      <w:r>
        <w:rPr>
          <w:lang w:val="pl-PL"/>
        </w:rPr>
        <w:t>XCode</w:t>
      </w:r>
      <w:proofErr w:type="spellEnd"/>
      <w:r>
        <w:rPr>
          <w:lang w:val="pl-PL"/>
        </w:rPr>
        <w:t xml:space="preserve">, jej biblioteki oraz </w:t>
      </w:r>
      <w:proofErr w:type="spellStart"/>
      <w:r>
        <w:rPr>
          <w:lang w:val="pl-PL"/>
        </w:rPr>
        <w:t>iOS</w:t>
      </w:r>
      <w:proofErr w:type="spellEnd"/>
      <w:r>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Pr>
          <w:lang w:val="pl-PL"/>
        </w:rPr>
        <w:t>Virtualbox</w:t>
      </w:r>
      <w:proofErr w:type="spellEnd"/>
      <w:r>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Pr>
          <w:lang w:val="pl-PL"/>
        </w:rPr>
        <w:t>nawet jako</w:t>
      </w:r>
      <w:proofErr w:type="gramEnd"/>
      <w:r>
        <w:rPr>
          <w:lang w:val="pl-PL"/>
        </w:rPr>
        <w:t xml:space="preserve"> urządzenia wirtualne w aplikacji </w:t>
      </w:r>
      <w:proofErr w:type="spellStart"/>
      <w:r>
        <w:rPr>
          <w:lang w:val="pl-PL"/>
        </w:rPr>
        <w:t>Virtualbox</w:t>
      </w:r>
      <w:proofErr w:type="spellEnd"/>
      <w:r>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Pr>
          <w:lang w:val="pl-PL"/>
        </w:rPr>
        <w:t>płatności (co</w:t>
      </w:r>
      <w:proofErr w:type="gramEnd"/>
      <w:r>
        <w:rPr>
          <w:lang w:val="pl-PL"/>
        </w:rPr>
        <w:t xml:space="preserve"> godzinę, tygodniowo lub miesięcznie) i są stosunkowo tanie – </w:t>
      </w:r>
      <w:r w:rsidR="00877AAF">
        <w:rPr>
          <w:lang w:val="pl-PL"/>
        </w:rPr>
        <w:t>wahając</w:t>
      </w:r>
      <w:r>
        <w:rPr>
          <w:lang w:val="pl-PL"/>
        </w:rPr>
        <w:t xml:space="preserve"> się </w:t>
      </w:r>
      <w:r w:rsidR="00877AAF">
        <w:rPr>
          <w:lang w:val="pl-PL"/>
        </w:rPr>
        <w:t>pomiędzy 20 a 60 dolarów za miesiąc użytkowania.</w:t>
      </w:r>
    </w:p>
    <w:p w:rsidR="00772205" w:rsidRDefault="00877AAF" w:rsidP="00772205">
      <w:pPr>
        <w:ind w:firstLine="576"/>
        <w:rPr>
          <w:lang w:val="pl-PL"/>
        </w:rPr>
      </w:pPr>
      <w:r>
        <w:rPr>
          <w:lang w:val="pl-PL"/>
        </w:rPr>
        <w:t xml:space="preserve">Dostarczone rozwiązanie zapewniało wersję 10.9 </w:t>
      </w:r>
      <w:proofErr w:type="spellStart"/>
      <w:r>
        <w:rPr>
          <w:lang w:val="pl-PL"/>
        </w:rPr>
        <w:t>Mavericks</w:t>
      </w:r>
      <w:proofErr w:type="spellEnd"/>
      <w:r>
        <w:rPr>
          <w:lang w:val="pl-PL"/>
        </w:rPr>
        <w:t xml:space="preserve"> systemu OS X wraz z dostępem administratora o</w:t>
      </w:r>
      <w:r w:rsidR="00772205">
        <w:rPr>
          <w:lang w:val="pl-PL"/>
        </w:rPr>
        <w:t xml:space="preserve">raz 30Gb przestrzeni dyskowej. </w:t>
      </w:r>
    </w:p>
    <w:p w:rsidR="00772205" w:rsidRDefault="00877AAF" w:rsidP="00772205">
      <w:pPr>
        <w:ind w:firstLine="576"/>
        <w:rPr>
          <w:lang w:val="pl-PL"/>
        </w:rPr>
      </w:pPr>
      <w:r>
        <w:rPr>
          <w:lang w:val="pl-PL"/>
        </w:rPr>
        <w:t xml:space="preserve">Mając zapewniony dostęp do systemu OS X można przejść do instalacji potrzebnych narzędzi. Zaczynając instalację </w:t>
      </w:r>
      <w:proofErr w:type="spellStart"/>
      <w:r>
        <w:rPr>
          <w:lang w:val="pl-PL"/>
        </w:rPr>
        <w:t>XCode</w:t>
      </w:r>
      <w:proofErr w:type="spellEnd"/>
      <w:r>
        <w:rPr>
          <w:lang w:val="pl-PL"/>
        </w:rPr>
        <w:t xml:space="preserve">, który niezbędny jest do poprawnego działania Unity dla </w:t>
      </w:r>
      <w:proofErr w:type="spellStart"/>
      <w:r>
        <w:rPr>
          <w:lang w:val="pl-PL"/>
        </w:rPr>
        <w:t>iOS</w:t>
      </w:r>
      <w:proofErr w:type="spellEnd"/>
      <w:r>
        <w:rPr>
          <w:lang w:val="pl-PL"/>
        </w:rPr>
        <w:t xml:space="preserve">, należy przejść do aplikacji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i przeprowadzić wyszukiwanie po jego nazwie.</w:t>
      </w:r>
      <w:r w:rsidR="00772205">
        <w:rPr>
          <w:lang w:val="pl-PL"/>
        </w:rPr>
        <w:t xml:space="preserve"> </w:t>
      </w:r>
      <w:r>
        <w:rPr>
          <w:lang w:val="pl-PL"/>
        </w:rPr>
        <w:t xml:space="preserve">Po wybraniu przycisku </w:t>
      </w:r>
      <w:proofErr w:type="gramStart"/>
      <w:r>
        <w:rPr>
          <w:lang w:val="pl-PL"/>
        </w:rPr>
        <w:t>FREE jeżeli</w:t>
      </w:r>
      <w:proofErr w:type="gramEnd"/>
      <w:r>
        <w:rPr>
          <w:lang w:val="pl-PL"/>
        </w:rPr>
        <w:t xml:space="preserve"> to nasza pierwsza wizyta w aplikacji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zostaniemy poproszeni o stworzenie konta </w:t>
      </w:r>
      <w:proofErr w:type="spellStart"/>
      <w:r>
        <w:rPr>
          <w:lang w:val="pl-PL"/>
        </w:rPr>
        <w:t>App</w:t>
      </w:r>
      <w:proofErr w:type="spellEnd"/>
      <w:r>
        <w:rPr>
          <w:lang w:val="pl-PL"/>
        </w:rPr>
        <w:t xml:space="preserve"> Id</w:t>
      </w:r>
      <w:r w:rsidR="000C0892">
        <w:rPr>
          <w:lang w:val="pl-PL"/>
        </w:rPr>
        <w:t xml:space="preserve"> – uniwersalnego identyfikatora firmy Apple wykorzystywanego w aplikacjach takich jak na przykład </w:t>
      </w:r>
      <w:proofErr w:type="spellStart"/>
      <w:r w:rsidR="000C0892">
        <w:rPr>
          <w:lang w:val="pl-PL"/>
        </w:rPr>
        <w:t>iTunes</w:t>
      </w:r>
      <w:proofErr w:type="spellEnd"/>
      <w:r w:rsidR="000C0892">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000C0892">
        <w:rPr>
          <w:lang w:val="pl-PL"/>
        </w:rPr>
        <w:t>App</w:t>
      </w:r>
      <w:proofErr w:type="spellEnd"/>
      <w:r w:rsidR="000C0892">
        <w:rPr>
          <w:lang w:val="pl-PL"/>
        </w:rPr>
        <w:t xml:space="preserve"> Id. Dopiero w tym momencie można wybrać w ustawieniach aplikacji </w:t>
      </w:r>
      <w:proofErr w:type="spellStart"/>
      <w:r w:rsidR="000C0892">
        <w:rPr>
          <w:lang w:val="pl-PL"/>
        </w:rPr>
        <w:t>App</w:t>
      </w:r>
      <w:proofErr w:type="spellEnd"/>
      <w:r w:rsidR="000C0892">
        <w:rPr>
          <w:lang w:val="pl-PL"/>
        </w:rPr>
        <w:t xml:space="preserve"> </w:t>
      </w:r>
      <w:proofErr w:type="spellStart"/>
      <w:r w:rsidR="000C0892">
        <w:rPr>
          <w:lang w:val="pl-PL"/>
        </w:rPr>
        <w:t>Store</w:t>
      </w:r>
      <w:proofErr w:type="spellEnd"/>
      <w:r w:rsidR="000C0892">
        <w:rPr>
          <w:lang w:val="pl-PL"/>
        </w:rPr>
        <w:t xml:space="preserve"> sposób płatności na </w:t>
      </w:r>
      <w:proofErr w:type="spellStart"/>
      <w:r w:rsidR="000C0892">
        <w:rPr>
          <w:lang w:val="pl-PL"/>
        </w:rPr>
        <w:t>None</w:t>
      </w:r>
      <w:proofErr w:type="spellEnd"/>
      <w:r w:rsidR="000C0892">
        <w:rPr>
          <w:lang w:val="pl-PL"/>
        </w:rPr>
        <w:t>.</w:t>
      </w:r>
    </w:p>
    <w:p w:rsidR="00772205" w:rsidRDefault="000C0892" w:rsidP="00772205">
      <w:pPr>
        <w:ind w:firstLine="576"/>
        <w:rPr>
          <w:lang w:val="pl-PL"/>
        </w:rPr>
      </w:pPr>
      <w:r>
        <w:rPr>
          <w:lang w:val="pl-PL"/>
        </w:rPr>
        <w:t xml:space="preserve">Jeżeli mamy już konto </w:t>
      </w:r>
      <w:proofErr w:type="spellStart"/>
      <w:r>
        <w:rPr>
          <w:lang w:val="pl-PL"/>
        </w:rPr>
        <w:t>App</w:t>
      </w:r>
      <w:proofErr w:type="spellEnd"/>
      <w:r>
        <w:rPr>
          <w:lang w:val="pl-PL"/>
        </w:rPr>
        <w:t xml:space="preserve"> Id i wybierzemy przycisk instalacji </w:t>
      </w:r>
      <w:proofErr w:type="spellStart"/>
      <w:r>
        <w:rPr>
          <w:lang w:val="pl-PL"/>
        </w:rPr>
        <w:t>XCode</w:t>
      </w:r>
      <w:proofErr w:type="spellEnd"/>
      <w:r w:rsidR="0031077E">
        <w:rPr>
          <w:lang w:val="pl-PL"/>
        </w:rPr>
        <w:t xml:space="preserve"> powinniśmy zobaczyć postęp pobierania a następnie instalacji programu. </w:t>
      </w:r>
      <w:r w:rsidR="005F79B4">
        <w:rPr>
          <w:lang w:val="pl-PL"/>
        </w:rPr>
        <w:t xml:space="preserve">Podgląd istnieje także w aplikacji </w:t>
      </w:r>
      <w:proofErr w:type="spellStart"/>
      <w:r w:rsidR="005F79B4">
        <w:rPr>
          <w:lang w:val="pl-PL"/>
        </w:rPr>
        <w:lastRenderedPageBreak/>
        <w:t>Launchpad</w:t>
      </w:r>
      <w:proofErr w:type="spellEnd"/>
      <w:r w:rsidR="005F79B4">
        <w:rPr>
          <w:lang w:val="pl-PL"/>
        </w:rPr>
        <w:t>, w której należy wznowić operację pobierania gdyby została przerwana np.</w:t>
      </w:r>
      <w:r w:rsidR="00772205">
        <w:rPr>
          <w:lang w:val="pl-PL"/>
        </w:rPr>
        <w:t xml:space="preserve"> poprzez zrestartowanie systemu.</w:t>
      </w:r>
    </w:p>
    <w:p w:rsidR="0031077E" w:rsidRDefault="0031077E" w:rsidP="00772205">
      <w:pPr>
        <w:ind w:firstLine="576"/>
        <w:rPr>
          <w:lang w:val="pl-PL"/>
        </w:rPr>
      </w:pPr>
      <w:r>
        <w:rPr>
          <w:lang w:val="pl-PL"/>
        </w:rPr>
        <w:t xml:space="preserve">Gdy instalacja dobiegnie końca możemy przystąpić do uruchomienia aplikacji </w:t>
      </w:r>
      <w:proofErr w:type="spellStart"/>
      <w:r>
        <w:rPr>
          <w:lang w:val="pl-PL"/>
        </w:rPr>
        <w:t>XCode</w:t>
      </w:r>
      <w:proofErr w:type="spellEnd"/>
      <w:r>
        <w:rPr>
          <w:lang w:val="pl-PL"/>
        </w:rPr>
        <w:t xml:space="preserve"> w celu jej inicjalizacji. </w:t>
      </w:r>
      <w:proofErr w:type="spellStart"/>
      <w:r>
        <w:rPr>
          <w:lang w:val="pl-PL"/>
        </w:rPr>
        <w:t>XCode</w:t>
      </w:r>
      <w:proofErr w:type="spellEnd"/>
      <w:r>
        <w:rPr>
          <w:lang w:val="pl-PL"/>
        </w:rPr>
        <w:t xml:space="preserve"> pobierany z </w:t>
      </w:r>
      <w:proofErr w:type="spellStart"/>
      <w:r>
        <w:rPr>
          <w:lang w:val="pl-PL"/>
        </w:rPr>
        <w:t>AppStore</w:t>
      </w:r>
      <w:proofErr w:type="spellEnd"/>
      <w:r>
        <w:rPr>
          <w:lang w:val="pl-PL"/>
        </w:rPr>
        <w:t xml:space="preserve"> posiada wbudowany </w:t>
      </w:r>
      <w:proofErr w:type="spellStart"/>
      <w:r>
        <w:rPr>
          <w:lang w:val="pl-PL"/>
        </w:rPr>
        <w:t>iOS</w:t>
      </w:r>
      <w:proofErr w:type="spellEnd"/>
      <w:r>
        <w:rPr>
          <w:lang w:val="pl-PL"/>
        </w:rPr>
        <w:t xml:space="preserve"> SDK, więc możemy przystąpić do pobrania silnika Unity</w:t>
      </w:r>
      <w:r w:rsidR="003E0FD7">
        <w:rPr>
          <w:lang w:val="pl-PL"/>
        </w:rPr>
        <w:t xml:space="preserve"> z oficjalnej strony aplikacji. </w:t>
      </w:r>
    </w:p>
    <w:p w:rsidR="005F79B4" w:rsidRDefault="003E0FD7" w:rsidP="005F79B4">
      <w:pPr>
        <w:rPr>
          <w:lang w:val="pl-PL"/>
        </w:rPr>
      </w:pPr>
      <w:r>
        <w:rPr>
          <w:lang w:val="pl-PL"/>
        </w:rPr>
        <w:t xml:space="preserve">Unity dla systemów OS X pobierana </w:t>
      </w:r>
      <w:proofErr w:type="gramStart"/>
      <w:r w:rsidR="00772205">
        <w:rPr>
          <w:lang w:val="pl-PL"/>
        </w:rPr>
        <w:t>jest jako</w:t>
      </w:r>
      <w:proofErr w:type="gramEnd"/>
      <w:r>
        <w:rPr>
          <w:lang w:val="pl-PL"/>
        </w:rPr>
        <w:t xml:space="preserve"> plik o rozszerzeniu *.</w:t>
      </w:r>
      <w:proofErr w:type="spellStart"/>
      <w:proofErr w:type="gramStart"/>
      <w:r>
        <w:rPr>
          <w:lang w:val="pl-PL"/>
        </w:rPr>
        <w:t>dmg</w:t>
      </w:r>
      <w:proofErr w:type="spellEnd"/>
      <w:proofErr w:type="gramEnd"/>
      <w:r>
        <w:rPr>
          <w:lang w:val="pl-PL"/>
        </w:rPr>
        <w:t xml:space="preserve">, który to stanowi samodzielny instalator. Po zakończeniu instalacji w folderach Applications tworzony jest katalog </w:t>
      </w:r>
      <w:r w:rsidR="00772205">
        <w:rPr>
          <w:lang w:val="pl-PL"/>
        </w:rPr>
        <w:t>Unity, z którego</w:t>
      </w:r>
      <w:r>
        <w:rPr>
          <w:lang w:val="pl-PL"/>
        </w:rPr>
        <w:t xml:space="preserve"> możemy uruchamiać aplik</w:t>
      </w:r>
      <w:r w:rsidR="00772205">
        <w:rPr>
          <w:lang w:val="pl-PL"/>
        </w:rPr>
        <w:t xml:space="preserve">ację. </w:t>
      </w:r>
      <w:r w:rsidR="005F79B4">
        <w:rPr>
          <w:lang w:val="pl-PL"/>
        </w:rPr>
        <w:t xml:space="preserve">Po tych operacjach w systemie powinno być zainstalowane oprogramowanie potrzebne do tworzenia aplikacji na system </w:t>
      </w:r>
      <w:proofErr w:type="spellStart"/>
      <w:r w:rsidR="005F79B4">
        <w:rPr>
          <w:lang w:val="pl-PL"/>
        </w:rPr>
        <w:t>iOS</w:t>
      </w:r>
      <w:proofErr w:type="spellEnd"/>
      <w:r w:rsidR="005F79B4">
        <w:rPr>
          <w:lang w:val="pl-PL"/>
        </w:rPr>
        <w:t>.</w:t>
      </w:r>
    </w:p>
    <w:p w:rsidR="00AA0449" w:rsidRDefault="00AA0449" w:rsidP="005F79B4">
      <w:pPr>
        <w:rPr>
          <w:lang w:val="pl-PL"/>
        </w:rPr>
      </w:pPr>
    </w:p>
    <w:p w:rsidR="00772205" w:rsidRDefault="00772205" w:rsidP="005F79B4">
      <w:pPr>
        <w:rPr>
          <w:lang w:val="pl-PL"/>
        </w:rPr>
      </w:pPr>
    </w:p>
    <w:p w:rsidR="00772205" w:rsidRDefault="00772205" w:rsidP="005F79B4">
      <w:pPr>
        <w:rPr>
          <w:lang w:val="pl-PL"/>
        </w:rPr>
      </w:pPr>
    </w:p>
    <w:p w:rsidR="00AA0449" w:rsidRDefault="00AA0449" w:rsidP="00AA0449">
      <w:pPr>
        <w:pStyle w:val="Nagwek3"/>
        <w:rPr>
          <w:lang w:val="pl-PL"/>
        </w:rPr>
      </w:pPr>
      <w:bookmarkStart w:id="47" w:name="_Toc394523193"/>
      <w:r>
        <w:rPr>
          <w:lang w:val="pl-PL"/>
        </w:rPr>
        <w:t>Przygotowanie urządzenia</w:t>
      </w:r>
      <w:bookmarkEnd w:id="47"/>
    </w:p>
    <w:p w:rsidR="00AA0449" w:rsidRDefault="00AA0449" w:rsidP="00AA0449">
      <w:pPr>
        <w:rPr>
          <w:lang w:val="pl-PL"/>
        </w:rPr>
      </w:pPr>
    </w:p>
    <w:p w:rsidR="00AA0449" w:rsidRDefault="00AA0449" w:rsidP="00772205">
      <w:pPr>
        <w:ind w:firstLine="720"/>
        <w:rPr>
          <w:lang w:val="pl-PL"/>
        </w:rPr>
      </w:pPr>
      <w:r>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Pr>
          <w:lang w:val="pl-PL"/>
        </w:rPr>
        <w:t xml:space="preserve">deweloperski. </w:t>
      </w:r>
      <w:proofErr w:type="gramEnd"/>
      <w:r>
        <w:rPr>
          <w:lang w:val="pl-PL"/>
        </w:rPr>
        <w:t xml:space="preserve">Oznacza to, że bez ponoszenia kosztów finansowych nie można nawet </w:t>
      </w:r>
      <w:r w:rsidR="00772205">
        <w:rPr>
          <w:lang w:val="pl-PL"/>
        </w:rPr>
        <w:t>przetestować</w:t>
      </w:r>
      <w:r>
        <w:rPr>
          <w:lang w:val="pl-PL"/>
        </w:rPr>
        <w:t xml:space="preserve"> swojej aplikacji na prawdziwym urządzeniu i korzystać można tylko z ograniczonego </w:t>
      </w:r>
      <w:proofErr w:type="spellStart"/>
      <w:r>
        <w:rPr>
          <w:lang w:val="pl-PL"/>
        </w:rPr>
        <w:t>iOS</w:t>
      </w:r>
      <w:proofErr w:type="spellEnd"/>
      <w:r>
        <w:rPr>
          <w:lang w:val="pl-PL"/>
        </w:rPr>
        <w:t xml:space="preserve"> Symulatora.</w:t>
      </w:r>
    </w:p>
    <w:p w:rsidR="00AA0449" w:rsidRDefault="00AA0449" w:rsidP="00772205">
      <w:pPr>
        <w:ind w:firstLine="720"/>
        <w:rPr>
          <w:lang w:val="pl-PL"/>
        </w:rPr>
      </w:pPr>
      <w:r>
        <w:rPr>
          <w:lang w:val="pl-PL"/>
        </w:rPr>
        <w:t xml:space="preserve">Autor niniejszej pracy pokusił się o znalezienie sposobu </w:t>
      </w:r>
      <w:proofErr w:type="gramStart"/>
      <w:r>
        <w:rPr>
          <w:lang w:val="pl-PL"/>
        </w:rPr>
        <w:t>nie wymagającego</w:t>
      </w:r>
      <w:proofErr w:type="gramEnd"/>
      <w:r>
        <w:rPr>
          <w:lang w:val="pl-PL"/>
        </w:rPr>
        <w:t xml:space="preserve"> posiadania płatnego konta. W tym celu jednym z przedsięwziętych kroków było </w:t>
      </w:r>
      <w:r w:rsidR="00F56E8E">
        <w:rPr>
          <w:lang w:val="pl-PL"/>
        </w:rPr>
        <w:t xml:space="preserve">odblokowanie telefonu dla dostępu administracyjnego, czyli tzw. </w:t>
      </w:r>
      <w:proofErr w:type="spellStart"/>
      <w:r w:rsidR="00F56E8E">
        <w:rPr>
          <w:lang w:val="pl-PL"/>
        </w:rPr>
        <w:t>jailbreak</w:t>
      </w:r>
      <w:proofErr w:type="spellEnd"/>
      <w:r w:rsidR="00F56E8E">
        <w:rPr>
          <w:lang w:val="pl-PL"/>
        </w:rPr>
        <w:t>. Opis tej operacji wykracza poza temat pracy, ale nie jest ona ciężka do wykonania. Należy jednak pamiętać, iż proces ten powoduje utratę gwarancji producenta, choć istnieją sposoby przywrócenia systemu do stanu pierwotnego.</w:t>
      </w:r>
    </w:p>
    <w:p w:rsidR="00C61CA2" w:rsidRDefault="00F56E8E" w:rsidP="005F79B4">
      <w:pPr>
        <w:rPr>
          <w:lang w:val="pl-PL"/>
        </w:rPr>
      </w:pPr>
      <w:r>
        <w:rPr>
          <w:lang w:val="pl-PL"/>
        </w:rPr>
        <w:t>Po uwolnieniu telefonu i uzyskaniu dostępu do funkcji administratora (</w:t>
      </w:r>
      <w:proofErr w:type="spellStart"/>
      <w:r>
        <w:rPr>
          <w:lang w:val="pl-PL"/>
        </w:rPr>
        <w:t>root</w:t>
      </w:r>
      <w:proofErr w:type="spellEnd"/>
      <w:r>
        <w:rPr>
          <w:lang w:val="pl-PL"/>
        </w:rPr>
        <w:t xml:space="preserve">, często zwanym też super </w:t>
      </w:r>
      <w:proofErr w:type="spellStart"/>
      <w:r>
        <w:rPr>
          <w:lang w:val="pl-PL"/>
        </w:rPr>
        <w:t>user</w:t>
      </w:r>
      <w:proofErr w:type="spellEnd"/>
      <w:r>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Pr>
          <w:lang w:val="pl-PL"/>
        </w:rPr>
        <w:t>OpenSSL</w:t>
      </w:r>
      <w:proofErr w:type="spellEnd"/>
      <w:r>
        <w:rPr>
          <w:lang w:val="pl-PL"/>
        </w:rPr>
        <w:t xml:space="preserve"> oraz </w:t>
      </w:r>
      <w:proofErr w:type="spellStart"/>
      <w:r>
        <w:rPr>
          <w:lang w:val="pl-PL"/>
        </w:rPr>
        <w:t>OpenSSH</w:t>
      </w:r>
      <w:proofErr w:type="spellEnd"/>
      <w:r w:rsidR="00772205">
        <w:rPr>
          <w:lang w:val="pl-PL"/>
        </w:rPr>
        <w:t>.</w:t>
      </w:r>
    </w:p>
    <w:p w:rsidR="00C61CA2" w:rsidRDefault="00C61CA2" w:rsidP="005F79B4">
      <w:pPr>
        <w:rPr>
          <w:lang w:val="pl-PL"/>
        </w:rPr>
      </w:pPr>
    </w:p>
    <w:p w:rsidR="00C61CA2" w:rsidRDefault="00314F17" w:rsidP="00314F17">
      <w:pPr>
        <w:pStyle w:val="Nagwek3"/>
        <w:rPr>
          <w:lang w:val="pl-PL"/>
        </w:rPr>
      </w:pPr>
      <w:bookmarkStart w:id="48" w:name="_Toc394523194"/>
      <w:r>
        <w:rPr>
          <w:lang w:val="pl-PL"/>
        </w:rPr>
        <w:t>Instalacja aplikacji z systemu Windows</w:t>
      </w:r>
      <w:bookmarkEnd w:id="48"/>
    </w:p>
    <w:p w:rsidR="00314F17" w:rsidRDefault="00314F17" w:rsidP="00314F17">
      <w:pPr>
        <w:rPr>
          <w:lang w:val="pl-PL"/>
        </w:rPr>
      </w:pPr>
    </w:p>
    <w:p w:rsidR="00C61CA2" w:rsidRDefault="00AE0D79" w:rsidP="00706920">
      <w:pPr>
        <w:ind w:firstLine="576"/>
        <w:rPr>
          <w:lang w:val="pl-PL"/>
        </w:rPr>
      </w:pPr>
      <w:r>
        <w:rPr>
          <w:lang w:val="pl-PL"/>
        </w:rPr>
        <w:lastRenderedPageBreak/>
        <w:t xml:space="preserve">Mimo faktu, że systemy Windows nie są </w:t>
      </w:r>
      <w:proofErr w:type="gramStart"/>
      <w:r>
        <w:rPr>
          <w:lang w:val="pl-PL"/>
        </w:rPr>
        <w:t>wspierane jako</w:t>
      </w:r>
      <w:proofErr w:type="gramEnd"/>
      <w:r>
        <w:rPr>
          <w:lang w:val="pl-PL"/>
        </w:rPr>
        <w:t xml:space="preserve"> platformy deweloperskie dla systemu </w:t>
      </w:r>
      <w:proofErr w:type="spellStart"/>
      <w:r>
        <w:rPr>
          <w:lang w:val="pl-PL"/>
        </w:rPr>
        <w:t>iOS</w:t>
      </w:r>
      <w:proofErr w:type="spellEnd"/>
      <w:r>
        <w:rPr>
          <w:lang w:val="pl-PL"/>
        </w:rPr>
        <w:t xml:space="preserve"> da się przeprowadzić kompilację oraz instalację własnej aplikacji na urządzeniu rzeczywistym poprzez zastosowanie odpowiednich programów.</w:t>
      </w:r>
    </w:p>
    <w:p w:rsidR="00AE0D79" w:rsidRDefault="00AE0D79" w:rsidP="00706920">
      <w:pPr>
        <w:ind w:firstLine="576"/>
        <w:rPr>
          <w:lang w:val="pl-PL"/>
        </w:rPr>
      </w:pPr>
      <w:r>
        <w:rPr>
          <w:lang w:val="pl-PL"/>
        </w:rPr>
        <w:t>Jednym z pakietów, który może w tym pomóc jest „</w:t>
      </w:r>
      <w:proofErr w:type="spellStart"/>
      <w:r>
        <w:rPr>
          <w:lang w:val="pl-PL"/>
        </w:rPr>
        <w:t>iOS</w:t>
      </w:r>
      <w:proofErr w:type="spellEnd"/>
      <w:r>
        <w:rPr>
          <w:lang w:val="pl-PL"/>
        </w:rPr>
        <w:t xml:space="preserve"> </w:t>
      </w:r>
      <w:proofErr w:type="spellStart"/>
      <w:r>
        <w:rPr>
          <w:lang w:val="pl-PL"/>
        </w:rPr>
        <w:t>Build</w:t>
      </w:r>
      <w:proofErr w:type="spellEnd"/>
      <w:r>
        <w:rPr>
          <w:lang w:val="pl-PL"/>
        </w:rPr>
        <w:t xml:space="preserve"> </w:t>
      </w:r>
      <w:proofErr w:type="spellStart"/>
      <w:r>
        <w:rPr>
          <w:lang w:val="pl-PL"/>
        </w:rPr>
        <w:t>Enviroment</w:t>
      </w:r>
      <w:proofErr w:type="spellEnd"/>
      <w:r>
        <w:rPr>
          <w:lang w:val="pl-PL"/>
        </w:rPr>
        <w:t xml:space="preserve"> for Windows </w:t>
      </w:r>
      <w:proofErr w:type="spellStart"/>
      <w:r>
        <w:rPr>
          <w:lang w:val="pl-PL"/>
        </w:rPr>
        <w:t>developers</w:t>
      </w:r>
      <w:proofErr w:type="spellEnd"/>
      <w:r>
        <w:rPr>
          <w:lang w:val="pl-PL"/>
        </w:rPr>
        <w:t xml:space="preserve">”. Pakiet ten pozwala na kompilację aplikacji przeznaczonych na </w:t>
      </w:r>
      <w:proofErr w:type="spellStart"/>
      <w:r>
        <w:rPr>
          <w:lang w:val="pl-PL"/>
        </w:rPr>
        <w:t>iOS</w:t>
      </w:r>
      <w:proofErr w:type="spellEnd"/>
      <w:r>
        <w:rPr>
          <w:lang w:val="pl-PL"/>
        </w:rPr>
        <w:t xml:space="preserve"> pod systemem Windows, podpisanie aplikacji oraz uruchomienie jej na urządzeniach z systemem </w:t>
      </w:r>
      <w:proofErr w:type="spellStart"/>
      <w:r>
        <w:rPr>
          <w:lang w:val="pl-PL"/>
        </w:rPr>
        <w:t>iOS</w:t>
      </w:r>
      <w:proofErr w:type="spellEnd"/>
      <w:r>
        <w:rPr>
          <w:lang w:val="pl-PL"/>
        </w:rPr>
        <w:t xml:space="preserve">. Pakiet pozwala też na uruchomienie zdalnej konsoli </w:t>
      </w:r>
      <w:proofErr w:type="spellStart"/>
      <w:r>
        <w:rPr>
          <w:lang w:val="pl-PL"/>
        </w:rPr>
        <w:t>debugującej</w:t>
      </w:r>
      <w:proofErr w:type="spellEnd"/>
      <w:r>
        <w:rPr>
          <w:lang w:val="pl-PL"/>
        </w:rPr>
        <w:t xml:space="preserve"> przedstawiającej błędy z urządzenia na komputerze osobistym, kompilację bezpośrednio z IDE Visual Studio czy też generację paczek *.</w:t>
      </w:r>
      <w:proofErr w:type="spellStart"/>
      <w:proofErr w:type="gramStart"/>
      <w:r>
        <w:rPr>
          <w:lang w:val="pl-PL"/>
        </w:rPr>
        <w:t>deb</w:t>
      </w:r>
      <w:proofErr w:type="spellEnd"/>
      <w:proofErr w:type="gramEnd"/>
      <w:r>
        <w:rPr>
          <w:lang w:val="pl-PL"/>
        </w:rPr>
        <w:t xml:space="preserve"> oraz *.</w:t>
      </w:r>
      <w:proofErr w:type="spellStart"/>
      <w:proofErr w:type="gramStart"/>
      <w:r>
        <w:rPr>
          <w:lang w:val="pl-PL"/>
        </w:rPr>
        <w:t>ipa</w:t>
      </w:r>
      <w:proofErr w:type="spellEnd"/>
      <w:proofErr w:type="gramEnd"/>
      <w:r>
        <w:rPr>
          <w:lang w:val="pl-PL"/>
        </w:rPr>
        <w:t>.</w:t>
      </w:r>
      <w:r w:rsidR="00A96FDF">
        <w:rPr>
          <w:lang w:val="pl-PL"/>
        </w:rPr>
        <w:t xml:space="preserve"> Aplikacja posiada też przydatną dla </w:t>
      </w:r>
      <w:r w:rsidR="00706920">
        <w:rPr>
          <w:lang w:val="pl-PL"/>
        </w:rPr>
        <w:t>potrzeb niniejszej pracy</w:t>
      </w:r>
      <w:r w:rsidR="00A96FDF">
        <w:rPr>
          <w:lang w:val="pl-PL"/>
        </w:rPr>
        <w:t xml:space="preserve"> funkcjonalność </w:t>
      </w:r>
      <w:r w:rsidR="00706920">
        <w:rPr>
          <w:lang w:val="pl-PL"/>
        </w:rPr>
        <w:t xml:space="preserve">kompilowania projektów </w:t>
      </w:r>
      <w:proofErr w:type="spellStart"/>
      <w:r w:rsidR="00706920">
        <w:rPr>
          <w:lang w:val="pl-PL"/>
        </w:rPr>
        <w:t>XCode</w:t>
      </w:r>
      <w:proofErr w:type="spellEnd"/>
      <w:r w:rsidR="00706920">
        <w:rPr>
          <w:lang w:val="pl-PL"/>
        </w:rPr>
        <w:t xml:space="preserve"> generowanych przez platformę Unity bezpośrednio na </w:t>
      </w:r>
      <w:r w:rsidR="00772205">
        <w:rPr>
          <w:lang w:val="pl-PL"/>
        </w:rPr>
        <w:t>maszynie, na której</w:t>
      </w:r>
      <w:r w:rsidR="00706920">
        <w:rPr>
          <w:lang w:val="pl-PL"/>
        </w:rPr>
        <w:t xml:space="preserve"> były pisane, bez konieczności eksportowania projektu na maszynę z systemem OS X. Do poprawnej inicjalizacji aplikacja potrzebuje jednak dostępu do plików </w:t>
      </w:r>
      <w:proofErr w:type="spellStart"/>
      <w:r w:rsidR="00706920">
        <w:rPr>
          <w:lang w:val="pl-PL"/>
        </w:rPr>
        <w:t>iOS</w:t>
      </w:r>
      <w:proofErr w:type="spellEnd"/>
      <w:r w:rsidR="00706920">
        <w:rPr>
          <w:lang w:val="pl-PL"/>
        </w:rPr>
        <w:t xml:space="preserve"> SDK, dlatego dostęp do systemu OS X z zainstalowanym </w:t>
      </w:r>
      <w:proofErr w:type="spellStart"/>
      <w:r w:rsidR="00706920">
        <w:rPr>
          <w:lang w:val="pl-PL"/>
        </w:rPr>
        <w:t>XCode</w:t>
      </w:r>
      <w:proofErr w:type="spellEnd"/>
      <w:r w:rsidR="00706920">
        <w:rPr>
          <w:lang w:val="pl-PL"/>
        </w:rPr>
        <w:t>, będzie potrzebny przynajmniej na krótki czas.</w:t>
      </w:r>
    </w:p>
    <w:p w:rsidR="00772205" w:rsidRDefault="00A96FDF" w:rsidP="00772205">
      <w:pPr>
        <w:ind w:firstLine="576"/>
        <w:rPr>
          <w:lang w:val="pl-PL"/>
        </w:rPr>
      </w:pPr>
      <w:r>
        <w:rPr>
          <w:lang w:val="pl-PL"/>
        </w:rPr>
        <w:t xml:space="preserve">Po pobraniu i standardowym procesie instalacji </w:t>
      </w:r>
      <w:r w:rsidR="00706920">
        <w:rPr>
          <w:lang w:val="pl-PL"/>
        </w:rPr>
        <w:t xml:space="preserve">należy przeprowadzić konfigurację środowiska poprzez eksportowanie kilku części </w:t>
      </w:r>
      <w:proofErr w:type="spellStart"/>
      <w:r w:rsidR="00706920">
        <w:rPr>
          <w:lang w:val="pl-PL"/>
        </w:rPr>
        <w:t>iOS</w:t>
      </w:r>
      <w:proofErr w:type="spellEnd"/>
      <w:r w:rsidR="00706920">
        <w:rPr>
          <w:lang w:val="pl-PL"/>
        </w:rPr>
        <w:t xml:space="preserve"> SDK. W tym celu do pakietu dołączono dwa skrypty znajdujące się w folderze instalacyjnym w katalogu „Migration Assistant”. Jeden ze skryptów z rozszerzeniem *.</w:t>
      </w:r>
      <w:proofErr w:type="spellStart"/>
      <w:proofErr w:type="gramStart"/>
      <w:r w:rsidR="00706920">
        <w:rPr>
          <w:lang w:val="pl-PL"/>
        </w:rPr>
        <w:t>command</w:t>
      </w:r>
      <w:proofErr w:type="spellEnd"/>
      <w:proofErr w:type="gramEnd"/>
      <w:r w:rsidR="00706920">
        <w:rPr>
          <w:lang w:val="pl-PL"/>
        </w:rPr>
        <w:t xml:space="preserve"> przeznaczony jest dla systemu OS X. Wyszukuje on w systemie zainstalowany </w:t>
      </w:r>
      <w:proofErr w:type="spellStart"/>
      <w:r w:rsidR="00706920">
        <w:rPr>
          <w:lang w:val="pl-PL"/>
        </w:rPr>
        <w:t>iOS</w:t>
      </w:r>
      <w:proofErr w:type="spellEnd"/>
      <w:r w:rsidR="00706920">
        <w:rPr>
          <w:lang w:val="pl-PL"/>
        </w:rPr>
        <w:t xml:space="preserve"> SDK, następnie kopiuje z niego </w:t>
      </w:r>
      <w:r w:rsidR="00E404F0">
        <w:rPr>
          <w:lang w:val="pl-PL"/>
        </w:rPr>
        <w:t>foldery „System” oraz „</w:t>
      </w:r>
      <w:proofErr w:type="spellStart"/>
      <w:r w:rsidR="00E404F0">
        <w:rPr>
          <w:lang w:val="pl-PL"/>
        </w:rPr>
        <w:t>usr</w:t>
      </w:r>
      <w:proofErr w:type="spellEnd"/>
      <w:r w:rsidR="00E404F0">
        <w:rPr>
          <w:lang w:val="pl-PL"/>
        </w:rPr>
        <w:t xml:space="preserve">” </w:t>
      </w:r>
      <w:r w:rsidR="00706920">
        <w:rPr>
          <w:lang w:val="pl-PL"/>
        </w:rPr>
        <w:t>pliki</w:t>
      </w:r>
      <w:r w:rsidR="00E404F0">
        <w:rPr>
          <w:lang w:val="pl-PL"/>
        </w:rPr>
        <w:t xml:space="preserve"> „</w:t>
      </w:r>
      <w:proofErr w:type="spellStart"/>
      <w:r w:rsidR="00706920" w:rsidRPr="00706920">
        <w:rPr>
          <w:lang w:val="pl-PL"/>
        </w:rPr>
        <w:t>libclang_rt.</w:t>
      </w:r>
      <w:proofErr w:type="gramStart"/>
      <w:r w:rsidR="00706920" w:rsidRPr="00706920">
        <w:rPr>
          <w:lang w:val="pl-PL"/>
        </w:rPr>
        <w:t>ios</w:t>
      </w:r>
      <w:proofErr w:type="gramEnd"/>
      <w:r w:rsidR="00706920" w:rsidRPr="00706920">
        <w:rPr>
          <w:lang w:val="pl-PL"/>
        </w:rPr>
        <w:t>.</w:t>
      </w:r>
      <w:proofErr w:type="gramStart"/>
      <w:r w:rsidR="00706920" w:rsidRPr="00706920">
        <w:rPr>
          <w:lang w:val="pl-PL"/>
        </w:rPr>
        <w:t>a</w:t>
      </w:r>
      <w:proofErr w:type="spellEnd"/>
      <w:proofErr w:type="gramEnd"/>
      <w:r w:rsidR="00E404F0">
        <w:rPr>
          <w:lang w:val="pl-PL"/>
        </w:rPr>
        <w:t>”. Skopiowane pliki umieszczane są w pliku SDK.</w:t>
      </w:r>
      <w:proofErr w:type="gramStart"/>
      <w:r w:rsidR="00E404F0">
        <w:rPr>
          <w:lang w:val="pl-PL"/>
        </w:rPr>
        <w:t>zip</w:t>
      </w:r>
      <w:proofErr w:type="gramEnd"/>
      <w:r w:rsidR="00E404F0">
        <w:rPr>
          <w:lang w:val="pl-PL"/>
        </w:rPr>
        <w:t>. Spakowane archiwum należy przenieść na maszynę z systemem Windows, na której odbywa</w:t>
      </w:r>
      <w:r w:rsidR="00DA74B9">
        <w:rPr>
          <w:lang w:val="pl-PL"/>
        </w:rPr>
        <w:t>ł</w:t>
      </w:r>
      <w:r w:rsidR="00E404F0">
        <w:rPr>
          <w:lang w:val="pl-PL"/>
        </w:rPr>
        <w:t xml:space="preserve"> będzie się proces kompilacji.</w:t>
      </w:r>
      <w:r w:rsidR="00DA74B9">
        <w:rPr>
          <w:lang w:val="pl-PL"/>
        </w:rPr>
        <w:t xml:space="preserve"> Po przeniesieniu archiwum należy uruchomić drugi ze skryptów z rozszerzeniem *.</w:t>
      </w:r>
      <w:proofErr w:type="spellStart"/>
      <w:proofErr w:type="gramStart"/>
      <w:r w:rsidR="00DA74B9">
        <w:rPr>
          <w:lang w:val="pl-PL"/>
        </w:rPr>
        <w:t>cmd</w:t>
      </w:r>
      <w:proofErr w:type="spellEnd"/>
      <w:proofErr w:type="gramEnd"/>
      <w:r w:rsidR="00DA74B9">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772205" w:rsidRDefault="00590D02" w:rsidP="00772205">
      <w:pPr>
        <w:ind w:firstLine="576"/>
        <w:rPr>
          <w:lang w:val="pl-PL"/>
        </w:rPr>
      </w:pPr>
      <w:r>
        <w:rPr>
          <w:lang w:val="pl-PL"/>
        </w:rPr>
        <w:t xml:space="preserve">Po dokonaniu konfiguracji aplikacji należy wygenerować projekt </w:t>
      </w:r>
      <w:proofErr w:type="spellStart"/>
      <w:r>
        <w:rPr>
          <w:lang w:val="pl-PL"/>
        </w:rPr>
        <w:t>XCode</w:t>
      </w:r>
      <w:proofErr w:type="spellEnd"/>
      <w:r>
        <w:rPr>
          <w:lang w:val="pl-PL"/>
        </w:rPr>
        <w:t xml:space="preserve"> z platformy Unity. By tego dokonać należy przejść do menu File-&gt;</w:t>
      </w:r>
      <w:proofErr w:type="spellStart"/>
      <w:r>
        <w:rPr>
          <w:lang w:val="pl-PL"/>
        </w:rPr>
        <w:t>Build</w:t>
      </w:r>
      <w:proofErr w:type="spellEnd"/>
      <w:r>
        <w:rPr>
          <w:lang w:val="pl-PL"/>
        </w:rPr>
        <w:t xml:space="preserve"> </w:t>
      </w:r>
      <w:proofErr w:type="spellStart"/>
      <w:r>
        <w:rPr>
          <w:lang w:val="pl-PL"/>
        </w:rPr>
        <w:t>Settings</w:t>
      </w:r>
      <w:proofErr w:type="spellEnd"/>
      <w:r>
        <w:rPr>
          <w:lang w:val="pl-PL"/>
        </w:rPr>
        <w:t xml:space="preserve">, przełączyć platformę na </w:t>
      </w:r>
      <w:proofErr w:type="spellStart"/>
      <w:r>
        <w:rPr>
          <w:lang w:val="pl-PL"/>
        </w:rPr>
        <w:t>iOS</w:t>
      </w:r>
      <w:proofErr w:type="spellEnd"/>
      <w:r>
        <w:rPr>
          <w:lang w:val="pl-PL"/>
        </w:rPr>
        <w:t xml:space="preserve"> oraz wybrać przycisk </w:t>
      </w:r>
      <w:proofErr w:type="spellStart"/>
      <w:r>
        <w:rPr>
          <w:lang w:val="pl-PL"/>
        </w:rPr>
        <w:t>Build</w:t>
      </w:r>
      <w:proofErr w:type="spellEnd"/>
      <w:r>
        <w:rPr>
          <w:lang w:val="pl-PL"/>
        </w:rPr>
        <w:t xml:space="preserve">. </w:t>
      </w:r>
      <w:r w:rsidR="002946EA">
        <w:rPr>
          <w:noProof/>
        </w:rPr>
        <w:pict>
          <v:shape id="_x0000_s1057" type="#_x0000_t202" style="position:absolute;left:0;text-align:left;margin-left:-.05pt;margin-top:470.6pt;width:426.55pt;height:.05pt;z-index:251755520;mso-position-horizontal-relative:text;mso-position-vertical-relative:text" stroked="f">
            <v:textbox style="mso-fit-shape-to-text:t" inset="0,0,0,0">
              <w:txbxContent>
                <w:p w:rsidR="00030632" w:rsidRPr="003F4AE0" w:rsidRDefault="00030632" w:rsidP="00590D02">
                  <w:pPr>
                    <w:pStyle w:val="Legenda"/>
                    <w:rPr>
                      <w:noProof/>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9</w:t>
                  </w:r>
                  <w:r>
                    <w:rPr>
                      <w:noProof/>
                    </w:rPr>
                    <w:fldChar w:fldCharType="end"/>
                  </w:r>
                  <w:r w:rsidRPr="00EE501E">
                    <w:rPr>
                      <w:lang w:val="pl-PL"/>
                    </w:rPr>
                    <w:t xml:space="preserve"> Proces eksportowania projektu z Unity. </w:t>
                  </w:r>
                  <w:r>
                    <w:t xml:space="preserve">W </w:t>
                  </w:r>
                  <w:proofErr w:type="spellStart"/>
                  <w:r>
                    <w:t>tle</w:t>
                  </w:r>
                  <w:proofErr w:type="spellEnd"/>
                  <w:r>
                    <w:t xml:space="preserve"> </w:t>
                  </w:r>
                  <w:proofErr w:type="spellStart"/>
                  <w:r>
                    <w:t>ustawienia</w:t>
                  </w:r>
                  <w:proofErr w:type="spellEnd"/>
                  <w:r>
                    <w:t xml:space="preserve"> Build Settings</w:t>
                  </w:r>
                </w:p>
              </w:txbxContent>
            </v:textbox>
          </v:shape>
        </w:pict>
      </w:r>
    </w:p>
    <w:p w:rsidR="0075706A" w:rsidRDefault="0075706A" w:rsidP="00772205">
      <w:pPr>
        <w:ind w:firstLine="576"/>
        <w:rPr>
          <w:lang w:val="pl-PL"/>
        </w:rPr>
      </w:pPr>
      <w:r>
        <w:rPr>
          <w:lang w:val="pl-PL"/>
        </w:rPr>
        <w:t xml:space="preserve">Po tym zabiegu w wybranym folderze wygenerowany zostanie projekt </w:t>
      </w:r>
      <w:proofErr w:type="spellStart"/>
      <w:r>
        <w:rPr>
          <w:lang w:val="pl-PL"/>
        </w:rPr>
        <w:t>XCode</w:t>
      </w:r>
      <w:proofErr w:type="spellEnd"/>
      <w:r>
        <w:rPr>
          <w:lang w:val="pl-PL"/>
        </w:rPr>
        <w:t xml:space="preserve"> odpowiadający eksportowanemu projektowi Unity. Projekt ten należy wskazać aplikacji „unity-</w:t>
      </w:r>
      <w:r>
        <w:rPr>
          <w:lang w:val="pl-PL"/>
        </w:rPr>
        <w:lastRenderedPageBreak/>
        <w:t xml:space="preserve">builder.exe” dostarczonej wraz z paczką </w:t>
      </w:r>
      <w:proofErr w:type="spellStart"/>
      <w:r>
        <w:rPr>
          <w:lang w:val="pl-PL"/>
        </w:rPr>
        <w:t>iOS</w:t>
      </w:r>
      <w:proofErr w:type="spellEnd"/>
      <w:r>
        <w:rPr>
          <w:lang w:val="pl-PL"/>
        </w:rPr>
        <w:t xml:space="preserve"> </w:t>
      </w:r>
      <w:proofErr w:type="spellStart"/>
      <w:r>
        <w:rPr>
          <w:lang w:val="pl-PL"/>
        </w:rPr>
        <w:t>Build</w:t>
      </w:r>
      <w:proofErr w:type="spellEnd"/>
      <w:r>
        <w:rPr>
          <w:lang w:val="pl-PL"/>
        </w:rPr>
        <w:t xml:space="preserve"> </w:t>
      </w:r>
      <w:proofErr w:type="spellStart"/>
      <w:proofErr w:type="gramStart"/>
      <w:r>
        <w:rPr>
          <w:lang w:val="pl-PL"/>
        </w:rPr>
        <w:t>Enviroment</w:t>
      </w:r>
      <w:proofErr w:type="spellEnd"/>
      <w:r>
        <w:rPr>
          <w:lang w:val="pl-PL"/>
        </w:rPr>
        <w:t xml:space="preserve"> . </w:t>
      </w:r>
      <w:proofErr w:type="gramEnd"/>
    </w:p>
    <w:p w:rsidR="0075706A" w:rsidRDefault="0075706A" w:rsidP="005F79B4">
      <w:pPr>
        <w:rPr>
          <w:lang w:val="pl-PL"/>
        </w:rPr>
      </w:pPr>
    </w:p>
    <w:p w:rsidR="0075706A" w:rsidRDefault="002946EA" w:rsidP="00772205">
      <w:pPr>
        <w:jc w:val="center"/>
        <w:rPr>
          <w:lang w:val="pl-PL"/>
        </w:rPr>
      </w:pPr>
      <w:r>
        <w:rPr>
          <w:noProof/>
        </w:rPr>
        <w:pict>
          <v:shape id="_x0000_s1058" type="#_x0000_t202" style="position:absolute;left:0;text-align:left;margin-left:73.45pt;margin-top:366.7pt;width:339.6pt;height:.05pt;z-index:251758592;mso-position-horizontal-relative:text;mso-position-vertical-relative:text" stroked="f">
            <v:textbox style="mso-fit-shape-to-text:t" inset="0,0,0,0">
              <w:txbxContent>
                <w:p w:rsidR="00030632" w:rsidRPr="00DF0638" w:rsidRDefault="00030632" w:rsidP="0075706A">
                  <w:pPr>
                    <w:pStyle w:val="Legenda"/>
                    <w:rPr>
                      <w:noProof/>
                    </w:rPr>
                  </w:pPr>
                  <w:proofErr w:type="spellStart"/>
                  <w:r>
                    <w:t>Rysunek</w:t>
                  </w:r>
                  <w:proofErr w:type="spellEnd"/>
                  <w:r>
                    <w:t xml:space="preserve"> </w:t>
                  </w:r>
                  <w:fldSimple w:instr=" SEQ Rysunek \* ARABIC ">
                    <w:r>
                      <w:rPr>
                        <w:noProof/>
                      </w:rPr>
                      <w:t>10</w:t>
                    </w:r>
                  </w:fldSimple>
                  <w:r>
                    <w:t xml:space="preserve"> </w:t>
                  </w:r>
                  <w:proofErr w:type="spellStart"/>
                  <w:r>
                    <w:t>Okno</w:t>
                  </w:r>
                  <w:proofErr w:type="spellEnd"/>
                  <w:r>
                    <w:t xml:space="preserve"> </w:t>
                  </w:r>
                  <w:proofErr w:type="spellStart"/>
                  <w:r>
                    <w:t>programu</w:t>
                  </w:r>
                  <w:proofErr w:type="spellEnd"/>
                  <w:r>
                    <w:t xml:space="preserve"> unity-builder.exe</w:t>
                  </w:r>
                </w:p>
              </w:txbxContent>
            </v:textbox>
          </v:shape>
        </w:pict>
      </w:r>
      <w:r w:rsidR="0075706A">
        <w:rPr>
          <w:noProof/>
          <w:lang w:val="pl-PL" w:eastAsia="pl-PL" w:bidi="ar-SA"/>
        </w:rPr>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75706A" w:rsidRDefault="0075706A" w:rsidP="005F79B4">
      <w:pPr>
        <w:rPr>
          <w:lang w:val="pl-PL"/>
        </w:rPr>
      </w:pPr>
    </w:p>
    <w:p w:rsidR="0075706A" w:rsidRDefault="0075706A" w:rsidP="005F79B4">
      <w:pPr>
        <w:rPr>
          <w:lang w:val="pl-PL"/>
        </w:rPr>
      </w:pPr>
    </w:p>
    <w:p w:rsidR="00772205" w:rsidRDefault="0075706A" w:rsidP="00772205">
      <w:pPr>
        <w:ind w:firstLine="720"/>
        <w:rPr>
          <w:lang w:val="pl-PL"/>
        </w:rPr>
      </w:pPr>
      <w:r>
        <w:rPr>
          <w:lang w:val="pl-PL"/>
        </w:rPr>
        <w:t xml:space="preserve">Eksportowany projekt </w:t>
      </w:r>
      <w:proofErr w:type="spellStart"/>
      <w:r>
        <w:rPr>
          <w:lang w:val="pl-PL"/>
        </w:rPr>
        <w:t>XCode</w:t>
      </w:r>
      <w:proofErr w:type="spellEnd"/>
      <w:r>
        <w:rPr>
          <w:lang w:val="pl-PL"/>
        </w:rPr>
        <w:t xml:space="preserve"> należy wskazać poprzez wybranie go po naciśnięciu przycisku „</w:t>
      </w:r>
      <w:proofErr w:type="spellStart"/>
      <w:r>
        <w:rPr>
          <w:lang w:val="pl-PL"/>
        </w:rPr>
        <w:t>Browse</w:t>
      </w:r>
      <w:proofErr w:type="spellEnd"/>
      <w:r>
        <w:rPr>
          <w:lang w:val="pl-PL"/>
        </w:rPr>
        <w:t>”. Opcja „</w:t>
      </w:r>
      <w:proofErr w:type="spellStart"/>
      <w:r>
        <w:rPr>
          <w:lang w:val="pl-PL"/>
        </w:rPr>
        <w:t>Certificate</w:t>
      </w:r>
      <w:proofErr w:type="spellEnd"/>
      <w:r>
        <w:rPr>
          <w:lang w:val="pl-PL"/>
        </w:rPr>
        <w:t xml:space="preserve"> to </w:t>
      </w:r>
      <w:proofErr w:type="spellStart"/>
      <w:r>
        <w:rPr>
          <w:lang w:val="pl-PL"/>
        </w:rPr>
        <w:t>use</w:t>
      </w:r>
      <w:proofErr w:type="spellEnd"/>
      <w:r>
        <w:rPr>
          <w:lang w:val="pl-PL"/>
        </w:rPr>
        <w:t>” pozwala na podpisanie generowanej aplikacji jednym z kluczy przechowywanych w narzędziu „</w:t>
      </w:r>
      <w:proofErr w:type="spellStart"/>
      <w:r>
        <w:rPr>
          <w:lang w:val="pl-PL"/>
        </w:rPr>
        <w:t>Keychain</w:t>
      </w:r>
      <w:proofErr w:type="spellEnd"/>
      <w:r>
        <w:rPr>
          <w:lang w:val="pl-PL"/>
        </w:rPr>
        <w:t xml:space="preserve"> </w:t>
      </w:r>
      <w:proofErr w:type="spellStart"/>
      <w:proofErr w:type="gramStart"/>
      <w:r>
        <w:rPr>
          <w:lang w:val="pl-PL"/>
        </w:rPr>
        <w:t>tool</w:t>
      </w:r>
      <w:proofErr w:type="spellEnd"/>
      <w:r>
        <w:rPr>
          <w:lang w:val="pl-PL"/>
        </w:rPr>
        <w:t xml:space="preserve">” , </w:t>
      </w:r>
      <w:proofErr w:type="gramEnd"/>
      <w:r>
        <w:rPr>
          <w:lang w:val="pl-PL"/>
        </w:rPr>
        <w:t>lub pseudo podpisanie kluczem prywatnym generowanym na komputerze użytkownika. „</w:t>
      </w:r>
      <w:proofErr w:type="spellStart"/>
      <w:r>
        <w:rPr>
          <w:lang w:val="pl-PL"/>
        </w:rPr>
        <w:t>Rebuild</w:t>
      </w:r>
      <w:proofErr w:type="spellEnd"/>
      <w:r>
        <w:rPr>
          <w:lang w:val="pl-PL"/>
        </w:rPr>
        <w:t xml:space="preserve"> </w:t>
      </w:r>
      <w:proofErr w:type="spellStart"/>
      <w:r>
        <w:rPr>
          <w:lang w:val="pl-PL"/>
        </w:rPr>
        <w:t>all</w:t>
      </w:r>
      <w:proofErr w:type="spellEnd"/>
      <w:r>
        <w:rPr>
          <w:lang w:val="pl-PL"/>
        </w:rPr>
        <w:t xml:space="preserve"> </w:t>
      </w:r>
      <w:proofErr w:type="spellStart"/>
      <w:r>
        <w:rPr>
          <w:lang w:val="pl-PL"/>
        </w:rPr>
        <w:t>source</w:t>
      </w:r>
      <w:proofErr w:type="spellEnd"/>
      <w:r>
        <w:rPr>
          <w:lang w:val="pl-PL"/>
        </w:rPr>
        <w:t xml:space="preserve"> </w:t>
      </w:r>
      <w:proofErr w:type="spellStart"/>
      <w:r>
        <w:rPr>
          <w:lang w:val="pl-PL"/>
        </w:rPr>
        <w:t>files</w:t>
      </w:r>
      <w:proofErr w:type="spellEnd"/>
      <w:r>
        <w:rPr>
          <w:lang w:val="pl-PL"/>
        </w:rPr>
        <w:t>” wymusza na aplikacji budowanie projektu od nowa, ignorując pliki już wcześniej podpisane. Wydłuża to czas kompilacji, ale pozwala uniknąć potencjalnych błędów. „</w:t>
      </w:r>
      <w:proofErr w:type="spellStart"/>
      <w:r>
        <w:rPr>
          <w:lang w:val="pl-PL"/>
        </w:rPr>
        <w:t>Deploy</w:t>
      </w:r>
      <w:proofErr w:type="spellEnd"/>
      <w:r>
        <w:rPr>
          <w:lang w:val="pl-PL"/>
        </w:rPr>
        <w:t xml:space="preserve"> to </w:t>
      </w:r>
      <w:proofErr w:type="spellStart"/>
      <w:r>
        <w:rPr>
          <w:lang w:val="pl-PL"/>
        </w:rPr>
        <w:t>iOS</w:t>
      </w:r>
      <w:proofErr w:type="spellEnd"/>
      <w:r>
        <w:rPr>
          <w:lang w:val="pl-PL"/>
        </w:rPr>
        <w:t xml:space="preserve"> </w:t>
      </w:r>
      <w:proofErr w:type="spellStart"/>
      <w:r>
        <w:rPr>
          <w:lang w:val="pl-PL"/>
        </w:rPr>
        <w:t>device</w:t>
      </w:r>
      <w:proofErr w:type="spellEnd"/>
      <w:r>
        <w:rPr>
          <w:lang w:val="pl-PL"/>
        </w:rPr>
        <w:t xml:space="preserve"> </w:t>
      </w:r>
      <w:proofErr w:type="spellStart"/>
      <w:r>
        <w:rPr>
          <w:lang w:val="pl-PL"/>
        </w:rPr>
        <w:t>over</w:t>
      </w:r>
      <w:proofErr w:type="spellEnd"/>
      <w:r>
        <w:rPr>
          <w:lang w:val="pl-PL"/>
        </w:rPr>
        <w:t xml:space="preserve"> USB </w:t>
      </w:r>
      <w:proofErr w:type="spellStart"/>
      <w:r>
        <w:rPr>
          <w:lang w:val="pl-PL"/>
        </w:rPr>
        <w:t>immediately</w:t>
      </w:r>
      <w:proofErr w:type="spellEnd"/>
      <w:r>
        <w:rPr>
          <w:lang w:val="pl-PL"/>
        </w:rPr>
        <w:t>” jest funkcjonalnością eksperymentalną pozwalającą na uruchomienie skompilowanej aplikacji bezpośrednio na urządzeniu połączonym z komputerem osobistym poprzez interfejs USB. „</w:t>
      </w:r>
      <w:proofErr w:type="spellStart"/>
      <w:r>
        <w:rPr>
          <w:lang w:val="pl-PL"/>
        </w:rPr>
        <w:t>Also</w:t>
      </w:r>
      <w:proofErr w:type="spellEnd"/>
      <w:r>
        <w:rPr>
          <w:lang w:val="pl-PL"/>
        </w:rPr>
        <w:t xml:space="preserve"> </w:t>
      </w:r>
      <w:proofErr w:type="spellStart"/>
      <w:proofErr w:type="gramStart"/>
      <w:r>
        <w:rPr>
          <w:lang w:val="pl-PL"/>
        </w:rPr>
        <w:t>build</w:t>
      </w:r>
      <w:proofErr w:type="spellEnd"/>
      <w:r>
        <w:rPr>
          <w:lang w:val="pl-PL"/>
        </w:rPr>
        <w:t xml:space="preserve"> .</w:t>
      </w:r>
      <w:proofErr w:type="spellStart"/>
      <w:r>
        <w:rPr>
          <w:lang w:val="pl-PL"/>
        </w:rPr>
        <w:t>deb</w:t>
      </w:r>
      <w:proofErr w:type="spellEnd"/>
      <w:proofErr w:type="gramEnd"/>
      <w:r>
        <w:rPr>
          <w:lang w:val="pl-PL"/>
        </w:rPr>
        <w:t xml:space="preserve"> </w:t>
      </w:r>
      <w:proofErr w:type="spellStart"/>
      <w:r>
        <w:rPr>
          <w:lang w:val="pl-PL"/>
        </w:rPr>
        <w:t>packages</w:t>
      </w:r>
      <w:proofErr w:type="spellEnd"/>
      <w:r>
        <w:rPr>
          <w:lang w:val="pl-PL"/>
        </w:rPr>
        <w:t xml:space="preserve"> for </w:t>
      </w:r>
      <w:proofErr w:type="spellStart"/>
      <w:r>
        <w:rPr>
          <w:lang w:val="pl-PL"/>
        </w:rPr>
        <w:t>jailbroken</w:t>
      </w:r>
      <w:proofErr w:type="spellEnd"/>
      <w:r>
        <w:rPr>
          <w:lang w:val="pl-PL"/>
        </w:rPr>
        <w:t xml:space="preserve"> </w:t>
      </w:r>
      <w:proofErr w:type="spellStart"/>
      <w:r>
        <w:rPr>
          <w:lang w:val="pl-PL"/>
        </w:rPr>
        <w:t>devies</w:t>
      </w:r>
      <w:proofErr w:type="spellEnd"/>
      <w:r>
        <w:rPr>
          <w:lang w:val="pl-PL"/>
        </w:rPr>
        <w:t>” d</w:t>
      </w:r>
      <w:r w:rsidR="00351BD8">
        <w:rPr>
          <w:lang w:val="pl-PL"/>
        </w:rPr>
        <w:t>odaje krok do procesu budowania, który generuje paczki *.</w:t>
      </w:r>
      <w:proofErr w:type="spellStart"/>
      <w:proofErr w:type="gramStart"/>
      <w:r w:rsidR="00351BD8">
        <w:rPr>
          <w:lang w:val="pl-PL"/>
        </w:rPr>
        <w:t>deb</w:t>
      </w:r>
      <w:proofErr w:type="spellEnd"/>
      <w:proofErr w:type="gramEnd"/>
      <w:r w:rsidR="00351BD8">
        <w:rPr>
          <w:lang w:val="pl-PL"/>
        </w:rPr>
        <w:t xml:space="preserve"> (domyślnymi paczkami są *.</w:t>
      </w:r>
      <w:proofErr w:type="spellStart"/>
      <w:proofErr w:type="gramStart"/>
      <w:r w:rsidR="00351BD8">
        <w:rPr>
          <w:lang w:val="pl-PL"/>
        </w:rPr>
        <w:t>ipa</w:t>
      </w:r>
      <w:proofErr w:type="spellEnd"/>
      <w:proofErr w:type="gramEnd"/>
      <w:r w:rsidR="00351BD8">
        <w:rPr>
          <w:lang w:val="pl-PL"/>
        </w:rPr>
        <w:t xml:space="preserve">), które można </w:t>
      </w:r>
      <w:r w:rsidR="00351BD8">
        <w:rPr>
          <w:lang w:val="pl-PL"/>
        </w:rPr>
        <w:lastRenderedPageBreak/>
        <w:t xml:space="preserve">zainstalować na odblokowanym urządzeniu korzystając z programów </w:t>
      </w:r>
      <w:proofErr w:type="spellStart"/>
      <w:r w:rsidR="00351BD8">
        <w:rPr>
          <w:lang w:val="pl-PL"/>
        </w:rPr>
        <w:t>Cydia</w:t>
      </w:r>
      <w:proofErr w:type="spellEnd"/>
      <w:r w:rsidR="00351BD8">
        <w:rPr>
          <w:lang w:val="pl-PL"/>
        </w:rPr>
        <w:t xml:space="preserve"> lub </w:t>
      </w:r>
      <w:proofErr w:type="spellStart"/>
      <w:r w:rsidR="00351BD8">
        <w:rPr>
          <w:lang w:val="pl-PL"/>
        </w:rPr>
        <w:t>dpkg</w:t>
      </w:r>
      <w:proofErr w:type="spellEnd"/>
      <w:r w:rsidR="00351BD8">
        <w:rPr>
          <w:lang w:val="pl-PL"/>
        </w:rPr>
        <w:t xml:space="preserve">. „Open </w:t>
      </w:r>
      <w:proofErr w:type="spellStart"/>
      <w:r w:rsidR="00351BD8">
        <w:rPr>
          <w:lang w:val="pl-PL"/>
        </w:rPr>
        <w:t>packages</w:t>
      </w:r>
      <w:proofErr w:type="spellEnd"/>
      <w:r w:rsidR="00351BD8">
        <w:rPr>
          <w:lang w:val="pl-PL"/>
        </w:rPr>
        <w:t xml:space="preserve"> folder </w:t>
      </w:r>
      <w:proofErr w:type="spellStart"/>
      <w:r w:rsidR="00351BD8">
        <w:rPr>
          <w:lang w:val="pl-PL"/>
        </w:rPr>
        <w:t>after</w:t>
      </w:r>
      <w:proofErr w:type="spellEnd"/>
      <w:r w:rsidR="00351BD8">
        <w:rPr>
          <w:lang w:val="pl-PL"/>
        </w:rPr>
        <w:t xml:space="preserve"> </w:t>
      </w:r>
      <w:proofErr w:type="spellStart"/>
      <w:r w:rsidR="00351BD8">
        <w:rPr>
          <w:lang w:val="pl-PL"/>
        </w:rPr>
        <w:t>successfull</w:t>
      </w:r>
      <w:proofErr w:type="spellEnd"/>
      <w:r w:rsidR="00351BD8">
        <w:rPr>
          <w:lang w:val="pl-PL"/>
        </w:rPr>
        <w:t xml:space="preserve"> </w:t>
      </w:r>
      <w:proofErr w:type="spellStart"/>
      <w:r w:rsidR="00351BD8">
        <w:rPr>
          <w:lang w:val="pl-PL"/>
        </w:rPr>
        <w:t>build</w:t>
      </w:r>
      <w:proofErr w:type="spellEnd"/>
      <w:r w:rsidR="00351BD8">
        <w:rPr>
          <w:lang w:val="pl-PL"/>
        </w:rPr>
        <w:t xml:space="preserve">” otwiera </w:t>
      </w:r>
      <w:proofErr w:type="gramStart"/>
      <w:r w:rsidR="00351BD8">
        <w:rPr>
          <w:lang w:val="pl-PL"/>
        </w:rPr>
        <w:t>folder w którym</w:t>
      </w:r>
      <w:proofErr w:type="gramEnd"/>
      <w:r w:rsidR="00351BD8">
        <w:rPr>
          <w:lang w:val="pl-PL"/>
        </w:rPr>
        <w:t xml:space="preserve"> przechowywane są paczki *.</w:t>
      </w:r>
      <w:proofErr w:type="spellStart"/>
      <w:proofErr w:type="gramStart"/>
      <w:r w:rsidR="00351BD8">
        <w:rPr>
          <w:lang w:val="pl-PL"/>
        </w:rPr>
        <w:t>ipa</w:t>
      </w:r>
      <w:proofErr w:type="spellEnd"/>
      <w:proofErr w:type="gramEnd"/>
      <w:r w:rsidR="00351BD8">
        <w:rPr>
          <w:lang w:val="pl-PL"/>
        </w:rPr>
        <w:t xml:space="preserve"> i *.</w:t>
      </w:r>
      <w:proofErr w:type="spellStart"/>
      <w:proofErr w:type="gramStart"/>
      <w:r w:rsidR="00351BD8">
        <w:rPr>
          <w:lang w:val="pl-PL"/>
        </w:rPr>
        <w:t>deb</w:t>
      </w:r>
      <w:proofErr w:type="spellEnd"/>
      <w:proofErr w:type="gramEnd"/>
      <w:r w:rsidR="00351BD8">
        <w:rPr>
          <w:lang w:val="pl-PL"/>
        </w:rPr>
        <w:t xml:space="preserve"> po zakończeniu kompilacji. </w:t>
      </w:r>
      <w:r>
        <w:rPr>
          <w:lang w:val="pl-PL"/>
        </w:rPr>
        <w:t>Dla potrzeb niniejszej pracy wy</w:t>
      </w:r>
      <w:r w:rsidR="00351BD8">
        <w:rPr>
          <w:lang w:val="pl-PL"/>
        </w:rPr>
        <w:t>korzystano opcję pseudo podpisu, oraz generacji paczek *.</w:t>
      </w:r>
      <w:proofErr w:type="spellStart"/>
      <w:proofErr w:type="gramStart"/>
      <w:r w:rsidR="00351BD8">
        <w:rPr>
          <w:lang w:val="pl-PL"/>
        </w:rPr>
        <w:t>deb</w:t>
      </w:r>
      <w:proofErr w:type="spellEnd"/>
      <w:proofErr w:type="gramEnd"/>
      <w:r w:rsidR="00351BD8">
        <w:rPr>
          <w:lang w:val="pl-PL"/>
        </w:rPr>
        <w:t>. Instalacji aplikacji na urządzeniu bezpośrednio po kompilacji nie działała, prawdopodobnie z powodu bardzo starej wersji wykorzystywanego do testów urządzenia.</w:t>
      </w:r>
    </w:p>
    <w:p w:rsidR="00351BD8" w:rsidRDefault="00351BD8" w:rsidP="00772205">
      <w:pPr>
        <w:ind w:firstLine="720"/>
        <w:rPr>
          <w:lang w:val="pl-PL"/>
        </w:rPr>
      </w:pPr>
      <w:r>
        <w:rPr>
          <w:lang w:val="pl-PL"/>
        </w:rPr>
        <w:t>Po zakończeniu kompilacji pojawi się okno przypomin</w:t>
      </w:r>
      <w:r w:rsidR="00772205">
        <w:rPr>
          <w:lang w:val="pl-PL"/>
        </w:rPr>
        <w:t>ające o ograniczeniach programu o</w:t>
      </w:r>
      <w:r>
        <w:rPr>
          <w:lang w:val="pl-PL"/>
        </w:rPr>
        <w:t>raz wygenerowane paczki:</w:t>
      </w:r>
    </w:p>
    <w:p w:rsidR="00351BD8" w:rsidRDefault="00351BD8" w:rsidP="005F79B4">
      <w:pPr>
        <w:rPr>
          <w:lang w:val="pl-PL"/>
        </w:rPr>
      </w:pPr>
    </w:p>
    <w:p w:rsidR="00351BD8" w:rsidRDefault="002946EA" w:rsidP="005F79B4">
      <w:pPr>
        <w:rPr>
          <w:lang w:val="pl-PL"/>
        </w:rPr>
      </w:pPr>
      <w:r>
        <w:rPr>
          <w:noProof/>
        </w:rPr>
        <w:pict>
          <v:shape id="_x0000_s1061" type="#_x0000_t202" style="position:absolute;left:0;text-align:left;margin-left:.15pt;margin-top:42.7pt;width:440.15pt;height:.05pt;z-index:251767808;mso-position-horizontal-relative:text;mso-position-vertical-relative:text" stroked="f">
            <v:textbox style="mso-fit-shape-to-text:t" inset="0,0,0,0">
              <w:txbxContent>
                <w:p w:rsidR="00030632" w:rsidRPr="00EE501E" w:rsidRDefault="00030632" w:rsidP="00351BD8">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11</w:t>
                  </w:r>
                  <w:r>
                    <w:rPr>
                      <w:noProof/>
                    </w:rPr>
                    <w:fldChar w:fldCharType="end"/>
                  </w:r>
                  <w:r w:rsidRPr="00EE501E">
                    <w:rPr>
                      <w:lang w:val="pl-PL"/>
                    </w:rPr>
                    <w:t xml:space="preserve"> Wygenerowane paczki *.</w:t>
                  </w:r>
                  <w:proofErr w:type="spellStart"/>
                  <w:proofErr w:type="gramStart"/>
                  <w:r w:rsidRPr="00EE501E">
                    <w:rPr>
                      <w:lang w:val="pl-PL"/>
                    </w:rPr>
                    <w:t>deb</w:t>
                  </w:r>
                  <w:proofErr w:type="spellEnd"/>
                  <w:proofErr w:type="gramEnd"/>
                  <w:r w:rsidRPr="00EE501E">
                    <w:rPr>
                      <w:lang w:val="pl-PL"/>
                    </w:rPr>
                    <w:t xml:space="preserve"> oraz *.</w:t>
                  </w:r>
                  <w:proofErr w:type="spellStart"/>
                  <w:proofErr w:type="gramStart"/>
                  <w:r w:rsidRPr="00EE501E">
                    <w:rPr>
                      <w:lang w:val="pl-PL"/>
                    </w:rPr>
                    <w:t>ipa</w:t>
                  </w:r>
                  <w:proofErr w:type="spellEnd"/>
                  <w:proofErr w:type="gramEnd"/>
                </w:p>
              </w:txbxContent>
            </v:textbox>
          </v:shape>
        </w:pict>
      </w:r>
      <w:r w:rsidR="00351BD8">
        <w:rPr>
          <w:noProof/>
          <w:lang w:val="pl-PL" w:eastAsia="pl-PL"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351BD8" w:rsidRDefault="00351BD8" w:rsidP="005F79B4">
      <w:pPr>
        <w:rPr>
          <w:lang w:val="pl-PL"/>
        </w:rPr>
      </w:pPr>
    </w:p>
    <w:p w:rsidR="00351BD8" w:rsidRDefault="00351BD8" w:rsidP="005F79B4">
      <w:pPr>
        <w:rPr>
          <w:lang w:val="pl-PL"/>
        </w:rPr>
      </w:pPr>
    </w:p>
    <w:p w:rsidR="00351BD8" w:rsidRDefault="00351BD8" w:rsidP="005F79B4">
      <w:pPr>
        <w:rPr>
          <w:lang w:val="pl-PL"/>
        </w:rPr>
      </w:pPr>
    </w:p>
    <w:p w:rsidR="003946CE" w:rsidRDefault="00351BD8" w:rsidP="00772205">
      <w:pPr>
        <w:ind w:firstLine="720"/>
        <w:rPr>
          <w:lang w:val="pl-PL"/>
        </w:rPr>
      </w:pPr>
      <w:r>
        <w:rPr>
          <w:lang w:val="pl-PL"/>
        </w:rPr>
        <w:t xml:space="preserve">Posiadając gotowe do instalacji paczki należy połączyć się z urządzeniem poprzez SSH w celu </w:t>
      </w:r>
      <w:r w:rsidR="00772205">
        <w:rPr>
          <w:lang w:val="pl-PL"/>
        </w:rPr>
        <w:t>przekopiowania</w:t>
      </w:r>
      <w:r w:rsidR="00041B4F">
        <w:rPr>
          <w:lang w:val="pl-PL"/>
        </w:rPr>
        <w:t xml:space="preserve"> ich do pamięci telefonu. Dla celów pracy dokonano tego poprzez program </w:t>
      </w:r>
      <w:proofErr w:type="spellStart"/>
      <w:r w:rsidR="00041B4F">
        <w:rPr>
          <w:lang w:val="pl-PL"/>
        </w:rPr>
        <w:t>WinSCP</w:t>
      </w:r>
      <w:proofErr w:type="spellEnd"/>
      <w:r w:rsidR="00041B4F">
        <w:rPr>
          <w:lang w:val="pl-PL"/>
        </w:rPr>
        <w:t xml:space="preserve"> oraz opisane wcześniej paczki </w:t>
      </w:r>
      <w:proofErr w:type="spellStart"/>
      <w:r w:rsidR="00041B4F">
        <w:rPr>
          <w:lang w:val="pl-PL"/>
        </w:rPr>
        <w:t>OpenSSL</w:t>
      </w:r>
      <w:proofErr w:type="spellEnd"/>
      <w:r w:rsidR="00041B4F">
        <w:rPr>
          <w:lang w:val="pl-PL"/>
        </w:rPr>
        <w:t xml:space="preserve"> i </w:t>
      </w:r>
      <w:proofErr w:type="spellStart"/>
      <w:r w:rsidR="00041B4F">
        <w:rPr>
          <w:lang w:val="pl-PL"/>
        </w:rPr>
        <w:t>OpenSSH</w:t>
      </w:r>
      <w:proofErr w:type="spellEnd"/>
      <w:r w:rsidR="00041B4F">
        <w:rPr>
          <w:lang w:val="pl-PL"/>
        </w:rPr>
        <w:t xml:space="preserve"> zainstalowane na telefonie. By poprawnie połączyć się z urządzeniem typu </w:t>
      </w:r>
      <w:proofErr w:type="spellStart"/>
      <w:r w:rsidR="00041B4F">
        <w:rPr>
          <w:lang w:val="pl-PL"/>
        </w:rPr>
        <w:t>iPhone</w:t>
      </w:r>
      <w:proofErr w:type="spellEnd"/>
      <w:r w:rsidR="00041B4F">
        <w:rPr>
          <w:lang w:val="pl-PL"/>
        </w:rPr>
        <w:t xml:space="preserve"> należy skorzystać z protokołu SFTP. Domyślnie wszystkie odblokowane urządzenia z </w:t>
      </w:r>
      <w:proofErr w:type="spellStart"/>
      <w:r w:rsidR="00041B4F">
        <w:rPr>
          <w:lang w:val="pl-PL"/>
        </w:rPr>
        <w:t>OpenSSH</w:t>
      </w:r>
      <w:proofErr w:type="spellEnd"/>
      <w:r w:rsidR="00041B4F">
        <w:rPr>
          <w:lang w:val="pl-PL"/>
        </w:rPr>
        <w:t xml:space="preserve"> przyjmują autoryzację przy pomocy użytk</w:t>
      </w:r>
      <w:r w:rsidR="00772205">
        <w:rPr>
          <w:lang w:val="pl-PL"/>
        </w:rPr>
        <w:t>ownika „</w:t>
      </w:r>
      <w:proofErr w:type="spellStart"/>
      <w:r w:rsidR="00772205">
        <w:rPr>
          <w:lang w:val="pl-PL"/>
        </w:rPr>
        <w:t>root</w:t>
      </w:r>
      <w:proofErr w:type="spellEnd"/>
      <w:r w:rsidR="00772205">
        <w:rPr>
          <w:lang w:val="pl-PL"/>
        </w:rPr>
        <w:t>” z hasłem „</w:t>
      </w:r>
      <w:proofErr w:type="spellStart"/>
      <w:r w:rsidR="00772205">
        <w:rPr>
          <w:lang w:val="pl-PL"/>
        </w:rPr>
        <w:t>alpine</w:t>
      </w:r>
      <w:proofErr w:type="spellEnd"/>
      <w:r w:rsidR="00772205">
        <w:rPr>
          <w:lang w:val="pl-PL"/>
        </w:rPr>
        <w:t>”.</w:t>
      </w:r>
    </w:p>
    <w:p w:rsidR="003946CE" w:rsidRDefault="003946CE" w:rsidP="00772205">
      <w:pPr>
        <w:ind w:firstLine="720"/>
        <w:rPr>
          <w:lang w:val="pl-PL"/>
        </w:rPr>
      </w:pPr>
      <w:r>
        <w:rPr>
          <w:lang w:val="pl-PL"/>
        </w:rPr>
        <w:t>Mając otwartą sesję do urządzenia należy przekopiować paczki. Instalacji można dokonać z konsoli danego telefonu poprzez komendę „</w:t>
      </w:r>
      <w:proofErr w:type="spellStart"/>
      <w:r>
        <w:rPr>
          <w:lang w:val="pl-PL"/>
        </w:rPr>
        <w:t>dpkg</w:t>
      </w:r>
      <w:proofErr w:type="spellEnd"/>
      <w:r>
        <w:rPr>
          <w:lang w:val="pl-PL"/>
        </w:rPr>
        <w:t xml:space="preserve">”. Dla potrzeb pracy jednak instalacja przebiegła przez aplikację </w:t>
      </w:r>
      <w:proofErr w:type="spellStart"/>
      <w:r>
        <w:rPr>
          <w:lang w:val="pl-PL"/>
        </w:rPr>
        <w:t>Cydia</w:t>
      </w:r>
      <w:proofErr w:type="spellEnd"/>
      <w:r>
        <w:rPr>
          <w:lang w:val="pl-PL"/>
        </w:rPr>
        <w:t>, znacznie ułatwiającą wszelkie interakcje z paczkami. W celu instalacji paczki *.</w:t>
      </w:r>
      <w:proofErr w:type="spellStart"/>
      <w:proofErr w:type="gramStart"/>
      <w:r>
        <w:rPr>
          <w:lang w:val="pl-PL"/>
        </w:rPr>
        <w:t>deb</w:t>
      </w:r>
      <w:proofErr w:type="spellEnd"/>
      <w:proofErr w:type="gramEnd"/>
      <w:r>
        <w:rPr>
          <w:lang w:val="pl-PL"/>
        </w:rPr>
        <w:t xml:space="preserve"> poprzez aplikację </w:t>
      </w:r>
      <w:proofErr w:type="spellStart"/>
      <w:r>
        <w:rPr>
          <w:lang w:val="pl-PL"/>
        </w:rPr>
        <w:t>Cydia</w:t>
      </w:r>
      <w:proofErr w:type="spellEnd"/>
      <w:r>
        <w:rPr>
          <w:lang w:val="pl-PL"/>
        </w:rPr>
        <w:t xml:space="preserve"> należy skopiować paczkę do katalogu </w:t>
      </w:r>
      <w:r w:rsidRPr="003946CE">
        <w:rPr>
          <w:lang w:val="pl-PL"/>
        </w:rPr>
        <w:t>/</w:t>
      </w:r>
      <w:proofErr w:type="spellStart"/>
      <w:r w:rsidRPr="003946CE">
        <w:rPr>
          <w:lang w:val="pl-PL"/>
        </w:rPr>
        <w:t>private</w:t>
      </w:r>
      <w:proofErr w:type="spellEnd"/>
      <w:r w:rsidRPr="003946CE">
        <w:rPr>
          <w:lang w:val="pl-PL"/>
        </w:rPr>
        <w:t>/</w:t>
      </w:r>
      <w:proofErr w:type="spellStart"/>
      <w:r w:rsidRPr="003946CE">
        <w:rPr>
          <w:lang w:val="pl-PL"/>
        </w:rPr>
        <w:t>var</w:t>
      </w:r>
      <w:proofErr w:type="spellEnd"/>
      <w:r w:rsidRPr="003946CE">
        <w:rPr>
          <w:lang w:val="pl-PL"/>
        </w:rPr>
        <w:t>/</w:t>
      </w:r>
      <w:proofErr w:type="spellStart"/>
      <w:r w:rsidRPr="003946CE">
        <w:rPr>
          <w:lang w:val="pl-PL"/>
        </w:rPr>
        <w:t>root</w:t>
      </w:r>
      <w:proofErr w:type="spellEnd"/>
      <w:r w:rsidRPr="003946CE">
        <w:rPr>
          <w:lang w:val="pl-PL"/>
        </w:rPr>
        <w:t>/Media/</w:t>
      </w:r>
      <w:proofErr w:type="spellStart"/>
      <w:r w:rsidRPr="003946CE">
        <w:rPr>
          <w:lang w:val="pl-PL"/>
        </w:rPr>
        <w:t>Cydia</w:t>
      </w:r>
      <w:proofErr w:type="spellEnd"/>
      <w:r w:rsidRPr="003946CE">
        <w:rPr>
          <w:lang w:val="pl-PL"/>
        </w:rPr>
        <w:t>/</w:t>
      </w:r>
      <w:proofErr w:type="spellStart"/>
      <w:r w:rsidRPr="003946CE">
        <w:rPr>
          <w:lang w:val="pl-PL"/>
        </w:rPr>
        <w:t>AutoInstall</w:t>
      </w:r>
      <w:proofErr w:type="spellEnd"/>
      <w:r>
        <w:rPr>
          <w:lang w:val="pl-PL"/>
        </w:rPr>
        <w:t xml:space="preserve">. Jeżeli katalog </w:t>
      </w:r>
      <w:proofErr w:type="spellStart"/>
      <w:r>
        <w:rPr>
          <w:lang w:val="pl-PL"/>
        </w:rPr>
        <w:t>Cydia</w:t>
      </w:r>
      <w:proofErr w:type="spellEnd"/>
      <w:r>
        <w:rPr>
          <w:lang w:val="pl-PL"/>
        </w:rPr>
        <w:t xml:space="preserve"> nie istnieje w katalogu Media należy go stworzyć i tak samo postąpić z katalogiem </w:t>
      </w:r>
      <w:proofErr w:type="spellStart"/>
      <w:r>
        <w:rPr>
          <w:lang w:val="pl-PL"/>
        </w:rPr>
        <w:t>AutoInstall</w:t>
      </w:r>
      <w:proofErr w:type="spellEnd"/>
      <w:r>
        <w:rPr>
          <w:lang w:val="pl-PL"/>
        </w:rPr>
        <w:t xml:space="preserve">. </w:t>
      </w:r>
    </w:p>
    <w:p w:rsidR="003946CE" w:rsidRDefault="003946CE" w:rsidP="00F225FF">
      <w:pPr>
        <w:ind w:firstLine="720"/>
        <w:rPr>
          <w:lang w:val="pl-PL"/>
        </w:rPr>
      </w:pPr>
      <w:r>
        <w:rPr>
          <w:lang w:val="pl-PL"/>
        </w:rPr>
        <w:t>Po umieszczeniu paczki w odpowiednim miejscu należy zrestartować urządzenie dwa razy. Po drugim restarcie nasza aplikacja poja</w:t>
      </w:r>
      <w:r w:rsidR="00F225FF">
        <w:rPr>
          <w:lang w:val="pl-PL"/>
        </w:rPr>
        <w:t>wi się w menu Spring urządzenia.</w:t>
      </w:r>
    </w:p>
    <w:p w:rsidR="004407CD" w:rsidRDefault="002946EA" w:rsidP="005F79B4">
      <w:pPr>
        <w:rPr>
          <w:lang w:val="pl-PL"/>
        </w:rPr>
      </w:pPr>
      <w:r>
        <w:rPr>
          <w:noProof/>
        </w:rPr>
        <w:pict>
          <v:shape id="_x0000_s1065" type="#_x0000_t202" style="position:absolute;left:0;text-align:left;margin-left:131.9pt;margin-top:505.95pt;width:285.95pt;height:.05pt;z-index:251781120;mso-position-horizontal-relative:text;mso-position-vertical-relative:text" stroked="f">
            <v:textbox style="mso-fit-shape-to-text:t" inset="0,0,0,0">
              <w:txbxContent>
                <w:p w:rsidR="00030632" w:rsidRPr="00EE501E" w:rsidRDefault="00030632" w:rsidP="003A4F96">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12</w:t>
                  </w:r>
                  <w:r>
                    <w:rPr>
                      <w:noProof/>
                    </w:rPr>
                    <w:fldChar w:fldCharType="end"/>
                  </w:r>
                  <w:r w:rsidRPr="00EE501E">
                    <w:rPr>
                      <w:lang w:val="pl-PL"/>
                    </w:rPr>
                    <w:t xml:space="preserve"> Aplikacja widoczna w Spring menu telefonu </w:t>
                  </w:r>
                  <w:proofErr w:type="spellStart"/>
                  <w:r w:rsidRPr="00EE501E">
                    <w:rPr>
                      <w:lang w:val="pl-PL"/>
                    </w:rPr>
                    <w:t>iPhone</w:t>
                  </w:r>
                  <w:proofErr w:type="spellEnd"/>
                  <w:r w:rsidRPr="00EE501E">
                    <w:rPr>
                      <w:lang w:val="pl-PL"/>
                    </w:rPr>
                    <w:t xml:space="preserve"> 3G</w:t>
                  </w:r>
                </w:p>
              </w:txbxContent>
            </v:textbox>
          </v:shape>
        </w:pict>
      </w:r>
      <w:r>
        <w:rPr>
          <w:noProof/>
        </w:rPr>
        <w:pict>
          <v:shape id="_x0000_s1066" type="#_x0000_t202" style="position:absolute;left:0;text-align:left;margin-left:-.05pt;margin-top:255.95pt;width:470.05pt;height:.05pt;z-index:251784192;mso-position-horizontal-relative:text;mso-position-vertical-relative:text" stroked="f">
            <v:textbox style="mso-fit-shape-to-text:t" inset="0,0,0,0">
              <w:txbxContent>
                <w:p w:rsidR="00030632" w:rsidRPr="00EE501E" w:rsidRDefault="00030632" w:rsidP="004407CD">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13</w:t>
                  </w:r>
                  <w:r>
                    <w:rPr>
                      <w:noProof/>
                    </w:rPr>
                    <w:fldChar w:fldCharType="end"/>
                  </w:r>
                  <w:r w:rsidRPr="00EE501E">
                    <w:rPr>
                      <w:lang w:val="pl-PL"/>
                    </w:rPr>
                    <w:t xml:space="preserve"> Jedna z aplikacji testowych uruchomiona na urządzeniu </w:t>
                  </w:r>
                  <w:proofErr w:type="spellStart"/>
                  <w:r w:rsidRPr="00EE501E">
                    <w:rPr>
                      <w:lang w:val="pl-PL"/>
                    </w:rPr>
                    <w:t>iPhone</w:t>
                  </w:r>
                  <w:proofErr w:type="spellEnd"/>
                  <w:r w:rsidRPr="00EE501E">
                    <w:rPr>
                      <w:lang w:val="pl-PL"/>
                    </w:rPr>
                    <w:t xml:space="preserve"> 3G</w:t>
                  </w:r>
                </w:p>
              </w:txbxContent>
            </v:textbox>
          </v:shape>
        </w:pict>
      </w:r>
    </w:p>
    <w:p w:rsidR="00F225FF" w:rsidRDefault="00F225FF" w:rsidP="005F79B4">
      <w:pPr>
        <w:rPr>
          <w:lang w:val="pl-PL"/>
        </w:rPr>
      </w:pPr>
    </w:p>
    <w:p w:rsidR="004407CD" w:rsidRDefault="004407CD" w:rsidP="005F79B4">
      <w:pPr>
        <w:rPr>
          <w:lang w:val="pl-PL"/>
        </w:rPr>
      </w:pPr>
    </w:p>
    <w:p w:rsidR="003A4F96" w:rsidRDefault="003A4F96" w:rsidP="005F79B4">
      <w:pPr>
        <w:rPr>
          <w:lang w:val="pl-PL"/>
        </w:rPr>
      </w:pPr>
    </w:p>
    <w:p w:rsidR="004C30BF" w:rsidRDefault="004C30BF" w:rsidP="004C30BF">
      <w:pPr>
        <w:pStyle w:val="Nagwek2"/>
        <w:rPr>
          <w:lang w:val="pl-PL"/>
        </w:rPr>
      </w:pPr>
      <w:bookmarkStart w:id="49" w:name="_Toc394523195"/>
      <w:r>
        <w:rPr>
          <w:lang w:val="pl-PL"/>
        </w:rPr>
        <w:t>Windows Phone 8</w:t>
      </w:r>
      <w:bookmarkEnd w:id="49"/>
    </w:p>
    <w:p w:rsidR="004C30BF" w:rsidRDefault="004C30BF" w:rsidP="004C30BF">
      <w:pPr>
        <w:rPr>
          <w:lang w:val="pl-PL"/>
        </w:rPr>
      </w:pPr>
    </w:p>
    <w:p w:rsidR="004C30BF" w:rsidRDefault="004C30BF" w:rsidP="004C30BF">
      <w:pPr>
        <w:rPr>
          <w:lang w:val="pl-PL"/>
        </w:rPr>
      </w:pPr>
      <w:r>
        <w:rPr>
          <w:lang w:val="pl-PL"/>
        </w:rPr>
        <w:t xml:space="preserve">W celu tworzenia aplikacji na telefony oparte o system Windows Phone 8 </w:t>
      </w:r>
      <w:r w:rsidR="00812BC4">
        <w:rPr>
          <w:lang w:val="pl-PL"/>
        </w:rPr>
        <w:t>następujące kryteria muszą być spełnione:</w:t>
      </w:r>
    </w:p>
    <w:p w:rsidR="00812BC4" w:rsidRDefault="00812BC4" w:rsidP="00812BC4">
      <w:pPr>
        <w:pStyle w:val="Akapitzlist"/>
        <w:numPr>
          <w:ilvl w:val="0"/>
          <w:numId w:val="20"/>
        </w:numPr>
        <w:rPr>
          <w:lang w:val="pl-PL"/>
        </w:rPr>
      </w:pPr>
      <w:r>
        <w:rPr>
          <w:lang w:val="pl-PL"/>
        </w:rPr>
        <w:t xml:space="preserve">Windows 8 na </w:t>
      </w:r>
      <w:r w:rsidR="00267C67">
        <w:rPr>
          <w:lang w:val="pl-PL"/>
        </w:rPr>
        <w:t>maszynie, na której</w:t>
      </w:r>
      <w:r>
        <w:rPr>
          <w:lang w:val="pl-PL"/>
        </w:rPr>
        <w:t xml:space="preserve"> będzie tworzona aplikacja</w:t>
      </w:r>
    </w:p>
    <w:p w:rsidR="00812BC4" w:rsidRDefault="00812BC4" w:rsidP="00812BC4">
      <w:pPr>
        <w:pStyle w:val="Akapitzlist"/>
        <w:numPr>
          <w:ilvl w:val="0"/>
          <w:numId w:val="20"/>
        </w:numPr>
        <w:rPr>
          <w:lang w:val="pl-PL"/>
        </w:rPr>
      </w:pPr>
      <w:r>
        <w:rPr>
          <w:lang w:val="pl-PL"/>
        </w:rPr>
        <w:t>Unity 4.3+</w:t>
      </w:r>
    </w:p>
    <w:p w:rsidR="00267C67" w:rsidRDefault="00267C67" w:rsidP="00812BC4">
      <w:pPr>
        <w:pStyle w:val="Akapitzlist"/>
        <w:numPr>
          <w:ilvl w:val="0"/>
          <w:numId w:val="20"/>
        </w:numPr>
        <w:rPr>
          <w:lang w:val="pl-PL"/>
        </w:rPr>
      </w:pPr>
      <w:r>
        <w:rPr>
          <w:lang w:val="pl-PL"/>
        </w:rPr>
        <w:t>Windows Phone SDK 8.0+</w:t>
      </w:r>
    </w:p>
    <w:p w:rsidR="00812BC4" w:rsidRDefault="00267C67" w:rsidP="00812BC4">
      <w:pPr>
        <w:pStyle w:val="Akapitzlist"/>
        <w:numPr>
          <w:ilvl w:val="0"/>
          <w:numId w:val="20"/>
        </w:numPr>
        <w:rPr>
          <w:lang w:val="pl-PL"/>
        </w:rPr>
      </w:pPr>
      <w:r>
        <w:rPr>
          <w:lang w:val="pl-PL"/>
        </w:rPr>
        <w:t>Zarejestrowany i odblokowany telefon z systemem Windows Phone 8+</w:t>
      </w:r>
    </w:p>
    <w:p w:rsidR="00786BD7" w:rsidRDefault="00786BD7" w:rsidP="00812BC4">
      <w:pPr>
        <w:pStyle w:val="Akapitzlist"/>
        <w:numPr>
          <w:ilvl w:val="0"/>
          <w:numId w:val="20"/>
        </w:numPr>
        <w:rPr>
          <w:lang w:val="pl-PL"/>
        </w:rPr>
      </w:pPr>
      <w:r>
        <w:rPr>
          <w:lang w:val="pl-PL"/>
        </w:rPr>
        <w:t xml:space="preserve">Konto Microsoft </w:t>
      </w:r>
      <w:proofErr w:type="spellStart"/>
      <w:r>
        <w:rPr>
          <w:lang w:val="pl-PL"/>
        </w:rPr>
        <w:t>Account</w:t>
      </w:r>
      <w:proofErr w:type="spellEnd"/>
    </w:p>
    <w:p w:rsidR="00267C67" w:rsidRDefault="00267C67" w:rsidP="00267C67">
      <w:pPr>
        <w:rPr>
          <w:lang w:val="pl-PL"/>
        </w:rPr>
      </w:pPr>
    </w:p>
    <w:p w:rsidR="00267C67" w:rsidRPr="00812BC4" w:rsidRDefault="00267C67" w:rsidP="00267C67">
      <w:pPr>
        <w:pStyle w:val="Nagwek3"/>
        <w:rPr>
          <w:lang w:val="pl-PL"/>
        </w:rPr>
      </w:pPr>
      <w:bookmarkStart w:id="50" w:name="_Toc394523196"/>
      <w:r>
        <w:rPr>
          <w:lang w:val="pl-PL"/>
        </w:rPr>
        <w:t xml:space="preserve">Instalacja Windows 8 w </w:t>
      </w:r>
      <w:r w:rsidR="00F6584F">
        <w:rPr>
          <w:lang w:val="pl-PL"/>
        </w:rPr>
        <w:t xml:space="preserve">aplikacji </w:t>
      </w:r>
      <w:proofErr w:type="spellStart"/>
      <w:r>
        <w:rPr>
          <w:lang w:val="pl-PL"/>
        </w:rPr>
        <w:t>Virtualbox</w:t>
      </w:r>
      <w:bookmarkEnd w:id="50"/>
      <w:proofErr w:type="spellEnd"/>
    </w:p>
    <w:p w:rsidR="004C30BF" w:rsidRDefault="004C30BF" w:rsidP="004C30BF">
      <w:pPr>
        <w:rPr>
          <w:lang w:val="pl-PL"/>
        </w:rPr>
      </w:pPr>
    </w:p>
    <w:p w:rsidR="00267C67" w:rsidRDefault="00267C67" w:rsidP="00267C67">
      <w:pPr>
        <w:ind w:firstLine="432"/>
        <w:rPr>
          <w:lang w:val="pl-PL"/>
        </w:rPr>
      </w:pPr>
      <w:r>
        <w:rPr>
          <w:lang w:val="pl-PL"/>
        </w:rPr>
        <w:t xml:space="preserve">W celu spełnienia wymagania posiadania systemu Windows 8 w celu kompilowania konkretnych aplikacji do formy binarnej postanowiono zainstalować system w aplikacji </w:t>
      </w:r>
      <w:proofErr w:type="spellStart"/>
      <w:r>
        <w:rPr>
          <w:lang w:val="pl-PL"/>
        </w:rPr>
        <w:t>Virtualbox</w:t>
      </w:r>
      <w:proofErr w:type="spellEnd"/>
      <w:r>
        <w:rPr>
          <w:lang w:val="pl-PL"/>
        </w:rPr>
        <w:t>.</w:t>
      </w:r>
    </w:p>
    <w:p w:rsidR="00267C67" w:rsidRDefault="00267C67" w:rsidP="00267C67">
      <w:pPr>
        <w:ind w:firstLine="432"/>
        <w:rPr>
          <w:lang w:val="pl-PL"/>
        </w:rPr>
      </w:pPr>
    </w:p>
    <w:p w:rsidR="00267C67" w:rsidRDefault="00267C67" w:rsidP="00267C67">
      <w:pPr>
        <w:ind w:firstLine="432"/>
        <w:rPr>
          <w:lang w:val="pl-PL"/>
        </w:rPr>
      </w:pPr>
      <w:r>
        <w:rPr>
          <w:lang w:val="pl-PL"/>
        </w:rPr>
        <w:t xml:space="preserve">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w:t>
      </w:r>
      <w:r w:rsidR="00173793">
        <w:rPr>
          <w:lang w:val="pl-PL"/>
        </w:rPr>
        <w:t xml:space="preserve">By </w:t>
      </w:r>
      <w:proofErr w:type="spellStart"/>
      <w:r w:rsidR="00173793">
        <w:rPr>
          <w:lang w:val="pl-PL"/>
        </w:rPr>
        <w:t>Virtualbox</w:t>
      </w:r>
      <w:proofErr w:type="spellEnd"/>
      <w:r w:rsidR="00173793">
        <w:rPr>
          <w:lang w:val="pl-PL"/>
        </w:rPr>
        <w:t xml:space="preserve"> dał możliwość instalacji wersji 64 bitowych systemów operacyjnych należy najpierw w ustawieniach BIOS danego urządzenia włączyć technolo</w:t>
      </w:r>
      <w:r w:rsidR="002005DC">
        <w:rPr>
          <w:lang w:val="pl-PL"/>
        </w:rPr>
        <w:t>gię wirtualizacji.</w:t>
      </w:r>
    </w:p>
    <w:p w:rsidR="00173793" w:rsidRDefault="00173793" w:rsidP="00267C67">
      <w:pPr>
        <w:ind w:firstLine="432"/>
        <w:rPr>
          <w:lang w:val="pl-PL"/>
        </w:rPr>
      </w:pPr>
    </w:p>
    <w:p w:rsidR="00173793" w:rsidRDefault="00173793" w:rsidP="002E2C62">
      <w:pPr>
        <w:ind w:firstLine="360"/>
        <w:rPr>
          <w:lang w:val="pl-PL"/>
        </w:rPr>
      </w:pPr>
      <w:r>
        <w:rPr>
          <w:lang w:val="pl-PL"/>
        </w:rPr>
        <w:t>Po włączeniu wirtualizacji przystąpiono do tworzenia profilu systemu wirtualnego o następujących parametrach:</w:t>
      </w:r>
    </w:p>
    <w:p w:rsidR="00173793" w:rsidRDefault="00173793" w:rsidP="00173793">
      <w:pPr>
        <w:pStyle w:val="Akapitzlist"/>
        <w:numPr>
          <w:ilvl w:val="0"/>
          <w:numId w:val="21"/>
        </w:numPr>
        <w:rPr>
          <w:lang w:val="pl-PL"/>
        </w:rPr>
      </w:pPr>
      <w:r>
        <w:rPr>
          <w:lang w:val="pl-PL"/>
        </w:rPr>
        <w:t>Typ: Microsoft Windows</w:t>
      </w:r>
    </w:p>
    <w:p w:rsidR="00173793" w:rsidRDefault="00173793" w:rsidP="00173793">
      <w:pPr>
        <w:pStyle w:val="Akapitzlist"/>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173793" w:rsidRDefault="00173793" w:rsidP="00173793">
      <w:pPr>
        <w:pStyle w:val="Akapitzlist"/>
        <w:numPr>
          <w:ilvl w:val="0"/>
          <w:numId w:val="21"/>
        </w:numPr>
        <w:rPr>
          <w:lang w:val="pl-PL"/>
        </w:rPr>
      </w:pPr>
      <w:r>
        <w:rPr>
          <w:lang w:val="pl-PL"/>
        </w:rPr>
        <w:t>RAM: 2048MB</w:t>
      </w:r>
    </w:p>
    <w:p w:rsidR="00173793" w:rsidRDefault="00173793" w:rsidP="00173793">
      <w:pPr>
        <w:pStyle w:val="Akapitzlist"/>
        <w:numPr>
          <w:ilvl w:val="0"/>
          <w:numId w:val="21"/>
        </w:numPr>
        <w:rPr>
          <w:lang w:val="pl-PL"/>
        </w:rPr>
      </w:pPr>
      <w:r>
        <w:rPr>
          <w:lang w:val="pl-PL"/>
        </w:rPr>
        <w:t>Rozmiar dysku: 25GB</w:t>
      </w:r>
    </w:p>
    <w:p w:rsidR="00173793" w:rsidRDefault="00173793" w:rsidP="00173793">
      <w:pPr>
        <w:pStyle w:val="Akapitzlist"/>
        <w:numPr>
          <w:ilvl w:val="0"/>
          <w:numId w:val="21"/>
        </w:numPr>
        <w:rPr>
          <w:lang w:val="pl-PL"/>
        </w:rPr>
      </w:pPr>
      <w:r>
        <w:rPr>
          <w:lang w:val="pl-PL"/>
        </w:rPr>
        <w:t>Pamięć karty graficznej: 128MB</w:t>
      </w:r>
    </w:p>
    <w:p w:rsidR="00173793" w:rsidRDefault="00173793" w:rsidP="00173793">
      <w:pPr>
        <w:rPr>
          <w:lang w:val="pl-PL"/>
        </w:rPr>
      </w:pPr>
    </w:p>
    <w:p w:rsidR="002005DC" w:rsidRDefault="00173793" w:rsidP="002005DC">
      <w:pPr>
        <w:ind w:firstLine="360"/>
        <w:rPr>
          <w:lang w:val="pl-PL"/>
        </w:rPr>
      </w:pPr>
      <w:r>
        <w:rPr>
          <w:lang w:val="pl-PL"/>
        </w:rPr>
        <w:lastRenderedPageBreak/>
        <w:t xml:space="preserve">Po stworzeniu profilu systemu należało też wprowadzić kilka zmian konfiguracyjnych. Po pierwsze należało zainstalować kompatybilną wersję pakietu </w:t>
      </w:r>
      <w:proofErr w:type="spellStart"/>
      <w:r>
        <w:rPr>
          <w:lang w:val="pl-PL"/>
        </w:rPr>
        <w:t>Virtualbox</w:t>
      </w:r>
      <w:proofErr w:type="spellEnd"/>
      <w:r>
        <w:rPr>
          <w:lang w:val="pl-PL"/>
        </w:rPr>
        <w:t xml:space="preserve"> Extension Pack, która można znaleźć na oficjalnej stronie oprogramowania </w:t>
      </w:r>
      <w:proofErr w:type="spellStart"/>
      <w:r>
        <w:rPr>
          <w:lang w:val="pl-PL"/>
        </w:rPr>
        <w:t>Virtualbox</w:t>
      </w:r>
      <w:proofErr w:type="spellEnd"/>
      <w:r>
        <w:rPr>
          <w:lang w:val="pl-PL"/>
        </w:rPr>
        <w:t>. Po instalacji pakietu rozszerzeń w ustawieniach wcześniej stworzonego profilu w zakładce USB należało zaznaczyć opcję „</w:t>
      </w:r>
      <w:proofErr w:type="spellStart"/>
      <w:r>
        <w:rPr>
          <w:lang w:val="pl-PL"/>
        </w:rPr>
        <w:t>Enable</w:t>
      </w:r>
      <w:proofErr w:type="spellEnd"/>
      <w:r>
        <w:rPr>
          <w:lang w:val="pl-PL"/>
        </w:rPr>
        <w:t xml:space="preserve"> USB 2.0 (EHCI) Controller”</w:t>
      </w:r>
      <w:r w:rsidR="002E2C62">
        <w:rPr>
          <w:lang w:val="pl-PL"/>
        </w:rPr>
        <w:t xml:space="preserve"> oraz dodać urządzenie „Nokia RM-941|Nokia </w:t>
      </w:r>
      <w:proofErr w:type="spellStart"/>
      <w:r w:rsidR="002E2C62">
        <w:rPr>
          <w:lang w:val="pl-PL"/>
        </w:rPr>
        <w:t>Lumia</w:t>
      </w:r>
      <w:proofErr w:type="spellEnd"/>
      <w:proofErr w:type="gramStart"/>
      <w:r w:rsidR="002E2C62">
        <w:rPr>
          <w:lang w:val="pl-PL"/>
        </w:rPr>
        <w:t xml:space="preserve"> 625 [0100]” do</w:t>
      </w:r>
      <w:proofErr w:type="gramEnd"/>
      <w:r w:rsidR="002E2C62">
        <w:rPr>
          <w:lang w:val="pl-PL"/>
        </w:rPr>
        <w:t xml:space="preserve"> tabeli „USB Device </w:t>
      </w:r>
      <w:proofErr w:type="spellStart"/>
      <w:r w:rsidR="002E2C62">
        <w:rPr>
          <w:lang w:val="pl-PL"/>
        </w:rPr>
        <w:t>Filters</w:t>
      </w:r>
      <w:proofErr w:type="spellEnd"/>
      <w:r w:rsidR="002E2C62">
        <w:rPr>
          <w:lang w:val="pl-PL"/>
        </w:rPr>
        <w:t>”.</w:t>
      </w:r>
      <w:r w:rsidR="002005DC">
        <w:rPr>
          <w:lang w:val="pl-PL"/>
        </w:rPr>
        <w:t xml:space="preserve"> </w:t>
      </w:r>
      <w:r w:rsidR="002E2C62">
        <w:rPr>
          <w:lang w:val="pl-PL"/>
        </w:rPr>
        <w:t xml:space="preserve">Pierwsza ze zmian pozwala na wykrycie urządzenia przez system wirtualny. W systemie, który jest gościem urządzenia z Windows Phone 8 wykrywane są zawsze, jako urządzenia USB 2.0. Dodanie konkretnego urządzenia do filtrów USB programu </w:t>
      </w:r>
      <w:proofErr w:type="spellStart"/>
      <w:r w:rsidR="002E2C62">
        <w:rPr>
          <w:lang w:val="pl-PL"/>
        </w:rPr>
        <w:t>Virtualbox</w:t>
      </w:r>
      <w:proofErr w:type="spellEnd"/>
      <w:r w:rsidR="002E2C62">
        <w:rPr>
          <w:lang w:val="pl-PL"/>
        </w:rPr>
        <w:t xml:space="preserve"> informuje go, iż komunikacja USB powinna też być przesyłana do systemu wirtualnego, pozwalając na poprawne wykrycie i komunikację z telefonem.</w:t>
      </w:r>
    </w:p>
    <w:p w:rsidR="002E2C62" w:rsidRDefault="002E2C62" w:rsidP="002005DC">
      <w:pPr>
        <w:ind w:firstLine="360"/>
        <w:rPr>
          <w:lang w:val="pl-PL"/>
        </w:rPr>
      </w:pPr>
      <w:r>
        <w:rPr>
          <w:lang w:val="pl-PL"/>
        </w:rPr>
        <w:t>Kolejną zmianą konfiguracyjną wymaganą do poprawnego działania systemu wirtualnego było włączenie opcji „</w:t>
      </w:r>
      <w:proofErr w:type="spellStart"/>
      <w:r>
        <w:rPr>
          <w:lang w:val="pl-PL"/>
        </w:rPr>
        <w:t>Enable</w:t>
      </w:r>
      <w:proofErr w:type="spellEnd"/>
      <w:r>
        <w:rPr>
          <w:lang w:val="pl-PL"/>
        </w:rPr>
        <w:t xml:space="preserve"> VT-x/AMD-V” oraz „</w:t>
      </w:r>
      <w:proofErr w:type="spellStart"/>
      <w:r>
        <w:rPr>
          <w:lang w:val="pl-PL"/>
        </w:rPr>
        <w:t>Enable</w:t>
      </w:r>
      <w:proofErr w:type="spellEnd"/>
      <w:r>
        <w:rPr>
          <w:lang w:val="pl-PL"/>
        </w:rPr>
        <w:t xml:space="preserve"> </w:t>
      </w:r>
      <w:proofErr w:type="spellStart"/>
      <w:r>
        <w:rPr>
          <w:lang w:val="pl-PL"/>
        </w:rPr>
        <w:t>Nested</w:t>
      </w:r>
      <w:proofErr w:type="spellEnd"/>
      <w:r>
        <w:rPr>
          <w:lang w:val="pl-PL"/>
        </w:rPr>
        <w:t xml:space="preserve"> </w:t>
      </w:r>
      <w:proofErr w:type="spellStart"/>
      <w:r>
        <w:rPr>
          <w:lang w:val="pl-PL"/>
        </w:rPr>
        <w:t>Paging</w:t>
      </w:r>
      <w:proofErr w:type="spellEnd"/>
      <w:r>
        <w:rPr>
          <w:lang w:val="pl-PL"/>
        </w:rPr>
        <w:t>” w zakładce „System”.</w:t>
      </w:r>
      <w:r w:rsidR="002005DC">
        <w:rPr>
          <w:lang w:val="pl-PL"/>
        </w:rPr>
        <w:t xml:space="preserve"> </w:t>
      </w:r>
      <w:r>
        <w:rPr>
          <w:lang w:val="pl-PL"/>
        </w:rPr>
        <w:t xml:space="preserve">Opcje te odpowiadają za umożliwienie aplikacji </w:t>
      </w:r>
      <w:proofErr w:type="spellStart"/>
      <w:r>
        <w:rPr>
          <w:lang w:val="pl-PL"/>
        </w:rPr>
        <w:t>Virtualbox</w:t>
      </w:r>
      <w:proofErr w:type="spellEnd"/>
      <w:r>
        <w:rPr>
          <w:lang w:val="pl-PL"/>
        </w:rPr>
        <w:t xml:space="preserve"> wykorzystania wirtualizacji sprzętowej systemu gospodarza, co znacznie poprawia szybkość działania systemu wirtualnego.</w:t>
      </w:r>
    </w:p>
    <w:p w:rsidR="002005DC" w:rsidRDefault="00D7034D" w:rsidP="002005DC">
      <w:pPr>
        <w:ind w:firstLine="360"/>
        <w:rPr>
          <w:lang w:val="pl-PL"/>
        </w:rPr>
      </w:pPr>
      <w:r>
        <w:rPr>
          <w:lang w:val="pl-PL"/>
        </w:rPr>
        <w:t xml:space="preserve">Ostatnią ze zmian konfiguracyjnych profilu było wskazanie </w:t>
      </w:r>
      <w:r w:rsidR="00810162">
        <w:rPr>
          <w:lang w:val="pl-PL"/>
        </w:rPr>
        <w:t>obrazu, który</w:t>
      </w:r>
      <w:r>
        <w:rPr>
          <w:lang w:val="pl-PL"/>
        </w:rPr>
        <w:t xml:space="preserve"> system wirtualny powinien </w:t>
      </w:r>
      <w:proofErr w:type="gramStart"/>
      <w:r>
        <w:rPr>
          <w:lang w:val="pl-PL"/>
        </w:rPr>
        <w:t>traktować jako</w:t>
      </w:r>
      <w:proofErr w:type="gramEnd"/>
      <w:r>
        <w:rPr>
          <w:lang w:val="pl-PL"/>
        </w:rPr>
        <w:t xml:space="preserve"> z</w:t>
      </w:r>
      <w:r w:rsidR="002005DC">
        <w:rPr>
          <w:lang w:val="pl-PL"/>
        </w:rPr>
        <w:t xml:space="preserve">najdujący się w napędzie CD/DVD. Dokonać można tego w zakładce „Storage” wybierając jeden z kontrolerów IDE. </w:t>
      </w:r>
    </w:p>
    <w:p w:rsidR="00810162" w:rsidRDefault="00810162" w:rsidP="002005DC">
      <w:pPr>
        <w:ind w:firstLine="360"/>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234027" w:rsidRDefault="00234027" w:rsidP="00810162">
      <w:pPr>
        <w:rPr>
          <w:lang w:val="pl-PL"/>
        </w:rPr>
      </w:pPr>
    </w:p>
    <w:p w:rsidR="00234027" w:rsidRDefault="00234027" w:rsidP="00234027">
      <w:pPr>
        <w:pStyle w:val="Nagwek3"/>
        <w:rPr>
          <w:lang w:val="pl-PL"/>
        </w:rPr>
      </w:pPr>
      <w:bookmarkStart w:id="51" w:name="_Toc394523197"/>
      <w:r>
        <w:rPr>
          <w:lang w:val="pl-PL"/>
        </w:rPr>
        <w:t>Instalacja Windows Phone SDK 8 i rejestracja telefonu</w:t>
      </w:r>
      <w:bookmarkEnd w:id="51"/>
    </w:p>
    <w:p w:rsidR="0067075A" w:rsidRDefault="0067075A" w:rsidP="00234027">
      <w:pPr>
        <w:rPr>
          <w:lang w:val="pl-PL"/>
        </w:rPr>
      </w:pPr>
    </w:p>
    <w:p w:rsidR="00234027" w:rsidRDefault="00234027" w:rsidP="0067075A">
      <w:pPr>
        <w:ind w:firstLine="720"/>
        <w:rPr>
          <w:lang w:val="pl-PL"/>
        </w:rPr>
      </w:pPr>
      <w:r>
        <w:rPr>
          <w:lang w:val="pl-PL"/>
        </w:rPr>
        <w:t xml:space="preserve">Po pobraniu i zainstalowaniu Windows Phone SDK 8.0 </w:t>
      </w:r>
      <w:proofErr w:type="gramStart"/>
      <w:r>
        <w:rPr>
          <w:lang w:val="pl-PL"/>
        </w:rPr>
        <w:t>przystąpiono</w:t>
      </w:r>
      <w:proofErr w:type="gramEnd"/>
      <w:r>
        <w:rPr>
          <w:lang w:val="pl-PL"/>
        </w:rPr>
        <w:t xml:space="preserve"> do procesu rejestrowania telefonu. W tym celu należy skorzystać z aplikacji Windows Phone Developer </w:t>
      </w:r>
      <w:proofErr w:type="spellStart"/>
      <w:r>
        <w:rPr>
          <w:lang w:val="pl-PL"/>
        </w:rPr>
        <w:t>Registrat</w:t>
      </w:r>
      <w:r w:rsidR="0067075A">
        <w:rPr>
          <w:lang w:val="pl-PL"/>
        </w:rPr>
        <w:t>ion</w:t>
      </w:r>
      <w:proofErr w:type="spellEnd"/>
      <w:r w:rsidR="0067075A">
        <w:rPr>
          <w:lang w:val="pl-PL"/>
        </w:rPr>
        <w:t xml:space="preserve"> 8.1 </w:t>
      </w:r>
      <w:proofErr w:type="gramStart"/>
      <w:r w:rsidR="0067075A">
        <w:rPr>
          <w:lang w:val="pl-PL"/>
        </w:rPr>
        <w:t>dostarczonej</w:t>
      </w:r>
      <w:proofErr w:type="gramEnd"/>
      <w:r w:rsidR="0067075A">
        <w:rPr>
          <w:lang w:val="pl-PL"/>
        </w:rPr>
        <w:t xml:space="preserve"> wraz z SDK.</w:t>
      </w:r>
    </w:p>
    <w:p w:rsidR="00234027" w:rsidRDefault="000E66A8" w:rsidP="0067075A">
      <w:pPr>
        <w:ind w:firstLine="720"/>
        <w:rPr>
          <w:lang w:val="pl-PL"/>
        </w:rPr>
      </w:pPr>
      <w:r>
        <w:rPr>
          <w:lang w:val="pl-PL"/>
        </w:rPr>
        <w:t xml:space="preserve">Przed skorzystaniem z wyżej wymienionej aplikacji należy jednak przekierować komunikację telefonu do systemu goszczącego, poprzez wybranie odpowiedniej opcji w aplikacji </w:t>
      </w:r>
      <w:proofErr w:type="spellStart"/>
      <w:r w:rsidR="0067075A">
        <w:rPr>
          <w:lang w:val="pl-PL"/>
        </w:rPr>
        <w:t>Virtualbox</w:t>
      </w:r>
      <w:proofErr w:type="spellEnd"/>
      <w:r w:rsidR="0067075A">
        <w:rPr>
          <w:lang w:val="pl-PL"/>
        </w:rPr>
        <w:t xml:space="preserve"> jak pokazano na rysunku 14.</w:t>
      </w:r>
    </w:p>
    <w:p w:rsidR="00234027" w:rsidRDefault="002946EA" w:rsidP="0067075A">
      <w:pPr>
        <w:jc w:val="center"/>
        <w:rPr>
          <w:lang w:val="pl-PL"/>
        </w:rPr>
      </w:pPr>
      <w:r>
        <w:rPr>
          <w:noProof/>
        </w:rPr>
        <w:lastRenderedPageBreak/>
        <w:pict>
          <v:shape id="_x0000_s1034" type="#_x0000_t202" style="position:absolute;left:0;text-align:left;margin-left:99.8pt;margin-top:120.25pt;width:243.95pt;height:.05pt;z-index:251685888" stroked="f">
            <v:textbox style="mso-fit-shape-to-text:t" inset="0,0,0,0">
              <w:txbxContent>
                <w:p w:rsidR="00030632" w:rsidRPr="007370CC" w:rsidRDefault="00030632" w:rsidP="000E66A8">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Pr>
                      <w:noProof/>
                      <w:lang w:val="pl-PL"/>
                    </w:rPr>
                    <w:t>14</w:t>
                  </w:r>
                  <w:r>
                    <w:fldChar w:fldCharType="end"/>
                  </w:r>
                  <w:r w:rsidRPr="007370CC">
                    <w:rPr>
                      <w:lang w:val="pl-PL"/>
                    </w:rPr>
                    <w:t>. Przekierowanie USB do systemu wirtualnego</w:t>
                  </w:r>
                </w:p>
              </w:txbxContent>
            </v:textbox>
          </v:shape>
        </w:pict>
      </w:r>
      <w:r w:rsidR="000E66A8">
        <w:rPr>
          <w:noProof/>
          <w:lang w:val="pl-PL" w:eastAsia="pl-PL"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67075A" w:rsidRDefault="0067075A" w:rsidP="00234027">
      <w:pPr>
        <w:rPr>
          <w:lang w:val="pl-PL"/>
        </w:rPr>
      </w:pPr>
    </w:p>
    <w:p w:rsidR="0067075A" w:rsidRDefault="000E66A8" w:rsidP="0067075A">
      <w:pPr>
        <w:ind w:firstLine="720"/>
        <w:rPr>
          <w:lang w:val="pl-PL"/>
        </w:rPr>
      </w:pPr>
      <w:r>
        <w:rPr>
          <w:lang w:val="pl-PL"/>
        </w:rPr>
        <w:t>Telefon powinien zostać wykryty przez system i sterowniki wymagane do jego rozpoznania powinny zostać zainstalowane automatycznie. Po zakończeniu tego procesu telefon powinien być wi</w:t>
      </w:r>
      <w:r w:rsidR="0067075A">
        <w:rPr>
          <w:lang w:val="pl-PL"/>
        </w:rPr>
        <w:t>doczny w ustawieniach komputera.</w:t>
      </w:r>
    </w:p>
    <w:p w:rsidR="000E66A8" w:rsidRDefault="000E66A8" w:rsidP="0067075A">
      <w:pPr>
        <w:ind w:firstLine="720"/>
        <w:rPr>
          <w:lang w:val="pl-PL"/>
        </w:rPr>
      </w:pPr>
      <w:r>
        <w:rPr>
          <w:lang w:val="pl-PL"/>
        </w:rPr>
        <w:t xml:space="preserve">Gdy urządzenie jest już uruchomione należy przejść do wymienionego wcześniej Windows Phone Developer </w:t>
      </w:r>
      <w:proofErr w:type="spellStart"/>
      <w:r>
        <w:rPr>
          <w:lang w:val="pl-PL"/>
        </w:rPr>
        <w:t>Registration</w:t>
      </w:r>
      <w:proofErr w:type="spellEnd"/>
      <w:r>
        <w:rPr>
          <w:lang w:val="pl-PL"/>
        </w:rPr>
        <w:t xml:space="preserve"> 8.1 </w:t>
      </w:r>
      <w:proofErr w:type="gramStart"/>
      <w:r>
        <w:rPr>
          <w:lang w:val="pl-PL"/>
        </w:rPr>
        <w:t>i</w:t>
      </w:r>
      <w:proofErr w:type="gramEnd"/>
      <w:r>
        <w:rPr>
          <w:lang w:val="pl-PL"/>
        </w:rPr>
        <w:t xml:space="preserve"> przystąpić do odblokowania telefonu.</w:t>
      </w:r>
      <w:r w:rsidR="008E3646">
        <w:rPr>
          <w:lang w:val="pl-PL"/>
        </w:rPr>
        <w:t xml:space="preserve"> Podczas uruchamiania programu może okazać się, że telefon nie zostaje wykryty:</w:t>
      </w:r>
    </w:p>
    <w:p w:rsidR="008E3646" w:rsidRDefault="008E3646" w:rsidP="00234027">
      <w:pPr>
        <w:rPr>
          <w:lang w:val="pl-PL"/>
        </w:rPr>
      </w:pPr>
      <w:r>
        <w:rPr>
          <w:noProof/>
          <w:lang w:val="pl-PL" w:eastAsia="pl-PL" w:bidi="ar-SA"/>
        </w:rPr>
        <w:lastRenderedPageBreak/>
        <w:drawing>
          <wp:inline distT="0" distB="0" distL="0" distR="0" wp14:anchorId="74643613" wp14:editId="437B765B">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8E3646" w:rsidRDefault="002946EA" w:rsidP="00234027">
      <w:pPr>
        <w:rPr>
          <w:lang w:val="pl-PL"/>
        </w:rPr>
      </w:pPr>
      <w:r>
        <w:rPr>
          <w:noProof/>
        </w:rPr>
        <w:pict>
          <v:shape id="_x0000_s1036" type="#_x0000_t202" style="position:absolute;left:0;text-align:left;margin-left:20.4pt;margin-top:4.55pt;width:468.55pt;height:25.8pt;z-index:251692032" stroked="f">
            <v:textbox style="mso-fit-shape-to-text:t" inset="0,0,0,0">
              <w:txbxContent>
                <w:p w:rsidR="00030632" w:rsidRPr="00A43696" w:rsidRDefault="00030632" w:rsidP="008E3646">
                  <w:pPr>
                    <w:pStyle w:val="Legenda"/>
                    <w:rPr>
                      <w:noProof/>
                    </w:rPr>
                  </w:pPr>
                  <w:proofErr w:type="spellStart"/>
                  <w:r>
                    <w:t>Rysunek</w:t>
                  </w:r>
                  <w:proofErr w:type="spellEnd"/>
                  <w:r>
                    <w:t xml:space="preserve"> </w:t>
                  </w:r>
                  <w:fldSimple w:instr=" SEQ Rysunek \* ARABIC ">
                    <w:r>
                      <w:rPr>
                        <w:noProof/>
                      </w:rPr>
                      <w:t>15</w:t>
                    </w:r>
                  </w:fldSimple>
                  <w:r>
                    <w:t xml:space="preserve"> </w:t>
                  </w:r>
                  <w:proofErr w:type="spellStart"/>
                  <w:r>
                    <w:t>Błąd</w:t>
                  </w:r>
                  <w:proofErr w:type="spellEnd"/>
                  <w:r>
                    <w:t xml:space="preserve"> w </w:t>
                  </w:r>
                  <w:proofErr w:type="spellStart"/>
                  <w:r>
                    <w:t>wykryciu</w:t>
                  </w:r>
                  <w:proofErr w:type="spellEnd"/>
                  <w:r>
                    <w:t xml:space="preserve"> </w:t>
                  </w:r>
                  <w:proofErr w:type="spellStart"/>
                  <w:r>
                    <w:t>urządzenia</w:t>
                  </w:r>
                  <w:proofErr w:type="spellEnd"/>
                </w:p>
              </w:txbxContent>
            </v:textbox>
          </v:shape>
        </w:pict>
      </w:r>
    </w:p>
    <w:p w:rsidR="000E66A8" w:rsidRDefault="000E66A8" w:rsidP="00234027">
      <w:pPr>
        <w:rPr>
          <w:lang w:val="pl-PL"/>
        </w:rPr>
      </w:pPr>
    </w:p>
    <w:p w:rsidR="008E3646" w:rsidRDefault="008E3646" w:rsidP="0067075A">
      <w:pPr>
        <w:ind w:firstLine="720"/>
        <w:rPr>
          <w:lang w:val="pl-PL"/>
        </w:rPr>
      </w:pPr>
      <w:r>
        <w:rPr>
          <w:lang w:val="pl-PL"/>
        </w:rPr>
        <w:t xml:space="preserve">Należy wtedy uruchomić program </w:t>
      </w:r>
      <w:proofErr w:type="spellStart"/>
      <w:r>
        <w:rPr>
          <w:lang w:val="pl-PL"/>
        </w:rPr>
        <w:t>services.</w:t>
      </w:r>
      <w:proofErr w:type="gramStart"/>
      <w:r>
        <w:rPr>
          <w:lang w:val="pl-PL"/>
        </w:rPr>
        <w:t>msc</w:t>
      </w:r>
      <w:proofErr w:type="spellEnd"/>
      <w:proofErr w:type="gramEnd"/>
      <w:r>
        <w:rPr>
          <w:lang w:val="pl-PL"/>
        </w:rPr>
        <w:t xml:space="preserve"> i aktywować usługę </w:t>
      </w:r>
      <w:proofErr w:type="spellStart"/>
      <w:r>
        <w:rPr>
          <w:lang w:val="pl-PL"/>
        </w:rPr>
        <w:t>IpOverUsbSvc</w:t>
      </w:r>
      <w:proofErr w:type="spellEnd"/>
      <w:r w:rsidR="0067075A">
        <w:rPr>
          <w:lang w:val="pl-PL"/>
        </w:rPr>
        <w:t xml:space="preserve">. </w:t>
      </w:r>
      <w:r>
        <w:rPr>
          <w:lang w:val="pl-PL"/>
        </w:rPr>
        <w:t>Po uruchomieniu usługi i zalogowaniu się na konto Microsoft, a następnie odblokowaniu ekranu urządzenia, telefon powinien zostać odblokowany dla aplikacji zewnętrznyc</w:t>
      </w:r>
      <w:r w:rsidR="0067075A">
        <w:rPr>
          <w:lang w:val="pl-PL"/>
        </w:rPr>
        <w:t>h.</w:t>
      </w:r>
    </w:p>
    <w:p w:rsidR="00D94A4B" w:rsidRDefault="00BE4F1C" w:rsidP="00BE39BB">
      <w:pPr>
        <w:ind w:firstLine="720"/>
        <w:rPr>
          <w:lang w:val="pl-PL"/>
        </w:rPr>
      </w:pPr>
      <w:r>
        <w:rPr>
          <w:lang w:val="pl-PL"/>
        </w:rPr>
        <w:t>Następnie można już przejść do aplikacji Unity i po załadowaniu przykładowego projektu i sceny wybrać opcję „</w:t>
      </w:r>
      <w:proofErr w:type="spellStart"/>
      <w:r>
        <w:rPr>
          <w:lang w:val="pl-PL"/>
        </w:rPr>
        <w:t>Bui</w:t>
      </w:r>
      <w:r w:rsidR="0067075A">
        <w:rPr>
          <w:lang w:val="pl-PL"/>
        </w:rPr>
        <w:t>ld</w:t>
      </w:r>
      <w:proofErr w:type="spellEnd"/>
      <w:r w:rsidR="0067075A">
        <w:rPr>
          <w:lang w:val="pl-PL"/>
        </w:rPr>
        <w:t xml:space="preserve"> and Run for Windows Phone 8”.</w:t>
      </w:r>
    </w:p>
    <w:p w:rsidR="00A74386" w:rsidRDefault="00A74386" w:rsidP="00A74386">
      <w:pPr>
        <w:pStyle w:val="Nagwek1"/>
        <w:rPr>
          <w:lang w:val="pl-PL"/>
        </w:rPr>
      </w:pPr>
      <w:bookmarkStart w:id="52" w:name="_Toc394523198"/>
      <w:r>
        <w:rPr>
          <w:lang w:val="pl-PL"/>
        </w:rPr>
        <w:lastRenderedPageBreak/>
        <w:t>Zaimplementowane programy testujące</w:t>
      </w:r>
      <w:bookmarkEnd w:id="52"/>
    </w:p>
    <w:p w:rsidR="004C30BF" w:rsidRDefault="004C30BF" w:rsidP="004C30BF">
      <w:pPr>
        <w:rPr>
          <w:lang w:val="pl-PL"/>
        </w:rPr>
      </w:pPr>
    </w:p>
    <w:p w:rsidR="00130D0D" w:rsidRDefault="00130D0D" w:rsidP="00130D0D">
      <w:pPr>
        <w:pStyle w:val="Nagwek2"/>
        <w:rPr>
          <w:lang w:val="pl-PL"/>
        </w:rPr>
      </w:pPr>
      <w:bookmarkStart w:id="53" w:name="_Toc394523199"/>
      <w:r>
        <w:rPr>
          <w:lang w:val="pl-PL"/>
        </w:rPr>
        <w:t xml:space="preserve">Unity: Test grafiki </w:t>
      </w:r>
      <w:r w:rsidR="002946EA">
        <w:rPr>
          <w:lang w:val="pl-PL"/>
        </w:rPr>
        <w:t>2D i 3D - benchmarki</w:t>
      </w:r>
      <w:bookmarkEnd w:id="53"/>
    </w:p>
    <w:p w:rsidR="004C30BF" w:rsidRDefault="004C30BF" w:rsidP="004C30BF">
      <w:pPr>
        <w:rPr>
          <w:lang w:val="pl-PL"/>
        </w:rPr>
      </w:pPr>
    </w:p>
    <w:p w:rsidR="002946EA" w:rsidRDefault="002946EA" w:rsidP="002946EA">
      <w:pPr>
        <w:ind w:firstLine="576"/>
        <w:rPr>
          <w:lang w:val="pl-PL"/>
        </w:rPr>
      </w:pPr>
      <w:r>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Pr>
          <w:lang w:val="pl-PL"/>
        </w:rPr>
        <w:t>Juicbox</w:t>
      </w:r>
      <w:proofErr w:type="spellEnd"/>
      <w:r>
        <w:rPr>
          <w:lang w:val="pl-PL"/>
        </w:rPr>
        <w:t xml:space="preserve"> </w:t>
      </w:r>
      <w:proofErr w:type="spellStart"/>
      <w:r>
        <w:rPr>
          <w:lang w:val="pl-PL"/>
        </w:rPr>
        <w:t>games</w:t>
      </w:r>
      <w:proofErr w:type="spellEnd"/>
      <w:r>
        <w:rPr>
          <w:lang w:val="pl-PL"/>
        </w:rPr>
        <w:t xml:space="preserve"> </w:t>
      </w:r>
      <w:hyperlink r:id="rId21" w:history="1">
        <w:r w:rsidRPr="00A60E2A">
          <w:rPr>
            <w:rStyle w:val="Hipercze"/>
            <w:lang w:val="pl-PL"/>
          </w:rPr>
          <w:t>http://blog.juiceboxmobile.com/2013/03/06/2d-gaming-mobile-performance-starling-air-vs-unity-3d/</w:t>
        </w:r>
      </w:hyperlink>
    </w:p>
    <w:p w:rsidR="002946EA" w:rsidRDefault="002946EA" w:rsidP="002946EA">
      <w:pPr>
        <w:ind w:firstLine="576"/>
        <w:rPr>
          <w:lang w:val="pl-PL"/>
        </w:rPr>
      </w:pPr>
      <w:r>
        <w:rPr>
          <w:lang w:val="pl-PL"/>
        </w:rPr>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Pr>
          <w:lang w:val="pl-PL"/>
        </w:rPr>
        <w:t>TestEngine</w:t>
      </w:r>
      <w:proofErr w:type="spellEnd"/>
      <w:r>
        <w:rPr>
          <w:lang w:val="pl-PL"/>
        </w:rPr>
        <w:t>, w którym przechowywane były metody odpowiedzialne za tworzenie konkretnych obiektów</w:t>
      </w:r>
      <w:r w:rsidR="0008291D">
        <w:rPr>
          <w:lang w:val="pl-PL"/>
        </w:rPr>
        <w:t xml:space="preserve"> już podczas trwania benchmarków. Skrypt testujący klasy </w:t>
      </w:r>
      <w:proofErr w:type="spellStart"/>
      <w:r w:rsidR="0008291D">
        <w:rPr>
          <w:lang w:val="pl-PL"/>
        </w:rPr>
        <w:t>TestMain</w:t>
      </w:r>
      <w:proofErr w:type="spellEnd"/>
      <w:r w:rsidR="0008291D">
        <w:rPr>
          <w:lang w:val="pl-PL"/>
        </w:rPr>
        <w:t xml:space="preserve"> posiadał między innymi referencję na obiekt </w:t>
      </w:r>
      <w:proofErr w:type="spellStart"/>
      <w:r w:rsidR="0008291D">
        <w:rPr>
          <w:lang w:val="pl-PL"/>
        </w:rPr>
        <w:t>TestEngine</w:t>
      </w:r>
      <w:proofErr w:type="spellEnd"/>
      <w:r w:rsidR="0008291D">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08291D">
        <w:rPr>
          <w:lang w:val="pl-PL"/>
        </w:rPr>
        <w:t>HandleEvent</w:t>
      </w:r>
      <w:proofErr w:type="spellEnd"/>
      <w:r w:rsidR="0008291D">
        <w:rPr>
          <w:lang w:val="pl-PL"/>
        </w:rPr>
        <w:t xml:space="preserve">() zajmująca się zapisywaniem wyników każdego z benchmarków oraz metoda </w:t>
      </w:r>
      <w:proofErr w:type="spellStart"/>
      <w:r w:rsidR="0008291D">
        <w:rPr>
          <w:lang w:val="pl-PL"/>
        </w:rPr>
        <w:t>h</w:t>
      </w:r>
      <w:r w:rsidR="0008291D" w:rsidRPr="0008291D">
        <w:rPr>
          <w:lang w:val="pl-PL"/>
        </w:rPr>
        <w:t>andleEnd</w:t>
      </w:r>
      <w:proofErr w:type="spellEnd"/>
      <w:r w:rsidR="0008291D" w:rsidRPr="0008291D">
        <w:rPr>
          <w:lang w:val="pl-PL"/>
        </w:rPr>
        <w:t>()</w:t>
      </w:r>
      <w:r w:rsidR="0008291D">
        <w:rPr>
          <w:lang w:val="pl-PL"/>
        </w:rPr>
        <w:t xml:space="preserve"> odpowiedzialna za wypisanie tychże po wyczerpaniu testów z kolejki.</w:t>
      </w:r>
    </w:p>
    <w:p w:rsidR="0008291D" w:rsidRDefault="0008291D" w:rsidP="002946EA">
      <w:pPr>
        <w:ind w:firstLine="576"/>
        <w:rPr>
          <w:lang w:val="pl-PL"/>
        </w:rPr>
      </w:pPr>
      <w:r>
        <w:rPr>
          <w:lang w:val="pl-PL"/>
        </w:rPr>
        <w:t xml:space="preserve">Klasa </w:t>
      </w:r>
      <w:proofErr w:type="spellStart"/>
      <w:r>
        <w:rPr>
          <w:lang w:val="pl-PL"/>
        </w:rPr>
        <w:t>TestEngine</w:t>
      </w:r>
      <w:proofErr w:type="spellEnd"/>
      <w:r>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Pr>
          <w:lang w:val="pl-PL"/>
        </w:rPr>
        <w:t>workload</w:t>
      </w:r>
      <w:proofErr w:type="spellEnd"/>
      <w:r>
        <w:rPr>
          <w:lang w:val="pl-PL"/>
        </w:rPr>
        <w:t>”</w:t>
      </w:r>
      <w:r w:rsidR="00D4348F">
        <w:rPr>
          <w:lang w:val="pl-PL"/>
        </w:rPr>
        <w:t>.</w:t>
      </w:r>
    </w:p>
    <w:p w:rsidR="00D4348F" w:rsidRDefault="00D4348F" w:rsidP="002946EA">
      <w:pPr>
        <w:ind w:firstLine="576"/>
        <w:rPr>
          <w:lang w:val="pl-PL"/>
        </w:rPr>
      </w:pPr>
    </w:p>
    <w:p w:rsidR="00190961" w:rsidRDefault="00D4348F" w:rsidP="002946EA">
      <w:pPr>
        <w:ind w:firstLine="576"/>
        <w:rPr>
          <w:lang w:val="pl-PL"/>
        </w:rPr>
      </w:pPr>
      <w:r>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75pt;height:79.45pt" o:ole="">
            <v:imagedata r:id="rId22" o:title=""/>
          </v:shape>
          <o:OLEObject Type="Embed" ProgID="Word.OpenDocumentText.12" ShapeID="_x0000_i1027" DrawAspect="Content" ObjectID="_1468265131" r:id="rId23"/>
        </w:object>
      </w:r>
      <w:r>
        <w:rPr>
          <w:lang w:val="pl-PL"/>
        </w:rPr>
        <w:tab/>
        <w:t xml:space="preserve">Podczas sprzątania klasa kontaktuje się też z klasą </w:t>
      </w:r>
      <w:proofErr w:type="spellStart"/>
      <w:r>
        <w:rPr>
          <w:lang w:val="pl-PL"/>
        </w:rPr>
        <w:t>TestMain</w:t>
      </w:r>
      <w:proofErr w:type="spellEnd"/>
      <w:r>
        <w:rPr>
          <w:lang w:val="pl-PL"/>
        </w:rPr>
        <w:t xml:space="preserve"> poprzez interfejs </w:t>
      </w:r>
      <w:proofErr w:type="spellStart"/>
      <w:r>
        <w:rPr>
          <w:lang w:val="pl-PL"/>
        </w:rPr>
        <w:t>IEvent</w:t>
      </w:r>
      <w:proofErr w:type="spellEnd"/>
      <w:r>
        <w:rPr>
          <w:lang w:val="pl-PL"/>
        </w:rPr>
        <w:t xml:space="preserve"> przesyłając obiekt typu </w:t>
      </w:r>
      <w:proofErr w:type="spellStart"/>
      <w:r>
        <w:rPr>
          <w:lang w:val="pl-PL"/>
        </w:rPr>
        <w:t>BenchmarkEvent</w:t>
      </w:r>
      <w:proofErr w:type="spellEnd"/>
      <w:r>
        <w:rPr>
          <w:lang w:val="pl-PL"/>
        </w:rPr>
        <w:t xml:space="preserve"> w celu poinformowania tejże o zakończeniu danego testu, oraz przekazania wyników.</w:t>
      </w:r>
    </w:p>
    <w:p w:rsidR="00D61F96" w:rsidRDefault="00D4348F" w:rsidP="002946EA">
      <w:pPr>
        <w:ind w:firstLine="576"/>
        <w:rPr>
          <w:lang w:val="pl-PL"/>
        </w:rPr>
      </w:pPr>
      <w:r>
        <w:rPr>
          <w:lang w:val="pl-PL"/>
        </w:rPr>
        <w:t xml:space="preserve">Klasa </w:t>
      </w:r>
      <w:proofErr w:type="spellStart"/>
      <w:r>
        <w:rPr>
          <w:lang w:val="pl-PL"/>
        </w:rPr>
        <w:t>TestEngine</w:t>
      </w:r>
      <w:proofErr w:type="spellEnd"/>
      <w:r>
        <w:rPr>
          <w:lang w:val="pl-PL"/>
        </w:rPr>
        <w:t xml:space="preserve"> odpowiedzialna jest za tworzenie obiektów typu </w:t>
      </w:r>
      <w:proofErr w:type="spellStart"/>
      <w:r>
        <w:rPr>
          <w:lang w:val="pl-PL"/>
        </w:rPr>
        <w:t>TileClass</w:t>
      </w:r>
      <w:proofErr w:type="spellEnd"/>
      <w:r>
        <w:rPr>
          <w:lang w:val="pl-PL"/>
        </w:rPr>
        <w:t xml:space="preserve"> dla testów dwuwymiarowych oraz </w:t>
      </w:r>
      <w:proofErr w:type="spellStart"/>
      <w:r>
        <w:rPr>
          <w:lang w:val="pl-PL"/>
        </w:rPr>
        <w:t>BoxClass</w:t>
      </w:r>
      <w:proofErr w:type="spellEnd"/>
      <w:r>
        <w:rPr>
          <w:lang w:val="pl-PL"/>
        </w:rPr>
        <w:t xml:space="preserve"> dla testów trójwymiarowych. Obiekty klasy </w:t>
      </w:r>
      <w:proofErr w:type="spellStart"/>
      <w:r>
        <w:rPr>
          <w:lang w:val="pl-PL"/>
        </w:rPr>
        <w:t>TileClass</w:t>
      </w:r>
      <w:proofErr w:type="spellEnd"/>
      <w:r>
        <w:rPr>
          <w:lang w:val="pl-PL"/>
        </w:rPr>
        <w:t xml:space="preserve"> posiadają w sobie metody odpowiedzialne za przemieszczanie każdego z paneli</w:t>
      </w:r>
      <w:r w:rsidR="00D61F96">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Default="00D61F96" w:rsidP="002946EA">
      <w:pPr>
        <w:ind w:firstLine="576"/>
        <w:rPr>
          <w:lang w:val="pl-PL"/>
        </w:rPr>
      </w:pPr>
      <w:r>
        <w:rPr>
          <w:lang w:val="pl-PL"/>
        </w:rPr>
        <w:t xml:space="preserve">By dodać testy do kolejki wykonania należy w klasie </w:t>
      </w:r>
      <w:proofErr w:type="spellStart"/>
      <w:r>
        <w:rPr>
          <w:lang w:val="pl-PL"/>
        </w:rPr>
        <w:t>TestMain</w:t>
      </w:r>
      <w:proofErr w:type="spellEnd"/>
      <w:r>
        <w:rPr>
          <w:lang w:val="pl-PL"/>
        </w:rPr>
        <w:t xml:space="preserve"> wywołać metodę </w:t>
      </w:r>
      <w:proofErr w:type="spellStart"/>
      <w:r>
        <w:rPr>
          <w:lang w:val="pl-PL"/>
        </w:rPr>
        <w:t>addTest</w:t>
      </w:r>
      <w:proofErr w:type="spellEnd"/>
      <w:r>
        <w:rPr>
          <w:lang w:val="pl-PL"/>
        </w:rPr>
        <w:t xml:space="preserve">() z parametrami reprezentującymi nazwę testu, ilością tworzonych obiektów typu </w:t>
      </w:r>
      <w:proofErr w:type="spellStart"/>
      <w:r>
        <w:rPr>
          <w:lang w:val="pl-PL"/>
        </w:rPr>
        <w:t>TileClass</w:t>
      </w:r>
      <w:proofErr w:type="spellEnd"/>
      <w:r>
        <w:rPr>
          <w:lang w:val="pl-PL"/>
        </w:rPr>
        <w:t xml:space="preserve"> lub </w:t>
      </w:r>
      <w:proofErr w:type="spellStart"/>
      <w:r>
        <w:rPr>
          <w:lang w:val="pl-PL"/>
        </w:rPr>
        <w:t>BoxClass</w:t>
      </w:r>
      <w:proofErr w:type="spellEnd"/>
      <w:r>
        <w:rPr>
          <w:lang w:val="pl-PL"/>
        </w:rPr>
        <w:t xml:space="preserve"> oraz z parametrami decydującymi czy test ma dodatkowo obciążać urządzenie operacjami zmiennoprzecinkowymi i jeżeli </w:t>
      </w:r>
      <w:proofErr w:type="gramStart"/>
      <w:r>
        <w:rPr>
          <w:lang w:val="pl-PL"/>
        </w:rPr>
        <w:t>tak – jaką</w:t>
      </w:r>
      <w:proofErr w:type="gramEnd"/>
      <w:r>
        <w:rPr>
          <w:lang w:val="pl-PL"/>
        </w:rPr>
        <w:t xml:space="preserve"> ich ilością.</w:t>
      </w:r>
    </w:p>
    <w:p w:rsidR="0007656B" w:rsidRDefault="0007656B" w:rsidP="008F3DA9">
      <w:pPr>
        <w:ind w:firstLine="576"/>
        <w:rPr>
          <w:lang w:val="pl-PL"/>
        </w:rPr>
      </w:pPr>
      <w:r>
        <w:rPr>
          <w:lang w:val="pl-PL"/>
        </w:rPr>
        <w:t xml:space="preserve">Na urządzeniach zaprojektowano i uruchomiono testy dla 50, 250 i 500 obiektów nieruchomych, animowanych w celu sprawdzenia wydajności </w:t>
      </w:r>
      <w:r w:rsidR="008F3DA9">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Pr>
          <w:lang w:val="pl-PL"/>
        </w:rPr>
        <w:t>TestEngine</w:t>
      </w:r>
      <w:proofErr w:type="spellEnd"/>
      <w:r w:rsidR="008F3DA9">
        <w:rPr>
          <w:lang w:val="pl-PL"/>
        </w:rPr>
        <w:t>” więc</w:t>
      </w:r>
      <w:proofErr w:type="gramEnd"/>
      <w:r w:rsidR="008F3DA9">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Pr>
          <w:lang w:val="pl-PL"/>
        </w:rPr>
        <w:t xml:space="preserve"> Stworzono także test inkrementalny zwiększający ilość obiektów przedziałami od 250 do 2000 obiektów w celu znalezienia optymalnej ilości obiektów na ekranie na poszczególnych urządzeniach.</w:t>
      </w:r>
    </w:p>
    <w:p w:rsidR="008F3DA9" w:rsidRDefault="008F3DA9" w:rsidP="008F3DA9">
      <w:pPr>
        <w:ind w:firstLine="576"/>
        <w:rPr>
          <w:lang w:val="pl-PL"/>
        </w:rPr>
      </w:pPr>
    </w:p>
    <w:p w:rsidR="008A1B27" w:rsidRDefault="008A1B27" w:rsidP="008F3DA9">
      <w:pPr>
        <w:ind w:firstLine="576"/>
        <w:rPr>
          <w:lang w:val="pl-PL"/>
        </w:rPr>
      </w:pPr>
    </w:p>
    <w:p w:rsidR="00DA4101" w:rsidRDefault="00DA4101" w:rsidP="008F3DA9">
      <w:pPr>
        <w:ind w:firstLine="576"/>
        <w:rPr>
          <w:lang w:val="pl-PL"/>
        </w:rPr>
      </w:pPr>
      <w:r>
        <w:rPr>
          <w:lang w:val="pl-PL"/>
        </w:rPr>
        <w:t>!!!!!!!!!!!!!!!!!!!!!!!!!!!!!!!!!!!!!!!!!</w:t>
      </w:r>
    </w:p>
    <w:p w:rsidR="00DA4101" w:rsidRDefault="00DA4101" w:rsidP="008F3DA9">
      <w:pPr>
        <w:ind w:firstLine="576"/>
        <w:rPr>
          <w:lang w:val="pl-PL"/>
        </w:rPr>
      </w:pPr>
      <w:proofErr w:type="spellStart"/>
      <w:r>
        <w:rPr>
          <w:lang w:val="pl-PL"/>
        </w:rPr>
        <w:t>Opisac</w:t>
      </w:r>
      <w:proofErr w:type="spellEnd"/>
      <w:r>
        <w:rPr>
          <w:lang w:val="pl-PL"/>
        </w:rPr>
        <w:t xml:space="preserve"> telefony i co znaczy S4 </w:t>
      </w:r>
      <w:proofErr w:type="spellStart"/>
      <w:r>
        <w:rPr>
          <w:lang w:val="pl-PL"/>
        </w:rPr>
        <w:t>Lumia</w:t>
      </w:r>
      <w:proofErr w:type="spellEnd"/>
      <w:r>
        <w:rPr>
          <w:lang w:val="pl-PL"/>
        </w:rPr>
        <w:t xml:space="preserve"> itd.</w:t>
      </w:r>
    </w:p>
    <w:p w:rsidR="00DA4101" w:rsidRDefault="00DA4101" w:rsidP="008F3DA9">
      <w:pPr>
        <w:ind w:firstLine="576"/>
        <w:rPr>
          <w:lang w:val="pl-PL"/>
        </w:rPr>
      </w:pPr>
      <w:r>
        <w:rPr>
          <w:lang w:val="pl-PL"/>
        </w:rPr>
        <w:t>!!!!!!!!!!!!!!!!!!!!!!!!!!!!!!!!!!!!!!!!</w:t>
      </w:r>
    </w:p>
    <w:p w:rsidR="008F3DA9" w:rsidRDefault="008F3DA9" w:rsidP="00DA4101">
      <w:pPr>
        <w:keepNext/>
        <w:ind w:firstLine="576"/>
        <w:jc w:val="center"/>
      </w:pPr>
      <w:r>
        <w:rPr>
          <w:noProof/>
          <w:lang w:val="pl-PL" w:eastAsia="pl-PL" w:bidi="ar-SA"/>
        </w:rPr>
        <w:lastRenderedPageBreak/>
        <w:drawing>
          <wp:inline distT="0" distB="0" distL="0" distR="0" wp14:anchorId="08F9E817" wp14:editId="764964C3">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Default="008F3DA9" w:rsidP="00F41F4A">
      <w:pPr>
        <w:pStyle w:val="Legenda"/>
        <w:jc w:val="center"/>
        <w:rPr>
          <w:lang w:val="pl-PL"/>
        </w:rPr>
      </w:pPr>
      <w:proofErr w:type="spellStart"/>
      <w:r>
        <w:t>Wykres</w:t>
      </w:r>
      <w:proofErr w:type="spellEnd"/>
      <w:r>
        <w:t xml:space="preserve"> </w:t>
      </w:r>
      <w:fldSimple w:instr=" SEQ Wykres \* ARABIC ">
        <w:r w:rsidR="00373FE7">
          <w:rPr>
            <w:noProof/>
          </w:rPr>
          <w:t>1</w:t>
        </w:r>
      </w:fldSimple>
    </w:p>
    <w:p w:rsidR="008F3DA9" w:rsidRPr="0007656B" w:rsidRDefault="008F3DA9" w:rsidP="008F3DA9">
      <w:pPr>
        <w:ind w:firstLine="576"/>
        <w:rPr>
          <w:lang w:val="pl-PL"/>
        </w:rPr>
      </w:pPr>
    </w:p>
    <w:p w:rsidR="0007656B" w:rsidRDefault="00DA4101" w:rsidP="00DA4101">
      <w:pPr>
        <w:ind w:firstLine="576"/>
        <w:rPr>
          <w:lang w:val="pl-PL"/>
        </w:rPr>
      </w:pPr>
      <w:r>
        <w:rPr>
          <w:lang w:val="pl-PL"/>
        </w:rPr>
        <w:t xml:space="preserve">Jak widać na </w:t>
      </w:r>
      <w:proofErr w:type="gramStart"/>
      <w:r>
        <w:rPr>
          <w:lang w:val="pl-PL"/>
        </w:rPr>
        <w:t>wykresie 1. żadne</w:t>
      </w:r>
      <w:proofErr w:type="gramEnd"/>
      <w:r>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Pr>
          <w:lang w:val="pl-PL"/>
        </w:rPr>
        <w:t>iPhone</w:t>
      </w:r>
      <w:proofErr w:type="spellEnd"/>
      <w:r>
        <w:rPr>
          <w:lang w:val="pl-PL"/>
        </w:rPr>
        <w:t xml:space="preserve"> 5 i </w:t>
      </w:r>
      <w:proofErr w:type="spellStart"/>
      <w:r>
        <w:rPr>
          <w:lang w:val="pl-PL"/>
        </w:rPr>
        <w:t>iPad</w:t>
      </w:r>
      <w:proofErr w:type="spellEnd"/>
      <w:r>
        <w:rPr>
          <w:lang w:val="pl-PL"/>
        </w:rPr>
        <w:t xml:space="preserve"> 3 posiadały wystarczającą wydajność by zapewnić płynność testów. Co ciekawe, telefon Samsung </w:t>
      </w:r>
      <w:proofErr w:type="spellStart"/>
      <w:r>
        <w:rPr>
          <w:lang w:val="pl-PL"/>
        </w:rPr>
        <w:t>Galaxy</w:t>
      </w:r>
      <w:proofErr w:type="spellEnd"/>
      <w:r>
        <w:rPr>
          <w:lang w:val="pl-PL"/>
        </w:rPr>
        <w:t xml:space="preserve"> </w:t>
      </w:r>
      <w:proofErr w:type="spellStart"/>
      <w:r>
        <w:rPr>
          <w:lang w:val="pl-PL"/>
        </w:rPr>
        <w:t>Core</w:t>
      </w:r>
      <w:proofErr w:type="spellEnd"/>
      <w:r>
        <w:rPr>
          <w:lang w:val="pl-PL"/>
        </w:rPr>
        <w:t xml:space="preserve"> Plus utrzymywał w testach podobną wydajność do telefonu Samsung </w:t>
      </w:r>
      <w:proofErr w:type="spellStart"/>
      <w:r>
        <w:rPr>
          <w:lang w:val="pl-PL"/>
        </w:rPr>
        <w:t>Galaxy</w:t>
      </w:r>
      <w:proofErr w:type="spellEnd"/>
      <w:r>
        <w:rPr>
          <w:lang w:val="pl-PL"/>
        </w:rPr>
        <w:t xml:space="preserve"> S4, który jest od niego droższy ponad </w:t>
      </w:r>
      <w:proofErr w:type="gramStart"/>
      <w:r>
        <w:rPr>
          <w:lang w:val="pl-PL"/>
        </w:rPr>
        <w:t xml:space="preserve">trzykrotnie. </w:t>
      </w:r>
      <w:proofErr w:type="gramEnd"/>
      <w:r>
        <w:rPr>
          <w:lang w:val="pl-PL"/>
        </w:rPr>
        <w:t xml:space="preserve">Widać też znaczny postęp w technologii wytwarzania urządzeń mobilnych gdzie telefony S4 i </w:t>
      </w:r>
      <w:proofErr w:type="spellStart"/>
      <w:r>
        <w:rPr>
          <w:lang w:val="pl-PL"/>
        </w:rPr>
        <w:t>Core</w:t>
      </w:r>
      <w:proofErr w:type="spellEnd"/>
      <w:r>
        <w:rPr>
          <w:lang w:val="pl-PL"/>
        </w:rPr>
        <w:t xml:space="preserve"> utrzymują lepszą ilość klatek na sekundę, niż tablet </w:t>
      </w:r>
      <w:proofErr w:type="spellStart"/>
      <w:r>
        <w:rPr>
          <w:lang w:val="pl-PL"/>
        </w:rPr>
        <w:t>iPad</w:t>
      </w:r>
      <w:proofErr w:type="spellEnd"/>
      <w:r>
        <w:rPr>
          <w:lang w:val="pl-PL"/>
        </w:rPr>
        <w:t xml:space="preserve"> 1.</w:t>
      </w:r>
    </w:p>
    <w:p w:rsidR="00DA4101" w:rsidRDefault="00DA4101" w:rsidP="00DA4101">
      <w:pPr>
        <w:ind w:firstLine="576"/>
        <w:rPr>
          <w:lang w:val="pl-PL"/>
        </w:rPr>
      </w:pPr>
    </w:p>
    <w:p w:rsidR="004B751C" w:rsidRDefault="004B751C" w:rsidP="00F41F4A">
      <w:pPr>
        <w:keepNext/>
        <w:ind w:firstLine="576"/>
        <w:jc w:val="center"/>
      </w:pPr>
      <w:r>
        <w:rPr>
          <w:noProof/>
          <w:lang w:val="pl-PL" w:eastAsia="pl-PL" w:bidi="ar-SA"/>
        </w:rPr>
        <w:lastRenderedPageBreak/>
        <w:drawing>
          <wp:inline distT="0" distB="0" distL="0" distR="0" wp14:anchorId="4127E765" wp14:editId="32E4E80E">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07656B" w:rsidRDefault="004B751C" w:rsidP="00F41F4A">
      <w:pPr>
        <w:pStyle w:val="Legenda"/>
        <w:jc w:val="center"/>
        <w:rPr>
          <w:lang w:val="pl-PL"/>
        </w:rPr>
      </w:pPr>
      <w:proofErr w:type="spellStart"/>
      <w:r>
        <w:t>Wykres</w:t>
      </w:r>
      <w:proofErr w:type="spellEnd"/>
      <w:r>
        <w:t xml:space="preserve"> </w:t>
      </w:r>
      <w:fldSimple w:instr=" SEQ Wykres \* ARABIC ">
        <w:r w:rsidR="00373FE7">
          <w:rPr>
            <w:noProof/>
          </w:rPr>
          <w:t>2</w:t>
        </w:r>
      </w:fldSimple>
    </w:p>
    <w:p w:rsidR="002946EA" w:rsidRDefault="002946EA" w:rsidP="004C30BF">
      <w:pPr>
        <w:rPr>
          <w:lang w:val="pl-PL"/>
        </w:rPr>
      </w:pPr>
    </w:p>
    <w:p w:rsidR="00854397" w:rsidRDefault="00854397" w:rsidP="00854397">
      <w:pPr>
        <w:ind w:firstLine="576"/>
        <w:rPr>
          <w:lang w:val="pl-PL"/>
        </w:rPr>
      </w:pPr>
      <w:r>
        <w:rPr>
          <w:lang w:val="pl-PL"/>
        </w:rPr>
        <w:t xml:space="preserve">Jak widać z </w:t>
      </w:r>
      <w:proofErr w:type="gramStart"/>
      <w:r>
        <w:rPr>
          <w:lang w:val="pl-PL"/>
        </w:rPr>
        <w:t>wykresu 2. przy</w:t>
      </w:r>
      <w:proofErr w:type="gramEnd"/>
      <w:r>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Pr>
          <w:lang w:val="pl-PL"/>
        </w:rPr>
        <w:t>iPhone</w:t>
      </w:r>
      <w:proofErr w:type="spellEnd"/>
      <w:r>
        <w:rPr>
          <w:lang w:val="pl-PL"/>
        </w:rPr>
        <w:t xml:space="preserve"> 5, który spadek wydajności pokazuje dopiero przy 500 obiektach na ekranie. Warto odnotować </w:t>
      </w:r>
      <w:proofErr w:type="gramStart"/>
      <w:r>
        <w:rPr>
          <w:lang w:val="pl-PL"/>
        </w:rPr>
        <w:t>fakt iż</w:t>
      </w:r>
      <w:proofErr w:type="gramEnd"/>
      <w:r>
        <w:rPr>
          <w:lang w:val="pl-PL"/>
        </w:rPr>
        <w:t xml:space="preserve"> urządzenia firmy Apple wykazują mniejszą stabilność przy dużej ilości obiektów na ekranie – spadek ilości klatek na sekundę był dużo bardziej wyraźny w ich przypadku.</w:t>
      </w:r>
    </w:p>
    <w:p w:rsidR="00F41F4A" w:rsidRDefault="00F41F4A" w:rsidP="00854397">
      <w:pPr>
        <w:ind w:firstLine="576"/>
        <w:rPr>
          <w:lang w:val="pl-PL"/>
        </w:rPr>
      </w:pPr>
    </w:p>
    <w:p w:rsidR="00F41F4A" w:rsidRDefault="00F41F4A" w:rsidP="00F41F4A">
      <w:pPr>
        <w:keepNext/>
        <w:ind w:firstLine="576"/>
        <w:jc w:val="center"/>
      </w:pPr>
      <w:r>
        <w:rPr>
          <w:noProof/>
          <w:lang w:val="pl-PL" w:eastAsia="pl-PL" w:bidi="ar-SA"/>
        </w:rPr>
        <w:drawing>
          <wp:inline distT="0" distB="0" distL="0" distR="0" wp14:anchorId="20780A9A" wp14:editId="383B6F7E">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Default="00F41F4A" w:rsidP="00F41F4A">
      <w:pPr>
        <w:pStyle w:val="Legenda"/>
        <w:jc w:val="center"/>
        <w:rPr>
          <w:lang w:val="pl-PL"/>
        </w:rPr>
      </w:pPr>
      <w:proofErr w:type="spellStart"/>
      <w:r>
        <w:t>Wykres</w:t>
      </w:r>
      <w:proofErr w:type="spellEnd"/>
      <w:r>
        <w:t xml:space="preserve"> </w:t>
      </w:r>
      <w:fldSimple w:instr=" SEQ Wykres \* ARABIC ">
        <w:r w:rsidR="00373FE7">
          <w:rPr>
            <w:noProof/>
          </w:rPr>
          <w:t>3</w:t>
        </w:r>
      </w:fldSimple>
    </w:p>
    <w:p w:rsidR="00854397" w:rsidRDefault="00854397" w:rsidP="00854397">
      <w:pPr>
        <w:ind w:firstLine="576"/>
        <w:rPr>
          <w:lang w:val="pl-PL"/>
        </w:rPr>
      </w:pPr>
    </w:p>
    <w:p w:rsidR="00854397" w:rsidRDefault="00854397" w:rsidP="00F41F4A">
      <w:pPr>
        <w:ind w:firstLine="576"/>
        <w:rPr>
          <w:lang w:val="pl-PL"/>
        </w:rPr>
      </w:pPr>
      <w:r>
        <w:rPr>
          <w:lang w:val="pl-PL"/>
        </w:rPr>
        <w:t xml:space="preserve">Na wykresie 3. </w:t>
      </w:r>
      <w:proofErr w:type="gramStart"/>
      <w:r>
        <w:rPr>
          <w:lang w:val="pl-PL"/>
        </w:rPr>
        <w:t>zaprezentowano</w:t>
      </w:r>
      <w:proofErr w:type="gramEnd"/>
      <w:r>
        <w:rPr>
          <w:lang w:val="pl-PL"/>
        </w:rPr>
        <w:t xml:space="preserve"> wpływ sztucznych operacji </w:t>
      </w:r>
      <w:r w:rsidR="00F41F4A">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Pr>
          <w:lang w:val="pl-PL"/>
        </w:rPr>
        <w:t>Core</w:t>
      </w:r>
      <w:proofErr w:type="spellEnd"/>
      <w:r w:rsidR="00F41F4A">
        <w:rPr>
          <w:lang w:val="pl-PL"/>
        </w:rPr>
        <w:t xml:space="preserve"> i </w:t>
      </w:r>
      <w:proofErr w:type="spellStart"/>
      <w:proofErr w:type="gramStart"/>
      <w:r w:rsidR="00F41F4A">
        <w:rPr>
          <w:lang w:val="pl-PL"/>
        </w:rPr>
        <w:t>iPad</w:t>
      </w:r>
      <w:proofErr w:type="spellEnd"/>
      <w:r w:rsidR="00F41F4A">
        <w:rPr>
          <w:lang w:val="pl-PL"/>
        </w:rPr>
        <w:t xml:space="preserve"> 1.</w:t>
      </w:r>
      <w:proofErr w:type="gramEnd"/>
    </w:p>
    <w:p w:rsidR="00720881" w:rsidRDefault="00720881" w:rsidP="00F41F4A">
      <w:pPr>
        <w:ind w:firstLine="576"/>
        <w:rPr>
          <w:lang w:val="pl-PL"/>
        </w:rPr>
      </w:pPr>
    </w:p>
    <w:p w:rsidR="00720881" w:rsidRDefault="00720881" w:rsidP="00720881">
      <w:pPr>
        <w:keepNext/>
        <w:ind w:firstLine="576"/>
        <w:jc w:val="center"/>
      </w:pPr>
      <w:r>
        <w:rPr>
          <w:noProof/>
          <w:lang w:val="pl-PL" w:eastAsia="pl-PL" w:bidi="ar-SA"/>
        </w:rPr>
        <w:drawing>
          <wp:inline distT="0" distB="0" distL="0" distR="0" wp14:anchorId="23CFF763" wp14:editId="7C52524D">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Default="00720881" w:rsidP="00720881">
      <w:pPr>
        <w:pStyle w:val="Legenda"/>
        <w:jc w:val="center"/>
        <w:rPr>
          <w:lang w:val="pl-PL"/>
        </w:rPr>
      </w:pPr>
      <w:proofErr w:type="spellStart"/>
      <w:r>
        <w:t>Wykres</w:t>
      </w:r>
      <w:proofErr w:type="spellEnd"/>
      <w:r>
        <w:t xml:space="preserve"> </w:t>
      </w:r>
      <w:fldSimple w:instr=" SEQ Wykres \* ARABIC ">
        <w:r w:rsidR="00373FE7">
          <w:rPr>
            <w:noProof/>
          </w:rPr>
          <w:t>4</w:t>
        </w:r>
      </w:fldSimple>
    </w:p>
    <w:p w:rsidR="00116301" w:rsidRDefault="00116301" w:rsidP="00F41F4A">
      <w:pPr>
        <w:ind w:firstLine="576"/>
        <w:rPr>
          <w:lang w:val="pl-PL"/>
        </w:rPr>
      </w:pPr>
    </w:p>
    <w:p w:rsidR="00720881" w:rsidRDefault="00720881" w:rsidP="00720881">
      <w:pPr>
        <w:ind w:firstLine="576"/>
        <w:rPr>
          <w:lang w:val="pl-PL"/>
        </w:rPr>
      </w:pPr>
      <w:r>
        <w:rPr>
          <w:lang w:val="pl-PL"/>
        </w:rPr>
        <w:t xml:space="preserve">Na wykresie 4. </w:t>
      </w:r>
      <w:proofErr w:type="gramStart"/>
      <w:r>
        <w:rPr>
          <w:lang w:val="pl-PL"/>
        </w:rPr>
        <w:t>zaprezentowano</w:t>
      </w:r>
      <w:proofErr w:type="gramEnd"/>
      <w:r>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Pr>
          <w:lang w:val="pl-PL"/>
        </w:rPr>
        <w:t>Lumia</w:t>
      </w:r>
      <w:proofErr w:type="spellEnd"/>
      <w:r>
        <w:rPr>
          <w:lang w:val="pl-PL"/>
        </w:rPr>
        <w:t xml:space="preserve"> 625 osiągając niesatysfakcjonujące wyniki już przy ok. 175 </w:t>
      </w:r>
      <w:proofErr w:type="gramStart"/>
      <w:r>
        <w:rPr>
          <w:lang w:val="pl-PL"/>
        </w:rPr>
        <w:t xml:space="preserve">obiektach. </w:t>
      </w:r>
      <w:proofErr w:type="gramEnd"/>
      <w:r>
        <w:rPr>
          <w:lang w:val="pl-PL"/>
        </w:rPr>
        <w:t xml:space="preserve">Najlepiej poradził sobie </w:t>
      </w:r>
      <w:proofErr w:type="spellStart"/>
      <w:r>
        <w:rPr>
          <w:lang w:val="pl-PL"/>
        </w:rPr>
        <w:t>iPhone</w:t>
      </w:r>
      <w:proofErr w:type="spellEnd"/>
      <w:r>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Default="006D11E0" w:rsidP="00720881">
      <w:pPr>
        <w:ind w:firstLine="576"/>
        <w:rPr>
          <w:lang w:val="pl-PL"/>
        </w:rPr>
      </w:pPr>
    </w:p>
    <w:p w:rsidR="006D11E0" w:rsidRDefault="006D11E0" w:rsidP="00720881">
      <w:pPr>
        <w:ind w:firstLine="576"/>
        <w:rPr>
          <w:lang w:val="pl-PL"/>
        </w:rPr>
      </w:pPr>
    </w:p>
    <w:p w:rsidR="006D11E0" w:rsidRDefault="006D11E0" w:rsidP="00720881">
      <w:pPr>
        <w:ind w:firstLine="576"/>
        <w:rPr>
          <w:lang w:val="pl-PL"/>
        </w:rPr>
      </w:pPr>
    </w:p>
    <w:p w:rsidR="006D11E0" w:rsidRDefault="006D11E0" w:rsidP="00720881">
      <w:pPr>
        <w:ind w:firstLine="576"/>
        <w:rPr>
          <w:lang w:val="pl-PL"/>
        </w:rPr>
      </w:pPr>
    </w:p>
    <w:p w:rsidR="006D11E0" w:rsidRDefault="006D11E0" w:rsidP="00720881">
      <w:pPr>
        <w:ind w:firstLine="576"/>
        <w:rPr>
          <w:lang w:val="pl-PL"/>
        </w:rPr>
      </w:pPr>
    </w:p>
    <w:p w:rsidR="006D11E0" w:rsidRDefault="006D11E0" w:rsidP="00720881">
      <w:pPr>
        <w:ind w:firstLine="576"/>
        <w:rPr>
          <w:lang w:val="pl-PL"/>
        </w:rPr>
      </w:pPr>
    </w:p>
    <w:p w:rsidR="006D11E0" w:rsidRDefault="006D11E0" w:rsidP="00720881">
      <w:pPr>
        <w:ind w:firstLine="576"/>
        <w:rPr>
          <w:lang w:val="pl-PL"/>
        </w:rPr>
      </w:pPr>
      <w:r>
        <w:rPr>
          <w:lang w:val="pl-PL"/>
        </w:rPr>
        <w:lastRenderedPageBreak/>
        <w:t>!!!!!!!!!!!!!!!!!!!!!!!!!!!!!!!!!!!!!!!!!!!!!!!!!!!!!</w:t>
      </w:r>
    </w:p>
    <w:p w:rsidR="006D11E0" w:rsidRDefault="006D11E0" w:rsidP="00720881">
      <w:pPr>
        <w:ind w:firstLine="576"/>
        <w:rPr>
          <w:lang w:val="pl-PL"/>
        </w:rPr>
      </w:pPr>
      <w:r>
        <w:rPr>
          <w:lang w:val="pl-PL"/>
        </w:rPr>
        <w:t>Testy 3D!</w:t>
      </w:r>
    </w:p>
    <w:p w:rsidR="006D11E0" w:rsidRDefault="006D11E0" w:rsidP="00720881">
      <w:pPr>
        <w:ind w:firstLine="576"/>
        <w:rPr>
          <w:lang w:val="pl-PL"/>
        </w:rPr>
      </w:pPr>
      <w:r>
        <w:rPr>
          <w:lang w:val="pl-PL"/>
        </w:rPr>
        <w:t>!!!!!!!!!!!!!!!!!!!!!!!!!!!!!!!!!!!!!!!!!!!!!!!!!!!!!</w:t>
      </w:r>
    </w:p>
    <w:p w:rsidR="00720881" w:rsidRDefault="00720881" w:rsidP="00F41F4A">
      <w:pPr>
        <w:ind w:firstLine="576"/>
        <w:rPr>
          <w:lang w:val="pl-PL"/>
        </w:rPr>
      </w:pPr>
    </w:p>
    <w:p w:rsidR="0037711F" w:rsidRDefault="0037711F" w:rsidP="0037711F">
      <w:pPr>
        <w:keepNext/>
        <w:ind w:firstLine="576"/>
        <w:jc w:val="center"/>
      </w:pPr>
      <w:r>
        <w:rPr>
          <w:noProof/>
          <w:lang w:val="pl-PL" w:eastAsia="pl-PL" w:bidi="ar-SA"/>
        </w:rPr>
        <w:drawing>
          <wp:inline distT="0" distB="0" distL="0" distR="0" wp14:anchorId="1C5DD9AB" wp14:editId="57743D33">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20881" w:rsidRDefault="0037711F" w:rsidP="0037711F">
      <w:pPr>
        <w:pStyle w:val="Legenda"/>
        <w:jc w:val="center"/>
        <w:rPr>
          <w:lang w:val="pl-PL"/>
        </w:rPr>
      </w:pPr>
      <w:proofErr w:type="spellStart"/>
      <w:r>
        <w:t>Wykres</w:t>
      </w:r>
      <w:proofErr w:type="spellEnd"/>
      <w:r>
        <w:t xml:space="preserve"> </w:t>
      </w:r>
      <w:fldSimple w:instr=" SEQ Wykres \* ARABIC ">
        <w:r w:rsidR="00373FE7">
          <w:rPr>
            <w:noProof/>
          </w:rPr>
          <w:t>5</w:t>
        </w:r>
      </w:fldSimple>
    </w:p>
    <w:p w:rsidR="00373FE7" w:rsidRDefault="00373FE7" w:rsidP="00373FE7">
      <w:pPr>
        <w:rPr>
          <w:lang w:val="pl-PL"/>
        </w:rPr>
      </w:pPr>
    </w:p>
    <w:p w:rsidR="00373FE7" w:rsidRDefault="00373FE7" w:rsidP="00373FE7">
      <w:pPr>
        <w:ind w:firstLine="576"/>
        <w:rPr>
          <w:lang w:val="pl-PL"/>
        </w:rPr>
      </w:pPr>
      <w:r>
        <w:rPr>
          <w:lang w:val="pl-PL"/>
        </w:rPr>
        <w:t xml:space="preserve">Jak widać na </w:t>
      </w:r>
      <w:proofErr w:type="gramStart"/>
      <w:r>
        <w:rPr>
          <w:lang w:val="pl-PL"/>
        </w:rPr>
        <w:t>wykresie 5. praktycznie</w:t>
      </w:r>
      <w:proofErr w:type="gramEnd"/>
      <w:r>
        <w:rPr>
          <w:lang w:val="pl-PL"/>
        </w:rPr>
        <w:t xml:space="preserve"> wszystkie urządzenia uzyskiwały lepsze rezultaty po przejściu w tryb </w:t>
      </w:r>
      <w:proofErr w:type="spellStart"/>
      <w:r>
        <w:rPr>
          <w:lang w:val="pl-PL"/>
        </w:rPr>
        <w:t>renderowania</w:t>
      </w:r>
      <w:proofErr w:type="spellEnd"/>
      <w:r>
        <w:rPr>
          <w:lang w:val="pl-PL"/>
        </w:rPr>
        <w:t xml:space="preserve"> grafiki 3D. Liderem jest tu telefony typu </w:t>
      </w:r>
      <w:proofErr w:type="spellStart"/>
      <w:r>
        <w:rPr>
          <w:lang w:val="pl-PL"/>
        </w:rPr>
        <w:t>Core</w:t>
      </w:r>
      <w:proofErr w:type="spellEnd"/>
      <w:r>
        <w:rPr>
          <w:lang w:val="pl-PL"/>
        </w:rPr>
        <w:t xml:space="preserve">,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 może tez sugerować różnice w </w:t>
      </w:r>
      <w:proofErr w:type="spellStart"/>
      <w:r>
        <w:rPr>
          <w:lang w:val="pl-PL"/>
        </w:rPr>
        <w:t>shaderach</w:t>
      </w:r>
      <w:proofErr w:type="spellEnd"/>
      <w:r>
        <w:rPr>
          <w:lang w:val="pl-PL"/>
        </w:rPr>
        <w:t xml:space="preserve"> pomiędzy modułami – </w:t>
      </w:r>
      <w:proofErr w:type="spellStart"/>
      <w:r>
        <w:rPr>
          <w:lang w:val="pl-PL"/>
        </w:rPr>
        <w:t>shadery</w:t>
      </w:r>
      <w:proofErr w:type="spellEnd"/>
      <w:r>
        <w:rPr>
          <w:lang w:val="pl-PL"/>
        </w:rPr>
        <w:t xml:space="preserve"> w wersji 3D rozwijane są od bardzo dawna i przystosowane są do możliwości platform mobilnych zapewniając implementacje alternatywne i tzw. </w:t>
      </w:r>
      <w:proofErr w:type="spellStart"/>
      <w:r>
        <w:rPr>
          <w:lang w:val="pl-PL"/>
        </w:rPr>
        <w:t>fallback</w:t>
      </w:r>
      <w:proofErr w:type="spellEnd"/>
      <w:r>
        <w:rPr>
          <w:lang w:val="pl-PL"/>
        </w:rPr>
        <w:t xml:space="preserve"> </w:t>
      </w:r>
      <w:proofErr w:type="spellStart"/>
      <w:r>
        <w:rPr>
          <w:lang w:val="pl-PL"/>
        </w:rPr>
        <w:t>shader</w:t>
      </w:r>
      <w:proofErr w:type="spellEnd"/>
      <w:r>
        <w:rPr>
          <w:lang w:val="pl-PL"/>
        </w:rPr>
        <w:t>, gdzie wersja dwuwymiarowa niekoniecznie.</w:t>
      </w:r>
    </w:p>
    <w:p w:rsidR="00373FE7" w:rsidRDefault="00373FE7" w:rsidP="00373FE7">
      <w:pPr>
        <w:ind w:firstLine="576"/>
        <w:rPr>
          <w:lang w:val="pl-PL"/>
        </w:rPr>
      </w:pPr>
    </w:p>
    <w:p w:rsidR="00373FE7" w:rsidRDefault="00373FE7" w:rsidP="00373FE7">
      <w:pPr>
        <w:keepNext/>
        <w:ind w:firstLine="576"/>
        <w:jc w:val="center"/>
      </w:pPr>
      <w:r>
        <w:rPr>
          <w:noProof/>
          <w:lang w:val="pl-PL" w:eastAsia="pl-PL" w:bidi="ar-SA"/>
        </w:rPr>
        <w:lastRenderedPageBreak/>
        <w:drawing>
          <wp:inline distT="0" distB="0" distL="0" distR="0" wp14:anchorId="39BA26C0" wp14:editId="356D6546">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73FE7" w:rsidRDefault="00373FE7" w:rsidP="00373FE7">
      <w:pPr>
        <w:pStyle w:val="Legenda"/>
        <w:jc w:val="center"/>
        <w:rPr>
          <w:lang w:val="pl-PL"/>
        </w:rPr>
      </w:pPr>
      <w:proofErr w:type="spellStart"/>
      <w:r>
        <w:t>Wykres</w:t>
      </w:r>
      <w:proofErr w:type="spellEnd"/>
      <w:r>
        <w:t xml:space="preserve"> </w:t>
      </w:r>
      <w:fldSimple w:instr=" SEQ Wykres \* ARABIC ">
        <w:r>
          <w:rPr>
            <w:noProof/>
          </w:rPr>
          <w:t>6</w:t>
        </w:r>
      </w:fldSimple>
    </w:p>
    <w:p w:rsidR="0037711F" w:rsidRDefault="0037711F" w:rsidP="00F41F4A">
      <w:pPr>
        <w:ind w:firstLine="576"/>
        <w:rPr>
          <w:lang w:val="pl-PL"/>
        </w:rPr>
      </w:pPr>
    </w:p>
    <w:p w:rsidR="0037711F" w:rsidRDefault="004B0C65" w:rsidP="00F41F4A">
      <w:pPr>
        <w:ind w:firstLine="576"/>
        <w:rPr>
          <w:lang w:val="pl-PL"/>
        </w:rPr>
      </w:pPr>
      <w:r>
        <w:rPr>
          <w:lang w:val="pl-PL"/>
        </w:rPr>
        <w:t xml:space="preserve">Na wykresie 6. </w:t>
      </w:r>
      <w:proofErr w:type="gramStart"/>
      <w:r>
        <w:rPr>
          <w:lang w:val="pl-PL"/>
        </w:rPr>
        <w:t>przedstawiono</w:t>
      </w:r>
      <w:proofErr w:type="gramEnd"/>
      <w:r>
        <w:rPr>
          <w:lang w:val="pl-PL"/>
        </w:rPr>
        <w:t xml:space="preserve"> różnice pomiędzy testami dwu a trójwymiarowymi z obiektami ruchomymi. Widać tutaj delikatny spadek wydajności dla telefonów typu S4, </w:t>
      </w:r>
      <w:proofErr w:type="spellStart"/>
      <w:r>
        <w:rPr>
          <w:lang w:val="pl-PL"/>
        </w:rPr>
        <w:t>Lumia</w:t>
      </w:r>
      <w:proofErr w:type="spellEnd"/>
      <w:r>
        <w:rPr>
          <w:lang w:val="pl-PL"/>
        </w:rPr>
        <w:t xml:space="preserve"> oraz </w:t>
      </w:r>
      <w:proofErr w:type="spellStart"/>
      <w:r>
        <w:rPr>
          <w:lang w:val="pl-PL"/>
        </w:rPr>
        <w:t>Core</w:t>
      </w:r>
      <w:proofErr w:type="spellEnd"/>
      <w:r>
        <w:rPr>
          <w:lang w:val="pl-PL"/>
        </w:rPr>
        <w:t xml:space="preserve">. Spadek może wynikać z konieczności przeliczania jednego dodatkowego wymiaru podczas ruchu </w:t>
      </w:r>
      <w:proofErr w:type="gramStart"/>
      <w:r>
        <w:rPr>
          <w:lang w:val="pl-PL"/>
        </w:rPr>
        <w:t>obiektów (mimo, iż</w:t>
      </w:r>
      <w:proofErr w:type="gramEnd"/>
      <w:r>
        <w:rPr>
          <w:lang w:val="pl-PL"/>
        </w:rPr>
        <w:t xml:space="preserve"> w testach jest on stały), gdzie w testach dwuwymiarowych był od razu ignorowany. </w:t>
      </w:r>
    </w:p>
    <w:p w:rsidR="0037711F" w:rsidRDefault="0037711F" w:rsidP="00F41F4A">
      <w:pPr>
        <w:ind w:firstLine="576"/>
        <w:rPr>
          <w:lang w:val="pl-PL"/>
        </w:rPr>
      </w:pPr>
    </w:p>
    <w:p w:rsidR="00720881" w:rsidRPr="00854397" w:rsidRDefault="00720881" w:rsidP="00F41F4A">
      <w:pPr>
        <w:ind w:firstLine="576"/>
        <w:rPr>
          <w:lang w:val="pl-PL"/>
        </w:rPr>
      </w:pPr>
    </w:p>
    <w:p w:rsidR="00F12229" w:rsidRDefault="00F12229" w:rsidP="00F12229">
      <w:pPr>
        <w:pStyle w:val="Nagwek2"/>
        <w:rPr>
          <w:lang w:val="pl-PL"/>
        </w:rPr>
      </w:pPr>
      <w:bookmarkStart w:id="54" w:name="_Toc394523200"/>
      <w:r>
        <w:rPr>
          <w:lang w:val="pl-PL"/>
        </w:rPr>
        <w:t>Unity: Test grafiki 2D</w:t>
      </w:r>
      <w:bookmarkEnd w:id="54"/>
    </w:p>
    <w:p w:rsidR="008F281A" w:rsidRPr="008F281A" w:rsidRDefault="008F281A" w:rsidP="008F281A">
      <w:pPr>
        <w:rPr>
          <w:lang w:val="pl-PL"/>
        </w:rPr>
      </w:pPr>
    </w:p>
    <w:p w:rsidR="00F12229" w:rsidRDefault="00F12229" w:rsidP="00F12229">
      <w:pPr>
        <w:ind w:firstLine="432"/>
        <w:rPr>
          <w:lang w:val="pl-PL"/>
        </w:rPr>
      </w:pPr>
      <w:r>
        <w:rPr>
          <w:lang w:val="pl-PL"/>
        </w:rPr>
        <w:t>W celu przetestowania wydajności urządzeń i sprawdzeniu możliwości silnika zaimplementowano prostą grę zręcznościową</w:t>
      </w:r>
      <w:r w:rsidR="008F281A">
        <w:rPr>
          <w:lang w:val="pl-PL"/>
        </w:rPr>
        <w:t xml:space="preserve">. Gra polega na wskakiwaniu po platformach na jak największą wysokość. Gdy gracz spadnie postać otwiera spadochron i zaczyna „zbierać” </w:t>
      </w:r>
      <w:proofErr w:type="gramStart"/>
      <w:r w:rsidR="008F281A">
        <w:rPr>
          <w:lang w:val="pl-PL"/>
        </w:rPr>
        <w:t>przeciwników</w:t>
      </w:r>
      <w:proofErr w:type="gramEnd"/>
      <w:r w:rsidR="008F281A">
        <w:rPr>
          <w:lang w:val="pl-PL"/>
        </w:rPr>
        <w:t>.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F12229" w:rsidRPr="007370CC" w:rsidRDefault="00B6642E" w:rsidP="008A1B27">
      <w:pPr>
        <w:ind w:firstLine="432"/>
        <w:jc w:val="center"/>
        <w:rPr>
          <w:lang w:val="pl-PL"/>
        </w:rPr>
      </w:pPr>
      <w:r>
        <w:rPr>
          <w:noProof/>
          <w:lang w:val="pl-PL" w:eastAsia="pl-PL" w:bidi="ar-SA"/>
        </w:rPr>
        <w:lastRenderedPageBreak/>
        <w:drawing>
          <wp:inline distT="0" distB="0" distL="0" distR="0" wp14:anchorId="5005795E" wp14:editId="7D0DDCD1">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F12229" w:rsidRPr="00F12229" w:rsidRDefault="00F12229" w:rsidP="008A1B27">
      <w:pPr>
        <w:pStyle w:val="Legenda"/>
        <w:jc w:val="center"/>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8F3DA9">
        <w:rPr>
          <w:noProof/>
          <w:lang w:val="pl-PL"/>
        </w:rPr>
        <w:t>16</w:t>
      </w:r>
      <w:r w:rsidR="008956DD">
        <w:rPr>
          <w:noProof/>
        </w:rPr>
        <w:fldChar w:fldCharType="end"/>
      </w:r>
      <w:r w:rsidRPr="007370CC">
        <w:rPr>
          <w:lang w:val="pl-PL"/>
        </w:rPr>
        <w:t>. Zrzut ekranu z gry zręcznościowej</w:t>
      </w:r>
    </w:p>
    <w:p w:rsidR="00641236" w:rsidRDefault="00641236" w:rsidP="00641236">
      <w:pPr>
        <w:rPr>
          <w:lang w:val="pl-PL"/>
        </w:rPr>
      </w:pPr>
    </w:p>
    <w:p w:rsidR="00641236" w:rsidRDefault="00641236" w:rsidP="003D651A">
      <w:pPr>
        <w:pStyle w:val="Nagwek3"/>
        <w:rPr>
          <w:lang w:val="pl-PL"/>
        </w:rPr>
      </w:pPr>
      <w:bookmarkStart w:id="55" w:name="_Toc394523201"/>
      <w:r>
        <w:rPr>
          <w:lang w:val="pl-PL"/>
        </w:rPr>
        <w:t>Implementacja</w:t>
      </w:r>
      <w:bookmarkEnd w:id="55"/>
    </w:p>
    <w:p w:rsidR="003D651A" w:rsidRPr="003D651A" w:rsidRDefault="003D651A" w:rsidP="003D651A">
      <w:pPr>
        <w:rPr>
          <w:lang w:val="pl-PL"/>
        </w:rPr>
      </w:pPr>
    </w:p>
    <w:p w:rsidR="00641236" w:rsidRDefault="00641236" w:rsidP="00641236">
      <w:pPr>
        <w:ind w:firstLine="432"/>
        <w:rPr>
          <w:lang w:val="pl-PL"/>
        </w:rPr>
      </w:pPr>
      <w:r>
        <w:rPr>
          <w:lang w:val="pl-PL"/>
        </w:rPr>
        <w:t xml:space="preserve">Każdy element w grze poczynając od tła, przez platformy, ikonki i postać gracza są typem </w:t>
      </w:r>
      <w:proofErr w:type="spellStart"/>
      <w:r>
        <w:rPr>
          <w:lang w:val="pl-PL"/>
        </w:rPr>
        <w:t>GameObject</w:t>
      </w:r>
      <w:proofErr w:type="spellEnd"/>
      <w:r>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Nagwek4"/>
        <w:rPr>
          <w:lang w:val="pl-PL"/>
        </w:rPr>
      </w:pPr>
      <w:bookmarkStart w:id="56" w:name="_Toc394523202"/>
      <w:r>
        <w:rPr>
          <w:lang w:val="pl-PL"/>
        </w:rPr>
        <w:t>Postać gracza</w:t>
      </w:r>
      <w:bookmarkEnd w:id="56"/>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w:t>
      </w:r>
      <w:r>
        <w:rPr>
          <w:lang w:val="pl-PL"/>
        </w:rPr>
        <w:lastRenderedPageBreak/>
        <w:t xml:space="preserve">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val="pl-PL" w:eastAsia="pl-PL" w:bidi="ar-SA"/>
        </w:rPr>
        <w:drawing>
          <wp:inline distT="0" distB="0" distL="0" distR="0" wp14:anchorId="21B9EEDB" wp14:editId="750D0898">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8F3DA9">
        <w:rPr>
          <w:noProof/>
          <w:lang w:val="pl-PL"/>
        </w:rPr>
        <w:t>17</w:t>
      </w:r>
      <w:r w:rsidR="008956DD">
        <w:rPr>
          <w:noProof/>
        </w:rPr>
        <w:fldChar w:fldCharType="end"/>
      </w:r>
      <w:r w:rsidRPr="007370CC">
        <w:rPr>
          <w:lang w:val="pl-PL"/>
        </w:rPr>
        <w:t xml:space="preserve">. Postać gracza. Na zielono obiekty klasy </w:t>
      </w:r>
      <w:proofErr w:type="spellStart"/>
      <w:r w:rsidRPr="007370CC">
        <w:rPr>
          <w:lang w:val="pl-PL"/>
        </w:rPr>
        <w:t>Collider</w:t>
      </w:r>
      <w:proofErr w:type="spellEnd"/>
    </w:p>
    <w:p w:rsidR="00641236" w:rsidRDefault="00641236" w:rsidP="00641236">
      <w:pPr>
        <w:rPr>
          <w:lang w:val="pl-PL"/>
        </w:rPr>
      </w:pPr>
    </w:p>
    <w:p w:rsidR="004045ED" w:rsidRDefault="004045ED" w:rsidP="00641236">
      <w:pPr>
        <w:rPr>
          <w:lang w:val="pl-PL"/>
        </w:rPr>
      </w:pPr>
      <w:r>
        <w:rPr>
          <w:lang w:val="pl-PL"/>
        </w:rPr>
        <w:t xml:space="preserve">Postać gracza zawiera też obiekt klasy </w:t>
      </w:r>
      <w:proofErr w:type="spellStart"/>
      <w:r>
        <w:rPr>
          <w:lang w:val="pl-PL"/>
        </w:rPr>
        <w:t>AudioSource</w:t>
      </w:r>
      <w:proofErr w:type="spellEnd"/>
      <w:r>
        <w:rPr>
          <w:lang w:val="pl-PL"/>
        </w:rPr>
        <w:t xml:space="preserv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val="pl-PL" w:eastAsia="pl-PL" w:bidi="ar-SA"/>
        </w:rPr>
        <w:lastRenderedPageBreak/>
        <w:drawing>
          <wp:inline distT="0" distB="0" distL="0" distR="0" wp14:anchorId="100FA289" wp14:editId="42DB2A3A">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8F3DA9">
        <w:rPr>
          <w:noProof/>
          <w:lang w:val="pl-PL"/>
        </w:rPr>
        <w:t>18</w:t>
      </w:r>
      <w:r w:rsidR="008956DD">
        <w:rPr>
          <w:noProof/>
        </w:rPr>
        <w:fldChar w:fldCharType="end"/>
      </w:r>
      <w:r w:rsidRPr="007370CC">
        <w:rPr>
          <w:lang w:val="pl-PL"/>
        </w:rPr>
        <w:t>. Graf animacji gracza z odpowiednimi przejściami.</w:t>
      </w:r>
    </w:p>
    <w:p w:rsidR="00E27F95" w:rsidRDefault="00E27F95" w:rsidP="00E27F95">
      <w:pPr>
        <w:pStyle w:val="Nagwek2"/>
        <w:numPr>
          <w:ilvl w:val="0"/>
          <w:numId w:val="0"/>
        </w:numPr>
        <w:ind w:left="576"/>
        <w:rPr>
          <w:lang w:val="pl-PL"/>
        </w:rPr>
      </w:pPr>
    </w:p>
    <w:p w:rsidR="003D651A" w:rsidRDefault="003D651A" w:rsidP="003D651A">
      <w:pPr>
        <w:pStyle w:val="Nagwek2"/>
        <w:rPr>
          <w:lang w:val="pl-PL"/>
        </w:rPr>
      </w:pPr>
      <w:bookmarkStart w:id="57" w:name="_Toc394523203"/>
      <w:r>
        <w:rPr>
          <w:lang w:val="pl-PL"/>
        </w:rPr>
        <w:t>Unity: Test ilości obiektów 2D</w:t>
      </w:r>
      <w:bookmarkEnd w:id="57"/>
    </w:p>
    <w:p w:rsidR="00E27F95" w:rsidRPr="00E27F95" w:rsidRDefault="00E27F95" w:rsidP="00E27F95">
      <w:pPr>
        <w:rPr>
          <w:lang w:val="pl-PL"/>
        </w:rPr>
      </w:pPr>
    </w:p>
    <w:p w:rsidR="003D651A" w:rsidRDefault="003D651A" w:rsidP="003D651A">
      <w:pPr>
        <w:ind w:firstLine="432"/>
        <w:rPr>
          <w:lang w:val="pl-PL"/>
        </w:rPr>
      </w:pPr>
      <w:r>
        <w:rPr>
          <w:lang w:val="pl-PL"/>
        </w:rPr>
        <w:t xml:space="preserve">Kolejnym z zaimplementowanych testów był test możliwości tworzenia i destrukcji obiektów klasy </w:t>
      </w:r>
      <w:proofErr w:type="spellStart"/>
      <w:r>
        <w:rPr>
          <w:lang w:val="pl-PL"/>
        </w:rPr>
        <w:t>GameObject</w:t>
      </w:r>
      <w:proofErr w:type="spellEnd"/>
      <w:r>
        <w:rPr>
          <w:lang w:val="pl-PL"/>
        </w:rPr>
        <w:t>.</w:t>
      </w:r>
      <w:r w:rsidR="00ED39F5">
        <w:rPr>
          <w:lang w:val="pl-PL"/>
        </w:rPr>
        <w:t xml:space="preserve"> W grach zręcznościowych często występuje konieczność szybkiego tworzenia i niszczenia obiektów</w:t>
      </w:r>
      <w:r w:rsidR="004C30BF">
        <w:rPr>
          <w:lang w:val="pl-PL"/>
        </w:rPr>
        <w:t>,</w:t>
      </w:r>
      <w:r w:rsidR="00ED39F5">
        <w:rPr>
          <w:lang w:val="pl-PL"/>
        </w:rPr>
        <w:t xml:space="preserve"> które reprezentują przeciwników, pociski, elementy tła lub punktację. Wiedza na temat tego, ile takich operacji możemy przeprowadzić w danej klatce bez spowalniania wykonania aplikacji na różnych platformach jest bardzo cenna.</w:t>
      </w:r>
    </w:p>
    <w:p w:rsidR="003D651A" w:rsidRDefault="003D651A" w:rsidP="003D651A">
      <w:pPr>
        <w:ind w:firstLine="432"/>
        <w:rPr>
          <w:lang w:val="pl-PL"/>
        </w:rPr>
      </w:pPr>
    </w:p>
    <w:p w:rsidR="003D651A" w:rsidRDefault="003D651A" w:rsidP="003D651A">
      <w:pPr>
        <w:ind w:firstLine="432"/>
        <w:rPr>
          <w:lang w:val="pl-PL"/>
        </w:rPr>
      </w:pPr>
      <w:r>
        <w:rPr>
          <w:lang w:val="pl-PL"/>
        </w:rPr>
        <w:t>Opisać użyteczność w normalnej grze</w:t>
      </w:r>
    </w:p>
    <w:p w:rsidR="003D651A" w:rsidRDefault="003D651A" w:rsidP="003D651A">
      <w:pPr>
        <w:rPr>
          <w:lang w:val="pl-PL"/>
        </w:rPr>
      </w:pPr>
    </w:p>
    <w:p w:rsidR="003D651A" w:rsidRDefault="003D651A" w:rsidP="00ED39F5">
      <w:pPr>
        <w:ind w:firstLine="432"/>
        <w:rPr>
          <w:lang w:val="pl-PL"/>
        </w:rPr>
      </w:pPr>
      <w:r>
        <w:rPr>
          <w:lang w:val="pl-PL"/>
        </w:rPr>
        <w:t xml:space="preserve">Kod testujący polegał na pomiarze ilości klatek na sekundę (FPS - </w:t>
      </w:r>
      <w:proofErr w:type="spellStart"/>
      <w:r>
        <w:rPr>
          <w:lang w:val="pl-PL"/>
        </w:rPr>
        <w:t>frames</w:t>
      </w:r>
      <w:proofErr w:type="spellEnd"/>
      <w:r>
        <w:rPr>
          <w:lang w:val="pl-PL"/>
        </w:rPr>
        <w:t xml:space="preserve"> per </w:t>
      </w:r>
      <w:proofErr w:type="spellStart"/>
      <w:r>
        <w:rPr>
          <w:lang w:val="pl-PL"/>
        </w:rPr>
        <w:t>second</w:t>
      </w:r>
      <w:proofErr w:type="spellEnd"/>
      <w:r>
        <w:rPr>
          <w:lang w:val="pl-PL"/>
        </w:rPr>
        <w:t>) w grze podczas tworzenia i niszczenia obiektów. Za granicę potrzebną do płynnego działania programu obrano 30fps [</w:t>
      </w:r>
      <w:proofErr w:type="gramStart"/>
      <w:r>
        <w:rPr>
          <w:lang w:val="pl-PL"/>
        </w:rPr>
        <w:t>przypis dlaczego</w:t>
      </w:r>
      <w:proofErr w:type="gramEnd"/>
      <w:r>
        <w:rPr>
          <w:lang w:val="pl-PL"/>
        </w:rPr>
        <w:t>?]. Program będzie próbował dojść do ilości obiektów na ekranie</w:t>
      </w:r>
      <w:r w:rsidR="00E27F95">
        <w:rPr>
          <w:lang w:val="pl-PL"/>
        </w:rPr>
        <w:t>,</w:t>
      </w:r>
      <w:r>
        <w:rPr>
          <w:lang w:val="pl-PL"/>
        </w:rPr>
        <w:t xml:space="preserve"> która pozwoli utrzymać wymaganą prędkość działania a następnie </w:t>
      </w:r>
      <w:r w:rsidR="00C555A5">
        <w:rPr>
          <w:lang w:val="pl-PL"/>
        </w:rPr>
        <w:t>pokaże ilość stworzonych obiektów.</w:t>
      </w:r>
      <w:r w:rsidR="00ED39F5">
        <w:rPr>
          <w:lang w:val="pl-PL"/>
        </w:rPr>
        <w:t xml:space="preserve"> Każdy z obiektów tworzonych i niszczonych podczas tego testu posiada w sobie obiekty </w:t>
      </w:r>
      <w:proofErr w:type="spellStart"/>
      <w:r w:rsidR="00ED39F5">
        <w:rPr>
          <w:lang w:val="pl-PL"/>
        </w:rPr>
        <w:t>RigidBody</w:t>
      </w:r>
      <w:proofErr w:type="spellEnd"/>
      <w:r w:rsidR="00ED39F5">
        <w:rPr>
          <w:lang w:val="pl-PL"/>
        </w:rPr>
        <w:t xml:space="preserve"> i </w:t>
      </w:r>
      <w:proofErr w:type="spellStart"/>
      <w:r w:rsidR="00ED39F5">
        <w:rPr>
          <w:lang w:val="pl-PL"/>
        </w:rPr>
        <w:t>Collider</w:t>
      </w:r>
      <w:proofErr w:type="spellEnd"/>
      <w:r w:rsidR="00ED39F5">
        <w:rPr>
          <w:lang w:val="pl-PL"/>
        </w:rPr>
        <w:t>, choć kolizje są wyłączone.</w:t>
      </w:r>
    </w:p>
    <w:p w:rsidR="00C555A5" w:rsidRDefault="00C555A5" w:rsidP="003D651A">
      <w:pPr>
        <w:rPr>
          <w:lang w:val="pl-PL"/>
        </w:rPr>
      </w:pPr>
    </w:p>
    <w:p w:rsidR="00534A68" w:rsidRDefault="00534A68" w:rsidP="003D651A">
      <w:pPr>
        <w:rPr>
          <w:lang w:val="pl-PL"/>
        </w:rPr>
      </w:pPr>
    </w:p>
    <w:p w:rsidR="00534A68" w:rsidRDefault="00534A68" w:rsidP="003D651A">
      <w:pPr>
        <w:rPr>
          <w:lang w:val="pl-PL"/>
        </w:rPr>
      </w:pPr>
      <w:r>
        <w:rPr>
          <w:lang w:val="pl-PL"/>
        </w:rPr>
        <w:t xml:space="preserve">Android: 30fps to </w:t>
      </w:r>
      <w:proofErr w:type="gramStart"/>
      <w:r>
        <w:rPr>
          <w:lang w:val="pl-PL"/>
        </w:rPr>
        <w:t xml:space="preserve">ok 70 </w:t>
      </w:r>
      <w:r w:rsidR="00ED39F5">
        <w:rPr>
          <w:lang w:val="pl-PL"/>
        </w:rPr>
        <w:t xml:space="preserve"> (development</w:t>
      </w:r>
      <w:proofErr w:type="gramEnd"/>
      <w:r w:rsidR="00ED39F5">
        <w:rPr>
          <w:lang w:val="pl-PL"/>
        </w:rPr>
        <w:t>) 80 (</w:t>
      </w:r>
      <w:proofErr w:type="spellStart"/>
      <w:r w:rsidR="00ED39F5">
        <w:rPr>
          <w:lang w:val="pl-PL"/>
        </w:rPr>
        <w:t>release</w:t>
      </w:r>
      <w:proofErr w:type="spellEnd"/>
      <w:r w:rsidR="00ED39F5">
        <w:rPr>
          <w:lang w:val="pl-PL"/>
        </w:rPr>
        <w:t xml:space="preserve">) </w:t>
      </w:r>
      <w:r>
        <w:rPr>
          <w:lang w:val="pl-PL"/>
        </w:rPr>
        <w:t xml:space="preserve">standardowych obiektów na </w:t>
      </w:r>
      <w:proofErr w:type="spellStart"/>
      <w:r>
        <w:rPr>
          <w:lang w:val="pl-PL"/>
        </w:rPr>
        <w:t>Galaxy</w:t>
      </w:r>
      <w:proofErr w:type="spellEnd"/>
      <w:r>
        <w:rPr>
          <w:lang w:val="pl-PL"/>
        </w:rPr>
        <w:t xml:space="preserve"> S4</w:t>
      </w:r>
    </w:p>
    <w:p w:rsidR="00ED39F5" w:rsidRDefault="00ED39F5" w:rsidP="003D651A">
      <w:pPr>
        <w:rPr>
          <w:lang w:val="pl-PL"/>
        </w:rPr>
      </w:pPr>
      <w:proofErr w:type="spellStart"/>
      <w:r>
        <w:rPr>
          <w:lang w:val="pl-PL"/>
        </w:rPr>
        <w:t>WindowsPhone</w:t>
      </w:r>
      <w:proofErr w:type="spellEnd"/>
      <w:r>
        <w:rPr>
          <w:lang w:val="pl-PL"/>
        </w:rPr>
        <w:t xml:space="preserve"> (</w:t>
      </w:r>
      <w:proofErr w:type="spellStart"/>
      <w:r>
        <w:rPr>
          <w:lang w:val="pl-PL"/>
        </w:rPr>
        <w:t>Lumia</w:t>
      </w:r>
      <w:proofErr w:type="spellEnd"/>
      <w:r>
        <w:rPr>
          <w:lang w:val="pl-PL"/>
        </w:rPr>
        <w:t xml:space="preserve"> 625) – 90 obiektów w </w:t>
      </w:r>
      <w:proofErr w:type="spellStart"/>
      <w:r>
        <w:rPr>
          <w:lang w:val="pl-PL"/>
        </w:rPr>
        <w:t>debug</w:t>
      </w:r>
      <w:proofErr w:type="spellEnd"/>
      <w:r>
        <w:rPr>
          <w:lang w:val="pl-PL"/>
        </w:rPr>
        <w:t>,</w:t>
      </w:r>
    </w:p>
    <w:p w:rsidR="007C15EE" w:rsidRDefault="007C15EE" w:rsidP="003D651A">
      <w:pPr>
        <w:rPr>
          <w:lang w:val="pl-PL"/>
        </w:rPr>
      </w:pPr>
      <w:proofErr w:type="spellStart"/>
      <w:proofErr w:type="gramStart"/>
      <w:r>
        <w:rPr>
          <w:lang w:val="pl-PL"/>
        </w:rPr>
        <w:t>iPhone</w:t>
      </w:r>
      <w:proofErr w:type="spellEnd"/>
      <w:proofErr w:type="gramEnd"/>
      <w:r>
        <w:rPr>
          <w:lang w:val="pl-PL"/>
        </w:rPr>
        <w:t xml:space="preserve"> 3G – 15 obiektów w </w:t>
      </w:r>
      <w:proofErr w:type="spellStart"/>
      <w:r>
        <w:rPr>
          <w:lang w:val="pl-PL"/>
        </w:rPr>
        <w:t>release</w:t>
      </w:r>
      <w:proofErr w:type="spellEnd"/>
    </w:p>
    <w:p w:rsidR="00ED39F5" w:rsidRDefault="00ED39F5" w:rsidP="003D651A">
      <w:pPr>
        <w:rPr>
          <w:lang w:val="pl-PL"/>
        </w:rPr>
      </w:pPr>
    </w:p>
    <w:p w:rsidR="00ED39F5" w:rsidRPr="003D651A" w:rsidRDefault="00ED39F5" w:rsidP="003D651A">
      <w:pPr>
        <w:rPr>
          <w:lang w:val="pl-PL"/>
        </w:rPr>
      </w:pPr>
    </w:p>
    <w:p w:rsidR="00ED39F5" w:rsidRDefault="00ED39F5" w:rsidP="00ED39F5">
      <w:pPr>
        <w:rPr>
          <w:lang w:val="pl-PL"/>
        </w:rPr>
      </w:pPr>
      <w:r>
        <w:rPr>
          <w:lang w:val="pl-PL"/>
        </w:rPr>
        <w:t xml:space="preserve">Optymalizacje? </w:t>
      </w:r>
      <w:proofErr w:type="spellStart"/>
      <w:r>
        <w:rPr>
          <w:lang w:val="pl-PL"/>
        </w:rPr>
        <w:t>Pooling</w:t>
      </w:r>
      <w:proofErr w:type="spellEnd"/>
      <w:r>
        <w:rPr>
          <w:lang w:val="pl-PL"/>
        </w:rPr>
        <w:t xml:space="preserve">, albo zamiast tworzyć obiekty </w:t>
      </w:r>
      <w:proofErr w:type="spellStart"/>
      <w:r>
        <w:rPr>
          <w:lang w:val="pl-PL"/>
        </w:rPr>
        <w:t>uzyc</w:t>
      </w:r>
      <w:proofErr w:type="spellEnd"/>
      <w:r>
        <w:rPr>
          <w:lang w:val="pl-PL"/>
        </w:rPr>
        <w:t xml:space="preserve"> </w:t>
      </w:r>
      <w:proofErr w:type="spellStart"/>
      <w:r>
        <w:rPr>
          <w:lang w:val="pl-PL"/>
        </w:rPr>
        <w:t>particle</w:t>
      </w:r>
      <w:proofErr w:type="spellEnd"/>
      <w:r>
        <w:rPr>
          <w:lang w:val="pl-PL"/>
        </w:rPr>
        <w:t xml:space="preserve"> emitera?</w:t>
      </w:r>
    </w:p>
    <w:p w:rsidR="00ED39F5" w:rsidRDefault="00ED39F5" w:rsidP="00ED39F5">
      <w:pPr>
        <w:rPr>
          <w:lang w:val="pl-PL"/>
        </w:rPr>
      </w:pPr>
    </w:p>
    <w:p w:rsidR="00ED39F5" w:rsidRDefault="00ED39F5" w:rsidP="00ED39F5">
      <w:pPr>
        <w:rPr>
          <w:ins w:id="58" w:author="Bizkit" w:date="2014-07-24T08:51:00Z"/>
          <w:lang w:val="pl-PL"/>
        </w:rPr>
      </w:pPr>
      <w:r>
        <w:rPr>
          <w:lang w:val="pl-PL"/>
        </w:rPr>
        <w:t xml:space="preserve">Po przeprowadzeniu testu ze standardowym niszczeniem obiektów spróbowano wytestować też obiekty klasy </w:t>
      </w:r>
      <w:proofErr w:type="spellStart"/>
      <w:r>
        <w:rPr>
          <w:lang w:val="pl-PL"/>
        </w:rPr>
        <w:t>ParticleEmitter</w:t>
      </w:r>
      <w:proofErr w:type="spellEnd"/>
      <w:r>
        <w:rPr>
          <w:lang w:val="pl-PL"/>
        </w:rPr>
        <w:t xml:space="preserve"> pozwalające na tworzenie większej ilości </w:t>
      </w:r>
      <w:proofErr w:type="gramStart"/>
      <w:r>
        <w:rPr>
          <w:lang w:val="pl-PL"/>
        </w:rPr>
        <w:t>obiektów ale</w:t>
      </w:r>
      <w:proofErr w:type="gramEnd"/>
      <w:r>
        <w:rPr>
          <w:lang w:val="pl-PL"/>
        </w:rPr>
        <w:t xml:space="preserve"> ograniczających ich zachowanie np. do opadania i kolizji. Tworzenie obiektów w ten sposób i dołączanie do nich elementów typu </w:t>
      </w:r>
      <w:proofErr w:type="spellStart"/>
      <w:r>
        <w:rPr>
          <w:lang w:val="pl-PL"/>
        </w:rPr>
        <w:t>RigidBody</w:t>
      </w:r>
      <w:proofErr w:type="spellEnd"/>
      <w:r>
        <w:rPr>
          <w:lang w:val="pl-PL"/>
        </w:rPr>
        <w:t xml:space="preserve"> byłoby bardzo trudne i nieefektywne.</w:t>
      </w:r>
    </w:p>
    <w:p w:rsidR="003B19EC" w:rsidRDefault="003B19EC" w:rsidP="00ED39F5">
      <w:pPr>
        <w:rPr>
          <w:ins w:id="59" w:author="Bizkit" w:date="2014-07-24T08:51:00Z"/>
          <w:lang w:val="pl-PL"/>
        </w:rPr>
      </w:pPr>
    </w:p>
    <w:p w:rsidR="003B19EC" w:rsidRDefault="003B19EC">
      <w:pPr>
        <w:pStyle w:val="Nagwek2"/>
        <w:rPr>
          <w:lang w:val="pl-PL"/>
        </w:rPr>
        <w:pPrChange w:id="60" w:author="Bizkit" w:date="2014-07-24T08:51:00Z">
          <w:pPr/>
        </w:pPrChange>
      </w:pPr>
      <w:bookmarkStart w:id="61" w:name="_Toc394523204"/>
      <w:r>
        <w:rPr>
          <w:lang w:val="pl-PL"/>
        </w:rPr>
        <w:t>Test grafiki 3D</w:t>
      </w:r>
      <w:bookmarkEnd w:id="61"/>
    </w:p>
    <w:p w:rsidR="00C368F3" w:rsidRDefault="00C368F3" w:rsidP="00C368F3">
      <w:pPr>
        <w:rPr>
          <w:lang w:val="pl-PL"/>
        </w:rPr>
      </w:pPr>
    </w:p>
    <w:p w:rsidR="003B19EC" w:rsidRDefault="00C368F3" w:rsidP="00F259ED">
      <w:pPr>
        <w:ind w:firstLine="431"/>
        <w:rPr>
          <w:lang w:val="pl-PL"/>
        </w:rPr>
      </w:pPr>
      <w:r>
        <w:rPr>
          <w:lang w:val="pl-PL"/>
        </w:rPr>
        <w:t>Kolejną z zaimplementowanych aplikacji była trójwymiarowa gra zręcznościowa podobna do Ponga</w:t>
      </w:r>
      <w:r w:rsidR="00F259ED">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Pr>
          <w:lang w:val="pl-PL"/>
        </w:rPr>
        <w:t>spin</w:t>
      </w:r>
      <w:proofErr w:type="spellEnd"/>
      <w:r w:rsidR="00F259ED">
        <w:rPr>
          <w:lang w:val="pl-PL"/>
        </w:rPr>
        <w:t>, który wpływa na jej tor lotu po odbiciu, a także na kąty odbicia po kontakcie ze ścianami.</w:t>
      </w:r>
      <w:r w:rsidR="00A24605">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F44B5B" w:rsidRDefault="00C23754" w:rsidP="00F259ED">
      <w:pPr>
        <w:ind w:firstLine="431"/>
        <w:rPr>
          <w:lang w:val="pl-PL"/>
        </w:rPr>
      </w:pPr>
      <w:r>
        <w:rPr>
          <w:lang w:val="pl-PL"/>
        </w:rPr>
        <w:t xml:space="preserve">Konstrukcja planszy w grze jest prosta – składa się z 6 ścian ułożonych w prostopadłościan. Wszystkie ze ścian posiadają w sobie element </w:t>
      </w:r>
      <w:proofErr w:type="spellStart"/>
      <w:r>
        <w:rPr>
          <w:lang w:val="pl-PL"/>
        </w:rPr>
        <w:t>BoxCollider</w:t>
      </w:r>
      <w:proofErr w:type="spellEnd"/>
      <w:r>
        <w:rPr>
          <w:lang w:val="pl-PL"/>
        </w:rPr>
        <w:t xml:space="preserve"> by mogły wchodzić w interakcje z piłką. Dwie najmniejsze ściany mają dodatkowo przyłączony skrypt „</w:t>
      </w:r>
      <w:proofErr w:type="spellStart"/>
      <w:r>
        <w:rPr>
          <w:lang w:val="pl-PL"/>
        </w:rPr>
        <w:t>scoreField</w:t>
      </w:r>
      <w:proofErr w:type="spellEnd"/>
      <w:r>
        <w:rPr>
          <w:lang w:val="pl-PL"/>
        </w:rPr>
        <w:t xml:space="preserve">” odpowiedzialny za naliczanie punktów dla odpowiedniego gracza oraz informowanie pozostałych elementów gry o bieżącym wyniku. W momencie inicjalizacji statycznej planszy </w:t>
      </w:r>
      <w:r>
        <w:rPr>
          <w:lang w:val="pl-PL"/>
        </w:rPr>
        <w:lastRenderedPageBreak/>
        <w:t>tworzony jest też niewidzialny obiekt „</w:t>
      </w:r>
      <w:proofErr w:type="spellStart"/>
      <w:r>
        <w:rPr>
          <w:lang w:val="pl-PL"/>
        </w:rPr>
        <w:t>GameManager</w:t>
      </w:r>
      <w:proofErr w:type="spellEnd"/>
      <w:r>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Pr>
          <w:lang w:val="pl-PL"/>
        </w:rPr>
        <w:t xml:space="preserve">użytkownika. </w:t>
      </w:r>
      <w:proofErr w:type="gramEnd"/>
      <w:r w:rsidR="00FE3CF7">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Default="00C06312" w:rsidP="00F259ED">
      <w:pPr>
        <w:ind w:firstLine="431"/>
        <w:rPr>
          <w:lang w:val="pl-PL"/>
        </w:rPr>
      </w:pPr>
    </w:p>
    <w:p w:rsidR="00C06312" w:rsidRDefault="00A7435F" w:rsidP="00C06312">
      <w:pPr>
        <w:pStyle w:val="Nagwek3"/>
        <w:rPr>
          <w:lang w:val="pl-PL"/>
        </w:rPr>
      </w:pPr>
      <w:bookmarkStart w:id="62" w:name="_Toc394523205"/>
      <w:r>
        <w:rPr>
          <w:lang w:val="pl-PL"/>
        </w:rPr>
        <w:t>Implementacja</w:t>
      </w:r>
      <w:bookmarkEnd w:id="62"/>
    </w:p>
    <w:p w:rsidR="00C06312" w:rsidRDefault="00C06312" w:rsidP="00C06312">
      <w:pPr>
        <w:rPr>
          <w:lang w:val="pl-PL"/>
        </w:rPr>
      </w:pPr>
    </w:p>
    <w:p w:rsidR="00DD4BAF" w:rsidRDefault="00C06312" w:rsidP="00C06312">
      <w:pPr>
        <w:rPr>
          <w:lang w:val="pl-PL"/>
        </w:rPr>
      </w:pPr>
      <w:r>
        <w:rPr>
          <w:lang w:val="pl-PL"/>
        </w:rPr>
        <w:t>Opis samej implementacji należy zacząć od klasy „</w:t>
      </w:r>
      <w:proofErr w:type="spellStart"/>
      <w:r>
        <w:rPr>
          <w:lang w:val="pl-PL"/>
        </w:rPr>
        <w:t>GameManager</w:t>
      </w:r>
      <w:proofErr w:type="spellEnd"/>
      <w:r>
        <w:rPr>
          <w:lang w:val="pl-PL"/>
        </w:rPr>
        <w:t xml:space="preserve">”, a konkretnie od jego funkcji </w:t>
      </w:r>
      <w:r w:rsidR="0042538A">
        <w:rPr>
          <w:lang w:val="pl-PL"/>
        </w:rPr>
        <w:t>S</w:t>
      </w:r>
      <w:r w:rsidR="00DD4BAF">
        <w:rPr>
          <w:lang w:val="pl-PL"/>
        </w:rPr>
        <w:t>tart(), która jest punktem wejściowym programu:</w:t>
      </w:r>
    </w:p>
    <w:p w:rsidR="00DD4BAF" w:rsidRDefault="00DD4BAF" w:rsidP="00C06312">
      <w:pPr>
        <w:rPr>
          <w:lang w:val="pl-PL"/>
        </w:rPr>
      </w:pPr>
    </w:p>
    <w:p w:rsidR="00C06312" w:rsidRPr="00C06312" w:rsidRDefault="00242A46" w:rsidP="00C06312">
      <w:pPr>
        <w:rPr>
          <w:lang w:val="pl-PL"/>
        </w:rPr>
      </w:pPr>
      <w:r>
        <w:rPr>
          <w:lang w:val="pl-PL"/>
        </w:rPr>
        <w:object w:dxaOrig="9072" w:dyaOrig="1586">
          <v:shape id="_x0000_i1025" type="#_x0000_t75" style="width:453.75pt;height:79.45pt" o:ole="">
            <v:imagedata r:id="rId33" o:title=""/>
          </v:shape>
          <o:OLEObject Type="Embed" ProgID="Word.OpenDocumentText.12" ShapeID="_x0000_i1025" DrawAspect="Content" ObjectID="_1468265132" r:id="rId34"/>
        </w:object>
      </w:r>
    </w:p>
    <w:p w:rsidR="003D651A" w:rsidRDefault="003D651A" w:rsidP="00DD4BAF">
      <w:pPr>
        <w:rPr>
          <w:lang w:val="pl-PL"/>
        </w:rPr>
      </w:pPr>
    </w:p>
    <w:p w:rsidR="00DD4BAF" w:rsidRDefault="00DD4BAF" w:rsidP="00DD4BAF">
      <w:pPr>
        <w:rPr>
          <w:lang w:val="pl-PL"/>
        </w:rPr>
      </w:pPr>
      <w:r>
        <w:rPr>
          <w:lang w:val="pl-PL"/>
        </w:rPr>
        <w:t>W funkcji tej w</w:t>
      </w:r>
      <w:r w:rsidR="0042538A">
        <w:rPr>
          <w:lang w:val="pl-PL"/>
        </w:rPr>
        <w:t xml:space="preserve"> pierwszej kolejności określamy, iż aplikacja nie powinna być zatrzymywana po utracie </w:t>
      </w:r>
      <w:proofErr w:type="spellStart"/>
      <w:r w:rsidR="0042538A">
        <w:rPr>
          <w:lang w:val="pl-PL"/>
        </w:rPr>
        <w:t>focusu</w:t>
      </w:r>
      <w:proofErr w:type="spellEnd"/>
      <w:r w:rsidR="0042538A">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Default="0042538A" w:rsidP="00DD4BAF">
      <w:pPr>
        <w:rPr>
          <w:lang w:val="pl-PL"/>
        </w:rPr>
      </w:pPr>
      <w:r>
        <w:rPr>
          <w:lang w:val="pl-PL"/>
        </w:rPr>
        <w:tab/>
        <w:t>Po ustawieniu opcji „</w:t>
      </w:r>
      <w:proofErr w:type="spellStart"/>
      <w:r>
        <w:rPr>
          <w:lang w:val="pl-PL"/>
        </w:rPr>
        <w:t>runInBackground</w:t>
      </w:r>
      <w:proofErr w:type="spellEnd"/>
      <w:r>
        <w:rPr>
          <w:lang w:val="pl-PL"/>
        </w:rPr>
        <w:t xml:space="preserve">” sprawdzany jest warunek toczącej się </w:t>
      </w:r>
      <w:proofErr w:type="gramStart"/>
      <w:r>
        <w:rPr>
          <w:lang w:val="pl-PL"/>
        </w:rPr>
        <w:t>gry – jeżeli</w:t>
      </w:r>
      <w:proofErr w:type="gramEnd"/>
      <w:r>
        <w:rPr>
          <w:lang w:val="pl-PL"/>
        </w:rPr>
        <w:t xml:space="preserve"> </w:t>
      </w:r>
      <w:r>
        <w:rPr>
          <w:lang w:val="pl-PL"/>
        </w:rPr>
        <w:lastRenderedPageBreak/>
        <w:t>nie trwa aktualnie gra pomiędzy dwojgiem graczy lub pomiędzy graczem i komputerem, włączany jest tryb gry demo pomiędzy dwoma przeciwnikami komputerowymi bez limitów punktowych.</w:t>
      </w:r>
    </w:p>
    <w:p w:rsidR="0042538A" w:rsidRDefault="0042538A" w:rsidP="00DD4BAF">
      <w:pPr>
        <w:rPr>
          <w:lang w:val="pl-PL"/>
        </w:rPr>
      </w:pPr>
      <w:r>
        <w:rPr>
          <w:lang w:val="pl-PL"/>
        </w:rPr>
        <w:tab/>
      </w:r>
    </w:p>
    <w:p w:rsidR="0042538A" w:rsidRDefault="0042538A" w:rsidP="00DD4BAF">
      <w:pPr>
        <w:rPr>
          <w:lang w:val="pl-PL"/>
        </w:rPr>
      </w:pPr>
      <w:r>
        <w:rPr>
          <w:lang w:val="pl-PL"/>
        </w:rPr>
        <w:tab/>
        <w:t>Następnie egzekucja kodu automatycznie przechodzi do funkcji Update(), wykonującej się w każdej klatce gry</w:t>
      </w:r>
      <w:r w:rsidR="001201AF">
        <w:rPr>
          <w:lang w:val="pl-PL"/>
        </w:rPr>
        <w:t>:</w:t>
      </w:r>
    </w:p>
    <w:p w:rsidR="001201AF" w:rsidRDefault="001201AF" w:rsidP="00DD4BAF">
      <w:pPr>
        <w:rPr>
          <w:lang w:val="pl-PL"/>
        </w:rPr>
      </w:pPr>
    </w:p>
    <w:p w:rsidR="00242A46" w:rsidRDefault="00242A46" w:rsidP="00DD4BAF">
      <w:pPr>
        <w:rPr>
          <w:lang w:val="pl-PL"/>
        </w:rPr>
      </w:pPr>
      <w:r>
        <w:rPr>
          <w:lang w:val="pl-PL"/>
        </w:rPr>
        <w:object w:dxaOrig="9072" w:dyaOrig="4305">
          <v:shape id="_x0000_i1026" type="#_x0000_t75" style="width:453.75pt;height:215.3pt" o:ole="">
            <v:imagedata r:id="rId35" o:title=""/>
          </v:shape>
          <o:OLEObject Type="Embed" ProgID="Word.OpenDocumentText.12" ShapeID="_x0000_i1026" DrawAspect="Content" ObjectID="_1468265133" r:id="rId36"/>
        </w:object>
      </w:r>
    </w:p>
    <w:p w:rsidR="001201AF" w:rsidRDefault="001201AF" w:rsidP="00242A46">
      <w:pPr>
        <w:rPr>
          <w:lang w:val="pl-PL"/>
        </w:rPr>
      </w:pPr>
    </w:p>
    <w:p w:rsidR="00BE61A6" w:rsidRDefault="00242A46" w:rsidP="00242A46">
      <w:pPr>
        <w:rPr>
          <w:lang w:val="pl-PL"/>
        </w:rPr>
      </w:pPr>
      <w:r>
        <w:rPr>
          <w:lang w:val="pl-PL"/>
        </w:rPr>
        <w:t xml:space="preserve">Co klatkę sprawdzany jest warunek rozpoczętej gry i w zależności od jego ewaluacji następuje blokada </w:t>
      </w:r>
      <w:proofErr w:type="gramStart"/>
      <w:r>
        <w:rPr>
          <w:lang w:val="pl-PL"/>
        </w:rPr>
        <w:t xml:space="preserve">kursora. </w:t>
      </w:r>
      <w:proofErr w:type="gramEnd"/>
      <w:r>
        <w:rPr>
          <w:lang w:val="pl-PL"/>
        </w:rPr>
        <w:t xml:space="preserve">Następnie przechwytywany jest </w:t>
      </w:r>
      <w:proofErr w:type="gramStart"/>
      <w:r>
        <w:rPr>
          <w:lang w:val="pl-PL"/>
        </w:rPr>
        <w:t>klawisz</w:t>
      </w:r>
      <w:proofErr w:type="gramEnd"/>
      <w:r>
        <w:rPr>
          <w:lang w:val="pl-PL"/>
        </w:rPr>
        <w:t xml:space="preserve"> wyjścia w celu pauzowania/wznawiania gry. „</w:t>
      </w:r>
      <w:proofErr w:type="spellStart"/>
      <w:r>
        <w:rPr>
          <w:lang w:val="pl-PL"/>
        </w:rPr>
        <w:t>Keycode.Escape</w:t>
      </w:r>
      <w:proofErr w:type="spellEnd"/>
      <w:r>
        <w:rPr>
          <w:lang w:val="pl-PL"/>
        </w:rPr>
        <w:t xml:space="preserve">” nie znaczy stricte </w:t>
      </w:r>
      <w:proofErr w:type="gramStart"/>
      <w:r>
        <w:rPr>
          <w:lang w:val="pl-PL"/>
        </w:rPr>
        <w:t>klawisza</w:t>
      </w:r>
      <w:proofErr w:type="gramEnd"/>
      <w:r>
        <w:rPr>
          <w:lang w:val="pl-PL"/>
        </w:rPr>
        <w:t xml:space="preserve"> „</w:t>
      </w:r>
      <w:proofErr w:type="spellStart"/>
      <w:r>
        <w:rPr>
          <w:lang w:val="pl-PL"/>
        </w:rPr>
        <w:t>Esc</w:t>
      </w:r>
      <w:proofErr w:type="spellEnd"/>
      <w:r>
        <w:rPr>
          <w:lang w:val="pl-PL"/>
        </w:rPr>
        <w:t>” na klawiaturze komputera osobistego, w kontekście platform mobilnych znaczy np. przycisk „</w:t>
      </w:r>
      <w:proofErr w:type="spellStart"/>
      <w:r>
        <w:rPr>
          <w:lang w:val="pl-PL"/>
        </w:rPr>
        <w:t>Back</w:t>
      </w:r>
      <w:proofErr w:type="spellEnd"/>
      <w:r>
        <w:rPr>
          <w:lang w:val="pl-PL"/>
        </w:rPr>
        <w:t>”.</w:t>
      </w:r>
    </w:p>
    <w:p w:rsidR="00242A46" w:rsidRDefault="00BE61A6" w:rsidP="00BE61A6">
      <w:pPr>
        <w:ind w:firstLine="431"/>
        <w:rPr>
          <w:lang w:val="pl-PL"/>
        </w:rPr>
      </w:pPr>
      <w:r>
        <w:rPr>
          <w:lang w:val="pl-PL"/>
        </w:rPr>
        <w:t>Po zakończeniu tej inicjalizacji przychodzi czas na narysowanie przycisków wyboru gry. Kod obsługujący te operacje znajduje się w klasie „Menu”</w:t>
      </w:r>
      <w:r w:rsidR="00D63D2D">
        <w:rPr>
          <w:lang w:val="pl-PL"/>
        </w:rPr>
        <w:t xml:space="preserve">. Engine Unity automatycznie wywołuje funkcję </w:t>
      </w:r>
      <w:proofErr w:type="spellStart"/>
      <w:r w:rsidR="00D63D2D">
        <w:rPr>
          <w:lang w:val="pl-PL"/>
        </w:rPr>
        <w:t>OnGUI</w:t>
      </w:r>
      <w:proofErr w:type="spellEnd"/>
      <w:r w:rsidR="00D63D2D">
        <w:rPr>
          <w:lang w:val="pl-PL"/>
        </w:rPr>
        <w:t>(), w której powinien być umieszczony kod zajmujący się tworzeniem interfejsu.</w:t>
      </w:r>
      <w:r w:rsidR="00861E87">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Pr>
          <w:lang w:val="pl-PL"/>
        </w:rPr>
        <w:t xml:space="preserve">do niektórych funkcji. Z klasy „Menu” dziedziczą cztery klasy: </w:t>
      </w:r>
      <w:proofErr w:type="spellStart"/>
      <w:r w:rsidR="00395456">
        <w:rPr>
          <w:lang w:val="pl-PL"/>
        </w:rPr>
        <w:t>SinglePlayerMenu</w:t>
      </w:r>
      <w:proofErr w:type="spellEnd"/>
      <w:r w:rsidR="00395456">
        <w:rPr>
          <w:lang w:val="pl-PL"/>
        </w:rPr>
        <w:t xml:space="preserve">, </w:t>
      </w:r>
      <w:proofErr w:type="spellStart"/>
      <w:r w:rsidR="00395456">
        <w:rPr>
          <w:lang w:val="pl-PL"/>
        </w:rPr>
        <w:t>ServerNameMenu</w:t>
      </w:r>
      <w:proofErr w:type="spellEnd"/>
      <w:r w:rsidR="00395456">
        <w:rPr>
          <w:lang w:val="pl-PL"/>
        </w:rPr>
        <w:t xml:space="preserve">, </w:t>
      </w:r>
      <w:proofErr w:type="spellStart"/>
      <w:r w:rsidR="00395456">
        <w:rPr>
          <w:lang w:val="pl-PL"/>
        </w:rPr>
        <w:t>JoinServerMenu</w:t>
      </w:r>
      <w:proofErr w:type="spellEnd"/>
      <w:r w:rsidR="00395456">
        <w:rPr>
          <w:lang w:val="pl-PL"/>
        </w:rPr>
        <w:t xml:space="preserve"> oraz </w:t>
      </w:r>
      <w:proofErr w:type="spellStart"/>
      <w:r w:rsidR="00395456">
        <w:rPr>
          <w:lang w:val="pl-PL"/>
        </w:rPr>
        <w:t>DisconnectMenu</w:t>
      </w:r>
      <w:proofErr w:type="spellEnd"/>
      <w:r w:rsidR="00395456">
        <w:rPr>
          <w:lang w:val="pl-PL"/>
        </w:rPr>
        <w:t xml:space="preserve">. Klasy te nadpisują niektóre metody klasy bazowej w celu np. przesunięcia przycisków w bardziej odpowiednie miejsca, czy też w </w:t>
      </w:r>
      <w:r w:rsidR="00395456">
        <w:rPr>
          <w:lang w:val="pl-PL"/>
        </w:rPr>
        <w:lastRenderedPageBreak/>
        <w:t>celu łatwiejszego wywołania niektórych z funkcjonalności aplikacji, takich jak dołączanie do istniejącego serwera czy wybór imienia w trybie jednoosobowym.</w:t>
      </w:r>
    </w:p>
    <w:p w:rsidR="00E35DBB" w:rsidRDefault="00E35DBB" w:rsidP="00BE61A6">
      <w:pPr>
        <w:ind w:firstLine="431"/>
        <w:rPr>
          <w:lang w:val="pl-PL"/>
        </w:rPr>
      </w:pPr>
      <w:r>
        <w:rPr>
          <w:lang w:val="pl-PL"/>
        </w:rPr>
        <w:t xml:space="preserve">Po wybraniu trybu dla jednego gracza i wybraniu imienia gra jest pauzowana a następnie scena jest niszczona – kasowane są paletki, piłka i światła. Nowe obiekty zostają inicjalizowane z tzw. </w:t>
      </w:r>
      <w:proofErr w:type="spellStart"/>
      <w:r>
        <w:rPr>
          <w:lang w:val="pl-PL"/>
        </w:rPr>
        <w:t>prefabów</w:t>
      </w:r>
      <w:proofErr w:type="spellEnd"/>
      <w:r>
        <w:rPr>
          <w:lang w:val="pl-PL"/>
        </w:rPr>
        <w:t xml:space="preserve"> – gotowych obiektów o odpowiednio skonfigurowanych skryptach i komponentach. W pierwszej kolejności tworzona jest piłka, która jest sferą z dołączonym obiektem klasy </w:t>
      </w:r>
      <w:proofErr w:type="spellStart"/>
      <w:r>
        <w:rPr>
          <w:lang w:val="pl-PL"/>
        </w:rPr>
        <w:t>SphereCollider</w:t>
      </w:r>
      <w:proofErr w:type="spellEnd"/>
      <w:r>
        <w:rPr>
          <w:lang w:val="pl-PL"/>
        </w:rPr>
        <w:t xml:space="preserve">, </w:t>
      </w:r>
      <w:proofErr w:type="spellStart"/>
      <w:r>
        <w:rPr>
          <w:lang w:val="pl-PL"/>
        </w:rPr>
        <w:t>RigidBody</w:t>
      </w:r>
      <w:proofErr w:type="spellEnd"/>
      <w:r>
        <w:rPr>
          <w:lang w:val="pl-PL"/>
        </w:rPr>
        <w:t xml:space="preserve"> oraz skryptem </w:t>
      </w:r>
      <w:r w:rsidR="0045115C">
        <w:rPr>
          <w:lang w:val="pl-PL"/>
        </w:rPr>
        <w:t>„</w:t>
      </w:r>
      <w:r>
        <w:rPr>
          <w:lang w:val="pl-PL"/>
        </w:rPr>
        <w:t>Ball</w:t>
      </w:r>
      <w:r w:rsidR="0045115C">
        <w:rPr>
          <w:lang w:val="pl-PL"/>
        </w:rPr>
        <w:t>”</w:t>
      </w:r>
      <w:r>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Pr>
          <w:lang w:val="pl-PL"/>
        </w:rPr>
        <w:t>.</w:t>
      </w:r>
    </w:p>
    <w:p w:rsidR="0045115C" w:rsidRDefault="0045115C" w:rsidP="00BE61A6">
      <w:pPr>
        <w:ind w:firstLine="431"/>
        <w:rPr>
          <w:lang w:val="pl-PL"/>
        </w:rPr>
      </w:pPr>
      <w:r>
        <w:rPr>
          <w:lang w:val="pl-PL"/>
        </w:rPr>
        <w:t>Następnie tworzone są paletki reprezentujące graczy – jedna dla gracza ludzkiego, jedna dla przeciwnika komputerowego. Obie wywodzą się z klasy bazowej „</w:t>
      </w:r>
      <w:proofErr w:type="spellStart"/>
      <w:r>
        <w:rPr>
          <w:lang w:val="pl-PL"/>
        </w:rPr>
        <w:t>Paddle</w:t>
      </w:r>
      <w:proofErr w:type="spellEnd"/>
      <w:r>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Pr>
          <w:lang w:val="pl-PL"/>
        </w:rPr>
        <w:t>PlayerPaddle</w:t>
      </w:r>
      <w:proofErr w:type="spellEnd"/>
      <w:r>
        <w:rPr>
          <w:lang w:val="pl-PL"/>
        </w:rPr>
        <w:t>” dodatkowo posiada mechanizmy przeliczające ruchy myszki (czy też w przypadku platform mobilnych – dotyk ekranu) na jej położenie w przestrzeni trójwymiarowej. Paletka typu „</w:t>
      </w:r>
      <w:proofErr w:type="spellStart"/>
      <w:r>
        <w:rPr>
          <w:lang w:val="pl-PL"/>
        </w:rPr>
        <w:t>AiPaddle</w:t>
      </w:r>
      <w:proofErr w:type="spellEnd"/>
      <w:r>
        <w:rPr>
          <w:lang w:val="pl-PL"/>
        </w:rPr>
        <w:t xml:space="preserve">” </w:t>
      </w:r>
      <w:proofErr w:type="spellStart"/>
      <w:r w:rsidR="00140A8F">
        <w:rPr>
          <w:lang w:val="pl-PL"/>
        </w:rPr>
        <w:t>rózni</w:t>
      </w:r>
      <w:proofErr w:type="spellEnd"/>
      <w:r w:rsidR="00140A8F">
        <w:rPr>
          <w:lang w:val="pl-PL"/>
        </w:rPr>
        <w:t xml:space="preserve"> się tylko sposobem kontroli – nadpisana zostaje metoda „</w:t>
      </w:r>
      <w:proofErr w:type="spellStart"/>
      <w:r w:rsidR="00140A8F">
        <w:rPr>
          <w:lang w:val="pl-PL"/>
        </w:rPr>
        <w:t>handlePaddleMovement</w:t>
      </w:r>
      <w:proofErr w:type="spellEnd"/>
      <w:r w:rsidR="00140A8F">
        <w:rPr>
          <w:lang w:val="pl-PL"/>
        </w:rPr>
        <w:t xml:space="preserve">()”. Sposób gry przeciwnika komputerowego jest bardzo prosty, mianowicie zmierza on zawsze w kierunku piłki </w:t>
      </w:r>
      <w:proofErr w:type="gramStart"/>
      <w:r w:rsidR="00140A8F">
        <w:rPr>
          <w:lang w:val="pl-PL"/>
        </w:rPr>
        <w:t>starając</w:t>
      </w:r>
      <w:proofErr w:type="gramEnd"/>
      <w:r w:rsidR="00140A8F">
        <w:rPr>
          <w:lang w:val="pl-PL"/>
        </w:rPr>
        <w:t xml:space="preserve"> przewidzieć się jej położenie. Różne poziomy trudności przeciwnika polegają jedynie na zmianie zmiennej „</w:t>
      </w:r>
      <w:proofErr w:type="spellStart"/>
      <w:r w:rsidR="00140A8F">
        <w:rPr>
          <w:lang w:val="pl-PL"/>
        </w:rPr>
        <w:t>dampingFactor</w:t>
      </w:r>
      <w:proofErr w:type="spellEnd"/>
      <w:r w:rsidR="00140A8F">
        <w:rPr>
          <w:lang w:val="pl-PL"/>
        </w:rPr>
        <w:t>” odpowiedzialnej za tłumienie normalnych, szybkich reakcji komputera. Wraz z czasem trwania gry „</w:t>
      </w:r>
      <w:proofErr w:type="spellStart"/>
      <w:r w:rsidR="00140A8F">
        <w:rPr>
          <w:lang w:val="pl-PL"/>
        </w:rPr>
        <w:t>dampingFactor</w:t>
      </w:r>
      <w:proofErr w:type="spellEnd"/>
      <w:r w:rsidR="00140A8F">
        <w:rPr>
          <w:lang w:val="pl-PL"/>
        </w:rPr>
        <w:t>” wzrasta i przeciwnik komputerowy przemieszcza się szybciej, przez co jego skuteczność znacznie wzrasta.</w:t>
      </w:r>
    </w:p>
    <w:p w:rsidR="004F01D5" w:rsidRDefault="004F01D5" w:rsidP="00BE61A6">
      <w:pPr>
        <w:ind w:firstLine="431"/>
        <w:rPr>
          <w:lang w:val="pl-PL"/>
        </w:rPr>
      </w:pPr>
      <w:r>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Pr>
          <w:lang w:val="pl-PL"/>
        </w:rPr>
        <w:t>Procedure</w:t>
      </w:r>
      <w:proofErr w:type="spellEnd"/>
      <w:r w:rsidR="005410A9">
        <w:rPr>
          <w:lang w:val="pl-PL"/>
        </w:rPr>
        <w:t xml:space="preserve"> Call) poinformuje gospodarza o swojej obecności. Instancje gry będą się komunikowały w celu synchronizacji imion graczy a także zresetowania punktacji. W tym momencie stworzone zostaną brakujące elementy sceny, </w:t>
      </w:r>
      <w:r w:rsidR="005410A9">
        <w:rPr>
          <w:lang w:val="pl-PL"/>
        </w:rPr>
        <w:lastRenderedPageBreak/>
        <w:t>czyli piłka i paletki. W trybie wieloosobowym będą to obiekty typu „</w:t>
      </w:r>
      <w:proofErr w:type="spellStart"/>
      <w:r w:rsidR="005410A9">
        <w:rPr>
          <w:lang w:val="pl-PL"/>
        </w:rPr>
        <w:t>MultiplayerPaddle</w:t>
      </w:r>
      <w:proofErr w:type="spellEnd"/>
      <w:r w:rsidR="005410A9">
        <w:rPr>
          <w:lang w:val="pl-PL"/>
        </w:rPr>
        <w:t>” oraz „</w:t>
      </w:r>
      <w:proofErr w:type="spellStart"/>
      <w:r w:rsidR="005410A9">
        <w:rPr>
          <w:lang w:val="pl-PL"/>
        </w:rPr>
        <w:t>MultiplayerBall</w:t>
      </w:r>
      <w:proofErr w:type="spellEnd"/>
      <w:r w:rsidR="005410A9">
        <w:rPr>
          <w:lang w:val="pl-PL"/>
        </w:rPr>
        <w:t>”.</w:t>
      </w:r>
      <w:r w:rsidR="00CA4E9C">
        <w:rPr>
          <w:lang w:val="pl-PL"/>
        </w:rPr>
        <w:t xml:space="preserve"> Główną różnica w porównaniu do obiektów tworzonych podczas gry jednoosobowej jest agregacja obiektu typu „</w:t>
      </w:r>
      <w:proofErr w:type="spellStart"/>
      <w:r w:rsidR="00CA4E9C">
        <w:rPr>
          <w:lang w:val="pl-PL"/>
        </w:rPr>
        <w:t>NetworkView</w:t>
      </w:r>
      <w:proofErr w:type="spellEnd"/>
      <w:r w:rsidR="00CA4E9C">
        <w:rPr>
          <w:lang w:val="pl-PL"/>
        </w:rPr>
        <w:t>”, który pozwala na zrzucenie odpowiedzialności za synchronizację obiektów pomiędzy graczami na silnik Unity. Drugą z różnic jest uzależnienie kontroli od wyniku zmiennej „</w:t>
      </w:r>
      <w:proofErr w:type="spellStart"/>
      <w:r w:rsidR="00CA4E9C">
        <w:rPr>
          <w:lang w:val="pl-PL"/>
        </w:rPr>
        <w:t>isMine</w:t>
      </w:r>
      <w:proofErr w:type="spellEnd"/>
      <w:r w:rsidR="00CA4E9C">
        <w:rPr>
          <w:lang w:val="pl-PL"/>
        </w:rPr>
        <w:t>” obiektu „</w:t>
      </w:r>
      <w:proofErr w:type="spellStart"/>
      <w:r w:rsidR="00CA4E9C">
        <w:rPr>
          <w:lang w:val="pl-PL"/>
        </w:rPr>
        <w:t>NetworkView</w:t>
      </w:r>
      <w:proofErr w:type="spellEnd"/>
      <w:r w:rsidR="00CA4E9C">
        <w:rPr>
          <w:lang w:val="pl-PL"/>
        </w:rPr>
        <w:t>”. Zmienna ta decyduje czy konkretny egzemplarz „</w:t>
      </w:r>
      <w:proofErr w:type="spellStart"/>
      <w:r w:rsidR="00CA4E9C">
        <w:rPr>
          <w:lang w:val="pl-PL"/>
        </w:rPr>
        <w:t>NetworkView</w:t>
      </w:r>
      <w:proofErr w:type="spellEnd"/>
      <w:r w:rsidR="00CA4E9C">
        <w:rPr>
          <w:lang w:val="pl-PL"/>
        </w:rPr>
        <w:t xml:space="preserve">” został stworzony przez obecnego gracza. Należało wprowadzić takie rozgraniczenie by gracze nie interferowali sobie nawzajem w sterowanie paletkami. </w:t>
      </w:r>
      <w:r w:rsidR="005410A9">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Pr>
          <w:lang w:val="pl-PL"/>
        </w:rPr>
        <w:t xml:space="preserve">tylko </w:t>
      </w:r>
      <w:r w:rsidR="005410A9">
        <w:rPr>
          <w:lang w:val="pl-PL"/>
        </w:rPr>
        <w:t xml:space="preserve">pozycja piłki oraz paletek. Odbywa się to samoczynnie, </w:t>
      </w:r>
      <w:r w:rsidR="00191011">
        <w:rPr>
          <w:lang w:val="pl-PL"/>
        </w:rPr>
        <w:t>przez wymieniony wcześniej obiekt „</w:t>
      </w:r>
      <w:proofErr w:type="spellStart"/>
      <w:r w:rsidR="00191011">
        <w:rPr>
          <w:lang w:val="pl-PL"/>
        </w:rPr>
        <w:t>NetworkView</w:t>
      </w:r>
      <w:proofErr w:type="spellEnd"/>
      <w:r w:rsidR="00191011">
        <w:rPr>
          <w:lang w:val="pl-PL"/>
        </w:rPr>
        <w:t>”.</w:t>
      </w:r>
    </w:p>
    <w:p w:rsidR="0045115C" w:rsidRDefault="0045115C" w:rsidP="00BE61A6">
      <w:pPr>
        <w:ind w:firstLine="431"/>
        <w:rPr>
          <w:lang w:val="pl-PL"/>
        </w:rPr>
      </w:pPr>
    </w:p>
    <w:p w:rsidR="0045115C" w:rsidRPr="00242A46" w:rsidRDefault="0045115C" w:rsidP="00BE61A6">
      <w:pPr>
        <w:ind w:firstLine="431"/>
        <w:rPr>
          <w:lang w:val="pl-PL"/>
        </w:rPr>
      </w:pPr>
      <w:bookmarkStart w:id="63" w:name="_GoBack"/>
      <w:bookmarkEnd w:id="63"/>
    </w:p>
    <w:p w:rsidR="00026143" w:rsidRPr="00026143" w:rsidRDefault="00A74386" w:rsidP="00A74386">
      <w:pPr>
        <w:pStyle w:val="Nagwek1"/>
        <w:rPr>
          <w:lang w:val="pl-PL"/>
        </w:rPr>
      </w:pPr>
      <w:bookmarkStart w:id="64" w:name="_Toc394523206"/>
      <w:r>
        <w:rPr>
          <w:lang w:val="pl-PL"/>
        </w:rPr>
        <w:lastRenderedPageBreak/>
        <w:t>Wyniki</w:t>
      </w:r>
      <w:bookmarkEnd w:id="64"/>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65" w:name="_Toc394523207"/>
      <w:r w:rsidRPr="009909C6">
        <w:rPr>
          <w:lang w:val="pl-PL"/>
        </w:rPr>
        <w:lastRenderedPageBreak/>
        <w:t>Podsumowanie i wnioski</w:t>
      </w:r>
      <w:bookmarkEnd w:id="65"/>
    </w:p>
    <w:p w:rsidR="004A27A4" w:rsidRPr="009909C6" w:rsidRDefault="004A27A4" w:rsidP="0052617E">
      <w:pPr>
        <w:pStyle w:val="Nagwek1"/>
        <w:rPr>
          <w:lang w:val="pl-PL"/>
        </w:rPr>
      </w:pPr>
      <w:bookmarkStart w:id="66" w:name="_Toc394523208"/>
      <w:r w:rsidRPr="009909C6">
        <w:rPr>
          <w:lang w:val="pl-PL"/>
        </w:rPr>
        <w:lastRenderedPageBreak/>
        <w:t>Literatura</w:t>
      </w:r>
      <w:bookmarkEnd w:id="66"/>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37"/>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55D7" w:rsidRDefault="00C855D7" w:rsidP="00070CD8">
      <w:r>
        <w:separator/>
      </w:r>
    </w:p>
  </w:endnote>
  <w:endnote w:type="continuationSeparator" w:id="0">
    <w:p w:rsidR="00C855D7" w:rsidRDefault="00C855D7"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030632" w:rsidRDefault="00030632">
        <w:pPr>
          <w:pStyle w:val="Stopka"/>
          <w:jc w:val="center"/>
        </w:pPr>
        <w:r>
          <w:fldChar w:fldCharType="begin"/>
        </w:r>
        <w:r>
          <w:instrText xml:space="preserve"> PAGE   \* MERGEFORMAT </w:instrText>
        </w:r>
        <w:r>
          <w:fldChar w:fldCharType="separate"/>
        </w:r>
        <w:r w:rsidR="001F3F37">
          <w:rPr>
            <w:noProof/>
          </w:rPr>
          <w:t>46</w:t>
        </w:r>
        <w:r>
          <w:rPr>
            <w:noProof/>
          </w:rPr>
          <w:fldChar w:fldCharType="end"/>
        </w:r>
      </w:p>
    </w:sdtContent>
  </w:sdt>
  <w:p w:rsidR="00030632" w:rsidRDefault="000306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55D7" w:rsidRDefault="00C855D7" w:rsidP="00070CD8">
      <w:r>
        <w:separator/>
      </w:r>
    </w:p>
  </w:footnote>
  <w:footnote w:type="continuationSeparator" w:id="0">
    <w:p w:rsidR="00C855D7" w:rsidRDefault="00C855D7"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3">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4">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7">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13"/>
  </w:num>
  <w:num w:numId="4">
    <w:abstractNumId w:val="22"/>
  </w:num>
  <w:num w:numId="5">
    <w:abstractNumId w:val="19"/>
  </w:num>
  <w:num w:numId="6">
    <w:abstractNumId w:val="27"/>
  </w:num>
  <w:num w:numId="7">
    <w:abstractNumId w:val="10"/>
  </w:num>
  <w:num w:numId="8">
    <w:abstractNumId w:val="10"/>
  </w:num>
  <w:num w:numId="9">
    <w:abstractNumId w:val="0"/>
  </w:num>
  <w:num w:numId="10">
    <w:abstractNumId w:val="17"/>
  </w:num>
  <w:num w:numId="11">
    <w:abstractNumId w:val="20"/>
  </w:num>
  <w:num w:numId="12">
    <w:abstractNumId w:val="10"/>
  </w:num>
  <w:num w:numId="13">
    <w:abstractNumId w:val="11"/>
  </w:num>
  <w:num w:numId="14">
    <w:abstractNumId w:val="4"/>
  </w:num>
  <w:num w:numId="15">
    <w:abstractNumId w:val="3"/>
  </w:num>
  <w:num w:numId="16">
    <w:abstractNumId w:val="12"/>
  </w:num>
  <w:num w:numId="17">
    <w:abstractNumId w:val="1"/>
  </w:num>
  <w:num w:numId="18">
    <w:abstractNumId w:val="2"/>
  </w:num>
  <w:num w:numId="19">
    <w:abstractNumId w:val="26"/>
  </w:num>
  <w:num w:numId="20">
    <w:abstractNumId w:val="7"/>
  </w:num>
  <w:num w:numId="21">
    <w:abstractNumId w:val="25"/>
  </w:num>
  <w:num w:numId="22">
    <w:abstractNumId w:val="6"/>
  </w:num>
  <w:num w:numId="23">
    <w:abstractNumId w:val="8"/>
  </w:num>
  <w:num w:numId="24">
    <w:abstractNumId w:val="10"/>
  </w:num>
  <w:num w:numId="25">
    <w:abstractNumId w:val="18"/>
  </w:num>
  <w:num w:numId="26">
    <w:abstractNumId w:val="21"/>
  </w:num>
  <w:num w:numId="27">
    <w:abstractNumId w:val="23"/>
  </w:num>
  <w:num w:numId="28">
    <w:abstractNumId w:val="24"/>
  </w:num>
  <w:num w:numId="29">
    <w:abstractNumId w:val="16"/>
  </w:num>
  <w:num w:numId="30">
    <w:abstractNumId w:val="5"/>
  </w:num>
  <w:num w:numId="31">
    <w:abstractNumId w:val="9"/>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51D9"/>
    <w:rsid w:val="001F5629"/>
    <w:rsid w:val="001F5822"/>
    <w:rsid w:val="001F58C4"/>
    <w:rsid w:val="001F6981"/>
    <w:rsid w:val="001F6B57"/>
    <w:rsid w:val="002005DC"/>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1A77"/>
    <w:rsid w:val="0044235F"/>
    <w:rsid w:val="004441CA"/>
    <w:rsid w:val="004460F5"/>
    <w:rsid w:val="0044710F"/>
    <w:rsid w:val="0044787F"/>
    <w:rsid w:val="0045115C"/>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2868"/>
    <w:rsid w:val="00B244C3"/>
    <w:rsid w:val="00B24605"/>
    <w:rsid w:val="00B24F96"/>
    <w:rsid w:val="00B2549F"/>
    <w:rsid w:val="00B265FF"/>
    <w:rsid w:val="00B26F96"/>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3D20"/>
    <w:rsid w:val="00E34541"/>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5D"/>
    <w:rsid w:val="00EE62A5"/>
    <w:rsid w:val="00EE64CD"/>
    <w:rsid w:val="00EF32F2"/>
    <w:rsid w:val="00EF6070"/>
    <w:rsid w:val="00EF6B57"/>
    <w:rsid w:val="00EF7606"/>
    <w:rsid w:val="00F031CC"/>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log.juiceboxmobile.com/2013/03/06/2d-gaming-mobile-performance-starling-air-vs-unity-3d/" TargetMode="External"/><Relationship Id="rId34"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17.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chart" Target="charts/chart5.xml"/><Relationship Id="rId36" Type="http://schemas.openxmlformats.org/officeDocument/2006/relationships/oleObject" Target="embeddings/oleObject3.bin"/><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chart" Target="charts/chart4.xml"/><Relationship Id="rId30" Type="http://schemas.openxmlformats.org/officeDocument/2006/relationships/image" Target="media/image14.png"/><Relationship Id="rId35" Type="http://schemas.openxmlformats.org/officeDocument/2006/relationships/image" Target="media/image18.emf"/></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pl-PL" sz="1200"/>
              <a:t>Test obiektów nieruchomych</a:t>
            </a:r>
          </a:p>
        </c:rich>
      </c:tx>
      <c:layout>
        <c:manualLayout>
          <c:xMode val="edge"/>
          <c:yMode val="edge"/>
          <c:x val="0.32409711286089238"/>
          <c:y val="0"/>
        </c:manualLayout>
      </c:layout>
      <c:overlay val="1"/>
    </c:title>
    <c:autoTitleDeleted val="0"/>
    <c:plotArea>
      <c:layout>
        <c:manualLayout>
          <c:layoutTarget val="inner"/>
          <c:xMode val="edge"/>
          <c:yMode val="edge"/>
          <c:x val="0.11269986398826047"/>
          <c:y val="0.10695610965296004"/>
          <c:w val="0.73994093628204727"/>
          <c:h val="0.75391586468358118"/>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289566080"/>
        <c:axId val="252814848"/>
      </c:barChart>
      <c:catAx>
        <c:axId val="289566080"/>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52814848"/>
        <c:crosses val="autoZero"/>
        <c:auto val="1"/>
        <c:lblAlgn val="ctr"/>
        <c:lblOffset val="100"/>
        <c:noMultiLvlLbl val="0"/>
      </c:catAx>
      <c:valAx>
        <c:axId val="252814848"/>
        <c:scaling>
          <c:orientation val="minMax"/>
        </c:scaling>
        <c:delete val="0"/>
        <c:axPos val="l"/>
        <c:majorGridlines/>
        <c:title>
          <c:tx>
            <c:rich>
              <a:bodyPr rot="-5400000" vert="horz"/>
              <a:lstStyle/>
              <a:p>
                <a:pPr>
                  <a:defRPr/>
                </a:pPr>
                <a:r>
                  <a:rPr lang="pl-PL"/>
                  <a:t>FPS</a:t>
                </a:r>
              </a:p>
            </c:rich>
          </c:tx>
          <c:layout>
            <c:manualLayout>
              <c:xMode val="edge"/>
              <c:yMode val="edge"/>
              <c:x val="2.208223972003499E-3"/>
              <c:y val="0.49170312044327791"/>
            </c:manualLayout>
          </c:layout>
          <c:overlay val="0"/>
        </c:title>
        <c:numFmt formatCode="0.00" sourceLinked="1"/>
        <c:majorTickMark val="out"/>
        <c:minorTickMark val="none"/>
        <c:tickLblPos val="nextTo"/>
        <c:crossAx val="28956608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53"/>
          <c:y val="0"/>
        </c:manualLayout>
      </c:layout>
      <c:overlay val="0"/>
    </c:title>
    <c:autoTitleDeleted val="0"/>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252852096"/>
        <c:axId val="253435904"/>
      </c:barChart>
      <c:catAx>
        <c:axId val="252852096"/>
        <c:scaling>
          <c:orientation val="minMax"/>
        </c:scaling>
        <c:delete val="0"/>
        <c:axPos val="b"/>
        <c:title>
          <c:tx>
            <c:rich>
              <a:bodyPr/>
              <a:lstStyle/>
              <a:p>
                <a:pPr>
                  <a:defRPr/>
                </a:pPr>
                <a:r>
                  <a:rPr lang="pl-PL"/>
                  <a:t>Ilość obiektów</a:t>
                </a:r>
              </a:p>
            </c:rich>
          </c:tx>
          <c:layout>
            <c:manualLayout>
              <c:xMode val="edge"/>
              <c:yMode val="edge"/>
              <c:x val="0.36499453193350834"/>
              <c:y val="0.92960629921259841"/>
            </c:manualLayout>
          </c:layout>
          <c:overlay val="0"/>
        </c:title>
        <c:numFmt formatCode="0" sourceLinked="1"/>
        <c:majorTickMark val="out"/>
        <c:minorTickMark val="none"/>
        <c:tickLblPos val="nextTo"/>
        <c:crossAx val="253435904"/>
        <c:crosses val="autoZero"/>
        <c:auto val="1"/>
        <c:lblAlgn val="ctr"/>
        <c:lblOffset val="100"/>
        <c:noMultiLvlLbl val="0"/>
      </c:catAx>
      <c:valAx>
        <c:axId val="253435904"/>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5285209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overlay val="0"/>
    </c:title>
    <c:autoTitleDeleted val="0"/>
    <c:plotArea>
      <c:layout>
        <c:manualLayout>
          <c:layoutTarget val="inner"/>
          <c:xMode val="edge"/>
          <c:yMode val="edge"/>
          <c:x val="0.13551640419947505"/>
          <c:y val="0.15001166520851561"/>
          <c:w val="0.67966491688538933"/>
          <c:h val="0.68676290463692036"/>
        </c:manualLayout>
      </c:layout>
      <c:barChart>
        <c:barDir val="col"/>
        <c:grouping val="clustered"/>
        <c:varyColors val="0"/>
        <c:ser>
          <c:idx val="0"/>
          <c:order val="0"/>
          <c:tx>
            <c:strRef>
              <c:f>'[wynikiBenchmarkow.xlsx]test 2D'!$B$1</c:f>
              <c:strCache>
                <c:ptCount val="1"/>
                <c:pt idx="0">
                  <c:v>S4</c:v>
                </c:pt>
              </c:strCache>
            </c:strRef>
          </c:tx>
          <c:invertIfNegative val="0"/>
          <c:cat>
            <c:numRef>
              <c:f>'[wynikiBenchmarkow.xlsx]test 2D'!$J$13,'[wynikiBenchmarkow.xlsx]test 2D'!$J$17</c:f>
              <c:numCache>
                <c:formatCode>0.00</c:formatCode>
                <c:ptCount val="2"/>
                <c:pt idx="0">
                  <c:v>225</c:v>
                </c:pt>
                <c:pt idx="1">
                  <c:v>2500</c:v>
                </c:pt>
              </c:numCache>
            </c:numRef>
          </c:cat>
          <c:val>
            <c:numRef>
              <c:f>'[wynikiBenchmarkow.xlsx]test 2D'!$B$13,'[wynikiBenchmarkow.xlsx]test 2D'!$B$17</c:f>
              <c:numCache>
                <c:formatCode>0.00</c:formatCode>
                <c:ptCount val="2"/>
                <c:pt idx="0">
                  <c:v>55.87</c:v>
                </c:pt>
                <c:pt idx="1">
                  <c:v>56.56</c:v>
                </c:pt>
              </c:numCache>
            </c:numRef>
          </c:val>
        </c:ser>
        <c:ser>
          <c:idx val="1"/>
          <c:order val="1"/>
          <c:tx>
            <c:strRef>
              <c:f>'[wynikiBenchmarkow.xlsx]test 2D'!$C$1</c:f>
              <c:strCache>
                <c:ptCount val="1"/>
                <c:pt idx="0">
                  <c:v>Lumia</c:v>
                </c:pt>
              </c:strCache>
            </c:strRef>
          </c:tx>
          <c:invertIfNegative val="0"/>
          <c:cat>
            <c:numRef>
              <c:f>'[wynikiBenchmarkow.xlsx]test 2D'!$J$13,'[wynikiBenchmarkow.xlsx]test 2D'!$J$17</c:f>
              <c:numCache>
                <c:formatCode>0.00</c:formatCode>
                <c:ptCount val="2"/>
                <c:pt idx="0">
                  <c:v>225</c:v>
                </c:pt>
                <c:pt idx="1">
                  <c:v>2500</c:v>
                </c:pt>
              </c:numCache>
            </c:numRef>
          </c:cat>
          <c:val>
            <c:numRef>
              <c:f>'[wynikiBenchmarkow.xlsx]test 2D'!$C$13,'[wynikiBenchmarkow.xlsx]test 2D'!$C$17</c:f>
              <c:numCache>
                <c:formatCode>0.00</c:formatCode>
                <c:ptCount val="2"/>
                <c:pt idx="0">
                  <c:v>44.65</c:v>
                </c:pt>
                <c:pt idx="1">
                  <c:v>44.3</c:v>
                </c:pt>
              </c:numCache>
            </c:numRef>
          </c:val>
        </c:ser>
        <c:ser>
          <c:idx val="2"/>
          <c:order val="2"/>
          <c:tx>
            <c:strRef>
              <c:f>'[wynikiBenchmarkow.xlsx]test 2D'!$D$1</c:f>
              <c:strCache>
                <c:ptCount val="1"/>
                <c:pt idx="0">
                  <c:v>Core</c:v>
                </c:pt>
              </c:strCache>
            </c:strRef>
          </c:tx>
          <c:invertIfNegative val="0"/>
          <c:cat>
            <c:numRef>
              <c:f>'[wynikiBenchmarkow.xlsx]test 2D'!$J$13,'[wynikiBenchmarkow.xlsx]test 2D'!$J$17</c:f>
              <c:numCache>
                <c:formatCode>0.00</c:formatCode>
                <c:ptCount val="2"/>
                <c:pt idx="0">
                  <c:v>225</c:v>
                </c:pt>
                <c:pt idx="1">
                  <c:v>2500</c:v>
                </c:pt>
              </c:numCache>
            </c:numRef>
          </c:cat>
          <c:val>
            <c:numRef>
              <c:f>'[wynikiBenchmarkow.xlsx]test 2D'!$D$13,'[wynikiBenchmarkow.xlsx]test 2D'!$D$17</c:f>
              <c:numCache>
                <c:formatCode>0.00</c:formatCode>
                <c:ptCount val="2"/>
                <c:pt idx="0">
                  <c:v>54.45</c:v>
                </c:pt>
                <c:pt idx="1">
                  <c:v>52.65</c:v>
                </c:pt>
              </c:numCache>
            </c:numRef>
          </c:val>
        </c:ser>
        <c:ser>
          <c:idx val="3"/>
          <c:order val="3"/>
          <c:tx>
            <c:strRef>
              <c:f>'[wynikiBenchmarkow.xlsx]test 2D'!$E$1</c:f>
              <c:strCache>
                <c:ptCount val="1"/>
                <c:pt idx="0">
                  <c:v>iPhone 5</c:v>
                </c:pt>
              </c:strCache>
            </c:strRef>
          </c:tx>
          <c:invertIfNegative val="0"/>
          <c:cat>
            <c:numRef>
              <c:f>'[wynikiBenchmarkow.xlsx]test 2D'!$J$13,'[wynikiBenchmarkow.xlsx]test 2D'!$J$17</c:f>
              <c:numCache>
                <c:formatCode>0.00</c:formatCode>
                <c:ptCount val="2"/>
                <c:pt idx="0">
                  <c:v>225</c:v>
                </c:pt>
                <c:pt idx="1">
                  <c:v>2500</c:v>
                </c:pt>
              </c:numCache>
            </c:numRef>
          </c:cat>
          <c:val>
            <c:numRef>
              <c:f>'[wynikiBenchmarkow.xlsx]test 2D'!$E$13,'[wynikiBenchmarkow.xlsx]test 2D'!$E$17</c:f>
              <c:numCache>
                <c:formatCode>0.00</c:formatCode>
                <c:ptCount val="2"/>
                <c:pt idx="0">
                  <c:v>58.544740126178375</c:v>
                </c:pt>
                <c:pt idx="1">
                  <c:v>58.898070846558838</c:v>
                </c:pt>
              </c:numCache>
            </c:numRef>
          </c:val>
        </c:ser>
        <c:ser>
          <c:idx val="4"/>
          <c:order val="4"/>
          <c:tx>
            <c:strRef>
              <c:f>'[wynikiBenchmarkow.xlsx]test 2D'!$F$1</c:f>
              <c:strCache>
                <c:ptCount val="1"/>
                <c:pt idx="0">
                  <c:v>iPad 3</c:v>
                </c:pt>
              </c:strCache>
            </c:strRef>
          </c:tx>
          <c:invertIfNegative val="0"/>
          <c:cat>
            <c:numRef>
              <c:f>'[wynikiBenchmarkow.xlsx]test 2D'!$J$13,'[wynikiBenchmarkow.xlsx]test 2D'!$J$17</c:f>
              <c:numCache>
                <c:formatCode>0.00</c:formatCode>
                <c:ptCount val="2"/>
                <c:pt idx="0">
                  <c:v>225</c:v>
                </c:pt>
                <c:pt idx="1">
                  <c:v>2500</c:v>
                </c:pt>
              </c:numCache>
            </c:numRef>
          </c:cat>
          <c:val>
            <c:numRef>
              <c:f>'[wynikiBenchmarkow.xlsx]test 2D'!$F$13,'[wynikiBenchmarkow.xlsx]test 2D'!$F$17</c:f>
              <c:numCache>
                <c:formatCode>0.00</c:formatCode>
                <c:ptCount val="2"/>
                <c:pt idx="0">
                  <c:v>58.514229187787393</c:v>
                </c:pt>
                <c:pt idx="1">
                  <c:v>58.395496836868404</c:v>
                </c:pt>
              </c:numCache>
            </c:numRef>
          </c:val>
        </c:ser>
        <c:ser>
          <c:idx val="5"/>
          <c:order val="5"/>
          <c:tx>
            <c:strRef>
              <c:f>'[wynikiBenchmarkow.xlsx]test 2D'!$G$1</c:f>
              <c:strCache>
                <c:ptCount val="1"/>
                <c:pt idx="0">
                  <c:v>iPad 1</c:v>
                </c:pt>
              </c:strCache>
            </c:strRef>
          </c:tx>
          <c:invertIfNegative val="0"/>
          <c:cat>
            <c:numRef>
              <c:f>'[wynikiBenchmarkow.xlsx]test 2D'!$J$13,'[wynikiBenchmarkow.xlsx]test 2D'!$J$17</c:f>
              <c:numCache>
                <c:formatCode>0.00</c:formatCode>
                <c:ptCount val="2"/>
                <c:pt idx="0">
                  <c:v>225</c:v>
                </c:pt>
                <c:pt idx="1">
                  <c:v>2500</c:v>
                </c:pt>
              </c:numCache>
            </c:numRef>
          </c:cat>
          <c:val>
            <c:numRef>
              <c:f>'[wynikiBenchmarkow.xlsx]test 2D'!$G$13,'[wynikiBenchmarkow.xlsx]test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268243328"/>
        <c:axId val="268245248"/>
      </c:barChart>
      <c:catAx>
        <c:axId val="268243328"/>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03"/>
              <c:y val="0.92960629921259841"/>
            </c:manualLayout>
          </c:layout>
          <c:overlay val="0"/>
        </c:title>
        <c:numFmt formatCode="0.00" sourceLinked="1"/>
        <c:majorTickMark val="out"/>
        <c:minorTickMark val="none"/>
        <c:tickLblPos val="nextTo"/>
        <c:crossAx val="268245248"/>
        <c:crosses val="autoZero"/>
        <c:auto val="1"/>
        <c:lblAlgn val="ctr"/>
        <c:lblOffset val="100"/>
        <c:noMultiLvlLbl val="0"/>
      </c:catAx>
      <c:valAx>
        <c:axId val="268245248"/>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779E-3"/>
              <c:y val="0.45951552930883638"/>
            </c:manualLayout>
          </c:layout>
          <c:overlay val="0"/>
        </c:title>
        <c:numFmt formatCode="0.00" sourceLinked="1"/>
        <c:majorTickMark val="out"/>
        <c:minorTickMark val="none"/>
        <c:tickLblPos val="nextTo"/>
        <c:crossAx val="26824332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Test inkrementalny</a:t>
            </a:r>
          </a:p>
        </c:rich>
      </c:tx>
      <c:layout>
        <c:manualLayout>
          <c:xMode val="edge"/>
          <c:yMode val="edge"/>
          <c:x val="0.36286111111111113"/>
          <c:y val="0"/>
        </c:manualLayout>
      </c:layout>
      <c:overlay val="0"/>
    </c:title>
    <c:autoTitleDeleted val="0"/>
    <c:plotArea>
      <c:layout>
        <c:manualLayout>
          <c:layoutTarget val="inner"/>
          <c:xMode val="edge"/>
          <c:yMode val="edge"/>
          <c:x val="0.16607195975503061"/>
          <c:y val="8.6817220764071154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268290688"/>
        <c:axId val="269185792"/>
      </c:lineChart>
      <c:catAx>
        <c:axId val="268290688"/>
        <c:scaling>
          <c:orientation val="minMax"/>
        </c:scaling>
        <c:delete val="0"/>
        <c:axPos val="b"/>
        <c:title>
          <c:tx>
            <c:rich>
              <a:bodyPr/>
              <a:lstStyle/>
              <a:p>
                <a:pPr>
                  <a:defRPr/>
                </a:pPr>
                <a:r>
                  <a:rPr lang="pl-PL"/>
                  <a:t>Ilość obiektów</a:t>
                </a:r>
              </a:p>
            </c:rich>
          </c:tx>
          <c:layout>
            <c:manualLayout>
              <c:xMode val="edge"/>
              <c:yMode val="edge"/>
              <c:x val="0.3785667104111986"/>
              <c:y val="0.92960629921259841"/>
            </c:manualLayout>
          </c:layout>
          <c:overlay val="0"/>
        </c:title>
        <c:numFmt formatCode="General" sourceLinked="1"/>
        <c:majorTickMark val="out"/>
        <c:minorTickMark val="none"/>
        <c:tickLblPos val="nextTo"/>
        <c:txPr>
          <a:bodyPr rot="2700000"/>
          <a:lstStyle/>
          <a:p>
            <a:pPr>
              <a:defRPr/>
            </a:pPr>
            <a:endParaRPr lang="pl-PL"/>
          </a:p>
        </c:txPr>
        <c:crossAx val="269185792"/>
        <c:crosses val="autoZero"/>
        <c:auto val="1"/>
        <c:lblAlgn val="ctr"/>
        <c:lblOffset val="100"/>
        <c:noMultiLvlLbl val="0"/>
      </c:catAx>
      <c:valAx>
        <c:axId val="269185792"/>
        <c:scaling>
          <c:orientation val="minMax"/>
        </c:scaling>
        <c:delete val="0"/>
        <c:axPos val="l"/>
        <c:majorGridlines/>
        <c:title>
          <c:tx>
            <c:rich>
              <a:bodyPr rot="-5400000" vert="horz"/>
              <a:lstStyle/>
              <a:p>
                <a:pPr>
                  <a:defRPr/>
                </a:pPr>
                <a:r>
                  <a:rPr lang="pl-PL"/>
                  <a:t>FPS</a:t>
                </a:r>
              </a:p>
            </c:rich>
          </c:tx>
          <c:layout>
            <c:manualLayout>
              <c:xMode val="edge"/>
              <c:yMode val="edge"/>
              <c:x val="2.7777777777777779E-3"/>
              <c:y val="0.40068387284922719"/>
            </c:manualLayout>
          </c:layout>
          <c:overlay val="0"/>
        </c:title>
        <c:numFmt formatCode="0.00" sourceLinked="1"/>
        <c:majorTickMark val="out"/>
        <c:minorTickMark val="none"/>
        <c:tickLblPos val="nextTo"/>
        <c:crossAx val="268290688"/>
        <c:crosses val="autoZero"/>
        <c:crossBetween val="between"/>
      </c:valAx>
    </c:plotArea>
    <c:legend>
      <c:legendPos val="r"/>
      <c:layout>
        <c:manualLayout>
          <c:xMode val="edge"/>
          <c:yMode val="edge"/>
          <c:x val="0.81791601049868767"/>
          <c:y val="0.22026027996500441"/>
          <c:w val="0.18208398950131233"/>
          <c:h val="0.50230314960629918"/>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 pomiędzy testami dwu i trójwymiarowymi dla obiektów nieruchomych</a:t>
            </a:r>
          </a:p>
        </c:rich>
      </c:tx>
      <c:layout>
        <c:manualLayout>
          <c:xMode val="edge"/>
          <c:yMode val="edge"/>
          <c:x val="0.10945822397200351"/>
          <c:y val="0"/>
        </c:manualLayout>
      </c:layout>
      <c:overlay val="0"/>
    </c:title>
    <c:autoTitleDeleted val="0"/>
    <c:plotArea>
      <c:layout>
        <c:manualLayout>
          <c:layoutTarget val="inner"/>
          <c:xMode val="edge"/>
          <c:yMode val="edge"/>
          <c:x val="0.13789129483814525"/>
          <c:y val="0.17315981335666372"/>
          <c:w val="0.68991535433070861"/>
          <c:h val="0.72914333624963545"/>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269284480"/>
        <c:axId val="269286400"/>
      </c:barChart>
      <c:catAx>
        <c:axId val="269284480"/>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69286400"/>
        <c:crosses val="autoZero"/>
        <c:auto val="1"/>
        <c:lblAlgn val="ctr"/>
        <c:lblOffset val="100"/>
        <c:noMultiLvlLbl val="0"/>
      </c:catAx>
      <c:valAx>
        <c:axId val="269286400"/>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69284480"/>
        <c:crosses val="autoZero"/>
        <c:crossBetween val="between"/>
      </c:valAx>
    </c:plotArea>
    <c:legend>
      <c:legendPos val="r"/>
      <c:layout>
        <c:manualLayout>
          <c:xMode val="edge"/>
          <c:yMode val="edge"/>
          <c:x val="0.83613998250218724"/>
          <c:y val="0.26343175853018369"/>
          <c:w val="0.16386001749781276"/>
          <c:h val="0.5023031496062991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 pomiędzy testami dwu i trójwymiarowymi dla obiektów ruchomych</a:t>
            </a:r>
          </a:p>
        </c:rich>
      </c:tx>
      <c:layout>
        <c:manualLayout>
          <c:xMode val="edge"/>
          <c:yMode val="edge"/>
          <c:x val="0.10945822397200351"/>
          <c:y val="0"/>
        </c:manualLayout>
      </c:layout>
      <c:overlay val="0"/>
    </c:title>
    <c:autoTitleDeleted val="0"/>
    <c:plotArea>
      <c:layout>
        <c:manualLayout>
          <c:layoutTarget val="inner"/>
          <c:xMode val="edge"/>
          <c:yMode val="edge"/>
          <c:x val="0.13789129483814525"/>
          <c:y val="0.17315981335666372"/>
          <c:w val="0.68991535433070861"/>
          <c:h val="0.72914333624963545"/>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271175040"/>
        <c:axId val="271185408"/>
      </c:barChart>
      <c:catAx>
        <c:axId val="271175040"/>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71185408"/>
        <c:crosses val="autoZero"/>
        <c:auto val="1"/>
        <c:lblAlgn val="ctr"/>
        <c:lblOffset val="100"/>
        <c:noMultiLvlLbl val="0"/>
      </c:catAx>
      <c:valAx>
        <c:axId val="27118540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71175040"/>
        <c:crosses val="autoZero"/>
        <c:crossBetween val="between"/>
      </c:valAx>
    </c:plotArea>
    <c:legend>
      <c:legendPos val="r"/>
      <c:layout>
        <c:manualLayout>
          <c:xMode val="edge"/>
          <c:yMode val="edge"/>
          <c:x val="0.83613998250218724"/>
          <c:y val="0.26343175853018369"/>
          <c:w val="0.16386001749781276"/>
          <c:h val="0.50230314960629918"/>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CA4ED43A-F653-4F7F-9B50-B4529E3C8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49</Pages>
  <Words>9302</Words>
  <Characters>55814</Characters>
  <Application>Microsoft Office Word</Application>
  <DocSecurity>0</DocSecurity>
  <Lines>465</Lines>
  <Paragraphs>129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128</cp:revision>
  <cp:lastPrinted>2012-06-29T13:32:00Z</cp:lastPrinted>
  <dcterms:created xsi:type="dcterms:W3CDTF">2012-06-29T12:50:00Z</dcterms:created>
  <dcterms:modified xsi:type="dcterms:W3CDTF">2014-07-30T20:39:00Z</dcterms:modified>
</cp:coreProperties>
</file>